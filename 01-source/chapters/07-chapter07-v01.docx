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7C97" w14:textId="77777777" w:rsidR="00D42974" w:rsidRDefault="00D42974" w:rsidP="00D42974">
      <w:pPr>
        <w:ind w:left="360" w:hanging="360"/>
      </w:pPr>
    </w:p>
    <w:p w14:paraId="67F0A070" w14:textId="3430ED3A" w:rsidR="00D42974" w:rsidRPr="00D42974" w:rsidRDefault="00925529" w:rsidP="00925529">
      <w:pPr>
        <w:pStyle w:val="Titolo1"/>
        <w:numPr>
          <w:ilvl w:val="0"/>
          <w:numId w:val="6"/>
        </w:numPr>
        <w:rPr>
          <w:lang w:val="en-US"/>
        </w:rPr>
      </w:pPr>
      <w:r>
        <w:rPr>
          <w:lang w:val="en-US"/>
        </w:rPr>
        <w:t>WP3 – Subchannel Analysis</w:t>
      </w:r>
    </w:p>
    <w:p w14:paraId="3B5B5B1A" w14:textId="241CE369" w:rsidR="00D42974" w:rsidRDefault="00925529" w:rsidP="00D42974">
      <w:pPr>
        <w:pStyle w:val="Titolo2"/>
        <w:numPr>
          <w:ilvl w:val="1"/>
          <w:numId w:val="6"/>
        </w:numPr>
        <w:rPr>
          <w:lang w:val="en-US"/>
        </w:rPr>
      </w:pPr>
      <w:r>
        <w:rPr>
          <w:lang w:val="en-US"/>
        </w:rPr>
        <w:t>Introduction</w:t>
      </w:r>
    </w:p>
    <w:p w14:paraId="385AB1E2" w14:textId="37CEEDE0" w:rsidR="00925529" w:rsidRDefault="00925529" w:rsidP="00925529">
      <w:pPr>
        <w:rPr>
          <w:lang w:val="en-US"/>
        </w:rPr>
      </w:pPr>
      <w:r>
        <w:rPr>
          <w:lang w:val="en-US"/>
        </w:rPr>
        <w:t>TBD</w:t>
      </w:r>
    </w:p>
    <w:p w14:paraId="5526E540" w14:textId="77777777" w:rsidR="00E7696B" w:rsidRDefault="00E7696B" w:rsidP="00E7696B">
      <w:pPr>
        <w:pStyle w:val="Corpodeltesto3"/>
        <w:rPr>
          <w:sz w:val="22"/>
          <w:szCs w:val="22"/>
          <w:lang w:val="en-US"/>
        </w:rPr>
      </w:pPr>
      <w:r>
        <w:rPr>
          <w:sz w:val="22"/>
          <w:szCs w:val="22"/>
          <w:lang w:val="en-US"/>
        </w:rPr>
        <w:t>Q</w:t>
      </w:r>
      <w:r w:rsidRPr="00E7696B">
        <w:rPr>
          <w:sz w:val="22"/>
          <w:szCs w:val="22"/>
          <w:lang w:val="en-US"/>
        </w:rPr>
        <w:t xml:space="preserve">uantitative results are reported in </w:t>
      </w:r>
      <w:r>
        <w:rPr>
          <w:sz w:val="22"/>
          <w:szCs w:val="22"/>
          <w:lang w:val="en-US"/>
        </w:rPr>
        <w:t>the Chapter exploiting the following definitions:</w:t>
      </w:r>
    </w:p>
    <w:p w14:paraId="7833A8E7" w14:textId="5F523C85" w:rsidR="00E7696B" w:rsidRDefault="00E7696B" w:rsidP="00E7696B">
      <w:pPr>
        <w:pStyle w:val="Corpodeltesto3"/>
        <w:ind w:firstLine="360"/>
        <w:rPr>
          <w:sz w:val="22"/>
          <w:szCs w:val="22"/>
          <w:lang w:val="en-US"/>
        </w:rPr>
      </w:pPr>
      <m:oMath>
        <m:d>
          <m:dPr>
            <m:begChr m:val="|"/>
            <m:endChr m:val="|"/>
            <m:ctrlPr>
              <w:ins w:id="0" w:author="Francesco Lodi" w:date="2025-02-28T12:53:00Z" w16du:dateUtc="2025-02-28T11:53:00Z">
                <w:rPr>
                  <w:rFonts w:ascii="Cambria Math" w:hAnsi="Cambria Math"/>
                  <w:i/>
                  <w:sz w:val="22"/>
                  <w:szCs w:val="22"/>
                </w:rPr>
              </w:ins>
            </m:ctrlPr>
          </m:dPr>
          <m:e>
            <m:r>
              <w:rPr>
                <w:rFonts w:ascii="Cambria Math" w:hAnsi="Cambria Math"/>
                <w:sz w:val="22"/>
                <w:szCs w:val="22"/>
              </w:rPr>
              <m:t>ε</m:t>
            </m:r>
          </m:e>
        </m:d>
      </m:oMath>
      <w:r w:rsidRPr="00E7696B">
        <w:rPr>
          <w:rFonts w:eastAsiaTheme="minorEastAsia"/>
          <w:sz w:val="22"/>
          <w:szCs w:val="22"/>
          <w:lang w:val="en-US"/>
        </w:rPr>
        <w:t xml:space="preserve"> </w:t>
      </w:r>
      <w:r w:rsidRPr="00E7696B">
        <w:rPr>
          <w:sz w:val="22"/>
          <w:szCs w:val="22"/>
          <w:lang w:val="en-US"/>
        </w:rPr>
        <w:t xml:space="preserve">is the absolute difference between computed and measured values of a </w:t>
      </w:r>
      <w:proofErr w:type="gramStart"/>
      <w:r w:rsidRPr="00E7696B">
        <w:rPr>
          <w:sz w:val="22"/>
          <w:szCs w:val="22"/>
          <w:lang w:val="en-US"/>
        </w:rPr>
        <w:t>TC</w:t>
      </w:r>
      <w:r>
        <w:rPr>
          <w:sz w:val="22"/>
          <w:szCs w:val="22"/>
          <w:lang w:val="en-US"/>
        </w:rPr>
        <w:t>;</w:t>
      </w:r>
      <w:proofErr w:type="gramEnd"/>
    </w:p>
    <w:p w14:paraId="1EABA6A9" w14:textId="0758E9FC" w:rsidR="00E7696B" w:rsidRDefault="00E7696B" w:rsidP="00E7696B">
      <w:pPr>
        <w:pStyle w:val="Corpodeltesto3"/>
        <w:ind w:firstLine="360"/>
        <w:rPr>
          <w:sz w:val="22"/>
          <w:szCs w:val="22"/>
          <w:lang w:val="en-US"/>
        </w:rPr>
      </w:pPr>
      <m:oMath>
        <m:sSub>
          <m:sSubPr>
            <m:ctrlPr>
              <w:ins w:id="1" w:author="Francesco Lodi" w:date="2025-02-28T12:53:00Z" w16du:dateUtc="2025-02-28T11:53:00Z">
                <w:rPr>
                  <w:rFonts w:ascii="Cambria Math" w:hAnsi="Cambria Math"/>
                  <w:i/>
                  <w:sz w:val="22"/>
                  <w:szCs w:val="22"/>
                </w:rPr>
              </w:ins>
            </m:ctrlPr>
          </m:sSubPr>
          <m:e>
            <m:d>
              <m:dPr>
                <m:begChr m:val="|"/>
                <m:endChr m:val="|"/>
                <m:ctrlPr>
                  <w:ins w:id="2" w:author="Francesco Lodi" w:date="2025-02-28T12:53:00Z" w16du:dateUtc="2025-02-28T11:53:00Z">
                    <w:rPr>
                      <w:rFonts w:ascii="Cambria Math" w:hAnsi="Cambria Math"/>
                      <w:i/>
                      <w:sz w:val="22"/>
                      <w:szCs w:val="22"/>
                    </w:rPr>
                  </w:ins>
                </m:ctrlPr>
              </m:dPr>
              <m:e>
                <m:r>
                  <w:rPr>
                    <w:rFonts w:ascii="Cambria Math" w:hAnsi="Cambria Math"/>
                    <w:sz w:val="22"/>
                    <w:szCs w:val="22"/>
                  </w:rPr>
                  <m:t>ε</m:t>
                </m:r>
              </m:e>
            </m:d>
          </m:e>
          <m:sub>
            <m:r>
              <w:rPr>
                <w:rFonts w:ascii="Cambria Math" w:hAnsi="Cambria Math"/>
                <w:sz w:val="22"/>
                <w:szCs w:val="22"/>
              </w:rPr>
              <m:t>ave</m:t>
            </m:r>
          </m:sub>
        </m:sSub>
      </m:oMath>
      <w:r w:rsidRPr="00E7696B">
        <w:rPr>
          <w:b/>
          <w:bCs/>
          <w:sz w:val="22"/>
          <w:szCs w:val="22"/>
          <w:lang w:val="en-US"/>
        </w:rPr>
        <w:t xml:space="preserve"> </w:t>
      </w:r>
      <w:r w:rsidRPr="00E7696B">
        <w:rPr>
          <w:sz w:val="22"/>
          <w:szCs w:val="22"/>
          <w:lang w:val="en-US"/>
        </w:rPr>
        <w:t xml:space="preserve">is the average of </w:t>
      </w:r>
      <m:oMath>
        <m:d>
          <m:dPr>
            <m:begChr m:val="|"/>
            <m:endChr m:val="|"/>
            <m:ctrlPr>
              <w:ins w:id="3" w:author="Francesco Lodi" w:date="2025-02-28T12:53:00Z" w16du:dateUtc="2025-02-28T11:53:00Z">
                <w:rPr>
                  <w:rFonts w:ascii="Cambria Math" w:hAnsi="Cambria Math"/>
                  <w:i/>
                  <w:sz w:val="22"/>
                  <w:szCs w:val="22"/>
                </w:rPr>
              </w:ins>
            </m:ctrlPr>
          </m:dPr>
          <m:e>
            <m:r>
              <w:rPr>
                <w:rFonts w:ascii="Cambria Math" w:hAnsi="Cambria Math"/>
                <w:sz w:val="22"/>
                <w:szCs w:val="22"/>
              </w:rPr>
              <m:t>ε</m:t>
            </m:r>
          </m:e>
        </m:d>
      </m:oMath>
      <w:r w:rsidRPr="00E7696B">
        <w:rPr>
          <w:rFonts w:eastAsiaTheme="minorEastAsia"/>
          <w:sz w:val="22"/>
          <w:szCs w:val="22"/>
          <w:lang w:val="en-US"/>
        </w:rPr>
        <w:t xml:space="preserve"> </w:t>
      </w:r>
      <w:r>
        <w:rPr>
          <w:rFonts w:eastAsiaTheme="minorEastAsia"/>
          <w:sz w:val="22"/>
          <w:szCs w:val="22"/>
          <w:lang w:val="en-US"/>
        </w:rPr>
        <w:t>over all</w:t>
      </w:r>
      <w:r w:rsidRPr="00E7696B">
        <w:rPr>
          <w:sz w:val="22"/>
          <w:szCs w:val="22"/>
          <w:lang w:val="en-US"/>
        </w:rPr>
        <w:t xml:space="preserve"> </w:t>
      </w:r>
      <w:proofErr w:type="gramStart"/>
      <w:r w:rsidRPr="00E7696B">
        <w:rPr>
          <w:sz w:val="22"/>
          <w:szCs w:val="22"/>
          <w:lang w:val="en-US"/>
        </w:rPr>
        <w:t>TCs</w:t>
      </w:r>
      <w:r>
        <w:rPr>
          <w:sz w:val="22"/>
          <w:szCs w:val="22"/>
          <w:lang w:val="en-US"/>
        </w:rPr>
        <w:t>;</w:t>
      </w:r>
      <w:proofErr w:type="gramEnd"/>
    </w:p>
    <w:p w14:paraId="52DE701F" w14:textId="092D5F11" w:rsidR="00E7696B" w:rsidRDefault="00E7696B" w:rsidP="00E7696B">
      <w:pPr>
        <w:pStyle w:val="Corpodeltesto3"/>
        <w:ind w:firstLine="360"/>
        <w:rPr>
          <w:sz w:val="22"/>
          <w:szCs w:val="22"/>
          <w:lang w:val="en-US"/>
        </w:rPr>
      </w:pPr>
      <m:oMath>
        <m:sSub>
          <m:sSubPr>
            <m:ctrlPr>
              <w:ins w:id="4" w:author="Francesco Lodi" w:date="2025-02-28T12:53:00Z" w16du:dateUtc="2025-02-28T11:53:00Z">
                <w:rPr>
                  <w:rFonts w:ascii="Cambria Math" w:hAnsi="Cambria Math"/>
                  <w:i/>
                  <w:sz w:val="22"/>
                  <w:szCs w:val="22"/>
                </w:rPr>
              </w:ins>
            </m:ctrlPr>
          </m:sSubPr>
          <m:e>
            <m:d>
              <m:dPr>
                <m:begChr m:val="|"/>
                <m:endChr m:val="|"/>
                <m:ctrlPr>
                  <w:ins w:id="5" w:author="Francesco Lodi" w:date="2025-02-28T12:53:00Z" w16du:dateUtc="2025-02-28T11:53:00Z">
                    <w:rPr>
                      <w:rFonts w:ascii="Cambria Math" w:hAnsi="Cambria Math"/>
                      <w:i/>
                      <w:sz w:val="22"/>
                      <w:szCs w:val="22"/>
                    </w:rPr>
                  </w:ins>
                </m:ctrlPr>
              </m:dPr>
              <m:e>
                <m:r>
                  <w:rPr>
                    <w:rFonts w:ascii="Cambria Math" w:hAnsi="Cambria Math"/>
                    <w:sz w:val="22"/>
                    <w:szCs w:val="22"/>
                  </w:rPr>
                  <m:t>σ</m:t>
                </m:r>
              </m:e>
            </m:d>
          </m:e>
          <m:sub>
            <m:d>
              <m:dPr>
                <m:begChr m:val="|"/>
                <m:endChr m:val="|"/>
                <m:ctrlPr>
                  <w:ins w:id="6" w:author="Francesco Lodi" w:date="2025-02-28T12:53:00Z" w16du:dateUtc="2025-02-28T11:53:00Z">
                    <w:rPr>
                      <w:rFonts w:ascii="Cambria Math" w:hAnsi="Cambria Math"/>
                      <w:i/>
                      <w:sz w:val="22"/>
                      <w:szCs w:val="22"/>
                    </w:rPr>
                  </w:ins>
                </m:ctrlPr>
              </m:dPr>
              <m:e>
                <m:r>
                  <w:rPr>
                    <w:rFonts w:ascii="Cambria Math" w:hAnsi="Cambria Math"/>
                    <w:sz w:val="22"/>
                    <w:szCs w:val="22"/>
                  </w:rPr>
                  <m:t>ε</m:t>
                </m:r>
              </m:e>
            </m:d>
          </m:sub>
        </m:sSub>
      </m:oMath>
      <w:r w:rsidRPr="00E7696B">
        <w:rPr>
          <w:sz w:val="22"/>
          <w:szCs w:val="22"/>
          <w:lang w:val="en-US"/>
        </w:rPr>
        <w:t xml:space="preserve"> </w:t>
      </w:r>
      <w:r>
        <w:rPr>
          <w:sz w:val="22"/>
          <w:szCs w:val="22"/>
          <w:lang w:val="en-US"/>
        </w:rPr>
        <w:t xml:space="preserve">is </w:t>
      </w:r>
      <w:r w:rsidRPr="00E7696B">
        <w:rPr>
          <w:sz w:val="22"/>
          <w:szCs w:val="22"/>
          <w:lang w:val="en-US"/>
        </w:rPr>
        <w:t xml:space="preserve">the standard deviation </w:t>
      </w:r>
      <w:r>
        <w:rPr>
          <w:sz w:val="22"/>
          <w:szCs w:val="22"/>
          <w:lang w:val="en-US"/>
        </w:rPr>
        <w:t xml:space="preserve">of </w:t>
      </w:r>
      <m:oMath>
        <m:d>
          <m:dPr>
            <m:begChr m:val="|"/>
            <m:endChr m:val="|"/>
            <m:ctrlPr>
              <w:ins w:id="7" w:author="Francesco Lodi" w:date="2025-02-28T12:53:00Z" w16du:dateUtc="2025-02-28T11:53:00Z">
                <w:rPr>
                  <w:rFonts w:ascii="Cambria Math" w:hAnsi="Cambria Math"/>
                  <w:i/>
                  <w:sz w:val="22"/>
                  <w:szCs w:val="22"/>
                </w:rPr>
              </w:ins>
            </m:ctrlPr>
          </m:dPr>
          <m:e>
            <m:r>
              <w:rPr>
                <w:rFonts w:ascii="Cambria Math" w:hAnsi="Cambria Math"/>
                <w:sz w:val="22"/>
                <w:szCs w:val="22"/>
              </w:rPr>
              <m:t>ε</m:t>
            </m:r>
          </m:e>
        </m:d>
      </m:oMath>
      <w:r w:rsidRPr="00E7696B">
        <w:rPr>
          <w:rFonts w:eastAsiaTheme="minorEastAsia"/>
          <w:sz w:val="22"/>
          <w:szCs w:val="22"/>
          <w:lang w:val="en-US"/>
        </w:rPr>
        <w:t>;</w:t>
      </w:r>
    </w:p>
    <w:p w14:paraId="337E1293" w14:textId="767FC801" w:rsidR="00E7696B" w:rsidRPr="00E7696B" w:rsidRDefault="00E7696B" w:rsidP="00E7696B">
      <w:pPr>
        <w:pStyle w:val="Corpodeltesto3"/>
        <w:ind w:firstLine="360"/>
        <w:rPr>
          <w:sz w:val="22"/>
          <w:szCs w:val="22"/>
          <w:lang w:val="en-US"/>
        </w:rPr>
      </w:pPr>
      <m:oMath>
        <m:sSub>
          <m:sSubPr>
            <m:ctrlPr>
              <w:ins w:id="8" w:author="Francesco Lodi" w:date="2025-02-28T12:53:00Z" w16du:dateUtc="2025-02-28T11:53:00Z">
                <w:rPr>
                  <w:rFonts w:ascii="Cambria Math" w:hAnsi="Cambria Math"/>
                  <w:i/>
                  <w:sz w:val="22"/>
                  <w:szCs w:val="22"/>
                </w:rPr>
              </w:ins>
            </m:ctrlPr>
          </m:sSubPr>
          <m:e>
            <m:d>
              <m:dPr>
                <m:begChr m:val="|"/>
                <m:endChr m:val="|"/>
                <m:ctrlPr>
                  <w:ins w:id="9" w:author="Francesco Lodi" w:date="2025-02-28T12:53:00Z" w16du:dateUtc="2025-02-28T11:53:00Z">
                    <w:rPr>
                      <w:rFonts w:ascii="Cambria Math" w:hAnsi="Cambria Math"/>
                      <w:i/>
                      <w:sz w:val="22"/>
                      <w:szCs w:val="22"/>
                    </w:rPr>
                  </w:ins>
                </m:ctrlPr>
              </m:dPr>
              <m:e>
                <m:r>
                  <w:rPr>
                    <w:rFonts w:ascii="Cambria Math" w:hAnsi="Cambria Math"/>
                    <w:sz w:val="22"/>
                    <w:szCs w:val="22"/>
                  </w:rPr>
                  <m:t>ε</m:t>
                </m:r>
              </m:e>
            </m:d>
          </m:e>
          <m:sub>
            <m:r>
              <w:rPr>
                <w:rFonts w:ascii="Cambria Math" w:hAnsi="Cambria Math"/>
                <w:sz w:val="22"/>
                <w:szCs w:val="22"/>
              </w:rPr>
              <m:t>max</m:t>
            </m:r>
          </m:sub>
        </m:sSub>
      </m:oMath>
      <w:r w:rsidRPr="00E7696B">
        <w:rPr>
          <w:sz w:val="22"/>
          <w:szCs w:val="22"/>
          <w:lang w:val="en-US"/>
        </w:rPr>
        <w:t xml:space="preserve"> </w:t>
      </w:r>
      <w:r>
        <w:rPr>
          <w:sz w:val="22"/>
          <w:szCs w:val="22"/>
          <w:lang w:val="en-US"/>
        </w:rPr>
        <w:t>is the</w:t>
      </w:r>
      <w:r w:rsidRPr="00E7696B">
        <w:rPr>
          <w:sz w:val="22"/>
          <w:szCs w:val="22"/>
          <w:lang w:val="en-US"/>
        </w:rPr>
        <w:t xml:space="preserve"> maximum value of </w:t>
      </w:r>
      <m:oMath>
        <m:d>
          <m:dPr>
            <m:begChr m:val="|"/>
            <m:endChr m:val="|"/>
            <m:ctrlPr>
              <w:ins w:id="10" w:author="Francesco Lodi" w:date="2025-02-28T12:53:00Z" w16du:dateUtc="2025-02-28T11:53:00Z">
                <w:rPr>
                  <w:rFonts w:ascii="Cambria Math" w:hAnsi="Cambria Math"/>
                  <w:i/>
                  <w:sz w:val="22"/>
                  <w:szCs w:val="22"/>
                </w:rPr>
              </w:ins>
            </m:ctrlPr>
          </m:dPr>
          <m:e>
            <m:r>
              <w:rPr>
                <w:rFonts w:ascii="Cambria Math" w:hAnsi="Cambria Math"/>
                <w:sz w:val="22"/>
                <w:szCs w:val="22"/>
              </w:rPr>
              <m:t>ε</m:t>
            </m:r>
          </m:e>
        </m:d>
      </m:oMath>
      <w:r>
        <w:rPr>
          <w:sz w:val="22"/>
          <w:szCs w:val="22"/>
          <w:lang w:val="en-US"/>
        </w:rPr>
        <w:t>.</w:t>
      </w:r>
    </w:p>
    <w:p w14:paraId="1EC1A893" w14:textId="77777777" w:rsidR="00925529" w:rsidRDefault="00925529" w:rsidP="00925529">
      <w:pPr>
        <w:pStyle w:val="Paragrafoelenco"/>
        <w:numPr>
          <w:ilvl w:val="1"/>
          <w:numId w:val="6"/>
        </w:numPr>
        <w:rPr>
          <w:rFonts w:asciiTheme="majorHAnsi" w:eastAsiaTheme="majorEastAsia" w:hAnsiTheme="majorHAnsi" w:cstheme="majorBidi"/>
          <w:color w:val="365F91" w:themeColor="accent1" w:themeShade="BF"/>
          <w:sz w:val="32"/>
          <w:szCs w:val="32"/>
          <w:lang w:val="en-US"/>
        </w:rPr>
      </w:pPr>
      <w:r w:rsidRPr="00925529">
        <w:rPr>
          <w:rFonts w:asciiTheme="majorHAnsi" w:eastAsiaTheme="majorEastAsia" w:hAnsiTheme="majorHAnsi" w:cstheme="majorBidi"/>
          <w:color w:val="365F91" w:themeColor="accent1" w:themeShade="BF"/>
          <w:sz w:val="32"/>
          <w:szCs w:val="32"/>
          <w:lang w:val="en-US"/>
        </w:rPr>
        <w:t>Description of expected and optional output</w:t>
      </w:r>
    </w:p>
    <w:p w14:paraId="3790C6C6" w14:textId="1B870FEC" w:rsidR="00925529" w:rsidRPr="00925529" w:rsidRDefault="00925529" w:rsidP="00925529">
      <w:pPr>
        <w:rPr>
          <w:lang w:val="en-US"/>
        </w:rPr>
      </w:pPr>
      <w:r>
        <w:rPr>
          <w:lang w:val="en-US"/>
        </w:rPr>
        <w:t>TBD</w:t>
      </w:r>
    </w:p>
    <w:p w14:paraId="494D7A4F" w14:textId="125045BE" w:rsidR="00925529" w:rsidRDefault="00925529" w:rsidP="00925529">
      <w:pPr>
        <w:pStyle w:val="Paragrafoelenco"/>
        <w:numPr>
          <w:ilvl w:val="1"/>
          <w:numId w:val="6"/>
        </w:numPr>
        <w:rPr>
          <w:rFonts w:asciiTheme="majorHAnsi" w:eastAsiaTheme="majorEastAsia" w:hAnsiTheme="majorHAnsi" w:cstheme="majorBidi"/>
          <w:color w:val="365F91" w:themeColor="accent1" w:themeShade="BF"/>
          <w:sz w:val="32"/>
          <w:szCs w:val="32"/>
          <w:lang w:val="en-US"/>
        </w:rPr>
      </w:pPr>
      <w:r w:rsidRPr="00925529">
        <w:rPr>
          <w:rFonts w:asciiTheme="majorHAnsi" w:eastAsiaTheme="majorEastAsia" w:hAnsiTheme="majorHAnsi" w:cstheme="majorBidi"/>
          <w:color w:val="365F91" w:themeColor="accent1" w:themeShade="BF"/>
          <w:sz w:val="32"/>
          <w:szCs w:val="32"/>
          <w:lang w:val="en-US"/>
        </w:rPr>
        <w:t>Participants</w:t>
      </w:r>
    </w:p>
    <w:p w14:paraId="29EEEEA3" w14:textId="6F80734D" w:rsidR="00925529" w:rsidRPr="00925529" w:rsidRDefault="00925529" w:rsidP="00925529">
      <w:pPr>
        <w:rPr>
          <w:lang w:val="en-US"/>
        </w:rPr>
      </w:pPr>
      <w:r w:rsidRPr="00925529">
        <w:rPr>
          <w:lang w:val="en-US"/>
        </w:rPr>
        <w:t>A wide spectrum of SC codes have been used in the benchmark, including system thermal-hydraulics codes with SC-like models for the pin bundle portion. Currently, a total of 11 organizations and 9 different codes have participated in the CRP with a SC code</w:t>
      </w:r>
      <w:r w:rsidR="00E7696B">
        <w:rPr>
          <w:lang w:val="en-US"/>
        </w:rPr>
        <w:t xml:space="preserve"> or a system code with SC capabilities</w:t>
      </w:r>
      <w:r w:rsidRPr="00925529">
        <w:rPr>
          <w:lang w:val="en-US"/>
        </w:rPr>
        <w:t>. The complete list of codes by organization is reported in Table III. The main modelling choices or features of each SC are also summarized where the meaning is the following:</w:t>
      </w:r>
    </w:p>
    <w:p w14:paraId="4E45A5D3" w14:textId="77777777" w:rsidR="00925529" w:rsidRPr="00925529" w:rsidRDefault="00925529" w:rsidP="00925529">
      <w:pPr>
        <w:ind w:left="708"/>
        <w:rPr>
          <w:lang w:val="en-US"/>
        </w:rPr>
      </w:pPr>
      <w:r w:rsidRPr="00925529">
        <w:rPr>
          <w:b/>
          <w:bCs/>
          <w:lang w:val="en-US"/>
        </w:rPr>
        <w:t>Wire model type (correlation)</w:t>
      </w:r>
      <w:r w:rsidRPr="00925529">
        <w:rPr>
          <w:lang w:val="en-US"/>
        </w:rPr>
        <w:t xml:space="preserve"> means the type of model to axially resolve the wire and can be either lumped or distributed (i.e., the wire position at the different axial elevations is explicitly resolved). The correlation reports the literature reference used for the correlation for energy exchange due to wire sweeping.</w:t>
      </w:r>
    </w:p>
    <w:p w14:paraId="60F77BD9" w14:textId="77777777" w:rsidR="00925529" w:rsidRPr="00925529" w:rsidRDefault="00925529" w:rsidP="00925529">
      <w:pPr>
        <w:ind w:left="708"/>
        <w:rPr>
          <w:lang w:val="en-US"/>
        </w:rPr>
      </w:pPr>
      <w:r w:rsidRPr="00925529">
        <w:rPr>
          <w:b/>
          <w:bCs/>
          <w:lang w:val="en-US"/>
        </w:rPr>
        <w:t>Rod conduction exchange</w:t>
      </w:r>
      <w:r w:rsidRPr="00925529">
        <w:rPr>
          <w:lang w:val="en-US"/>
        </w:rPr>
        <w:t xml:space="preserve"> means the ability to consider the effect of energy exchange among SCs due to conduction through the solid pin. This is believed to be important in case of extreme temperature gradients in the bundle.</w:t>
      </w:r>
    </w:p>
    <w:p w14:paraId="115718C3" w14:textId="77777777" w:rsidR="00925529" w:rsidRPr="00925529" w:rsidRDefault="00925529" w:rsidP="00925529">
      <w:pPr>
        <w:ind w:left="708"/>
        <w:rPr>
          <w:lang w:val="en-US"/>
        </w:rPr>
      </w:pPr>
      <w:r w:rsidRPr="00925529">
        <w:rPr>
          <w:b/>
          <w:bCs/>
          <w:lang w:val="en-US"/>
        </w:rPr>
        <w:t>Clad-coolant exchange</w:t>
      </w:r>
      <w:r w:rsidRPr="00925529">
        <w:rPr>
          <w:lang w:val="en-US"/>
        </w:rPr>
        <w:t xml:space="preserve"> means the correlation used to calculate the Nusselt’s number for establishing the outer clad surface-bulk coolant temperature difference.</w:t>
      </w:r>
    </w:p>
    <w:p w14:paraId="555DBE04" w14:textId="77777777" w:rsidR="00925529" w:rsidRPr="00925529" w:rsidRDefault="00925529" w:rsidP="00925529">
      <w:pPr>
        <w:rPr>
          <w:lang w:val="en-US"/>
        </w:rPr>
      </w:pPr>
      <w:r w:rsidRPr="00925529">
        <w:rPr>
          <w:lang w:val="en-US"/>
        </w:rPr>
        <w:t xml:space="preserve">As it can be seen most SC codes relies on a lumped model for the wire and the use of the correlation by Cheng and </w:t>
      </w:r>
      <w:proofErr w:type="spellStart"/>
      <w:r w:rsidRPr="00925529">
        <w:rPr>
          <w:lang w:val="en-US"/>
        </w:rPr>
        <w:t>Todreas</w:t>
      </w:r>
      <w:proofErr w:type="spellEnd"/>
      <w:r w:rsidRPr="00925529">
        <w:rPr>
          <w:lang w:val="en-US"/>
        </w:rPr>
        <w:t xml:space="preserve"> (C&amp;T). Rod conduction effects are also modeled by many participants, albeit with different approaches.</w:t>
      </w:r>
    </w:p>
    <w:p w14:paraId="084F7CBE" w14:textId="77777777" w:rsidR="00925529" w:rsidRPr="00925529" w:rsidRDefault="00925529" w:rsidP="00925529">
      <w:pPr>
        <w:pStyle w:val="Corpodeltesto3"/>
        <w:rPr>
          <w:sz w:val="22"/>
          <w:szCs w:val="22"/>
          <w:lang w:val="en-US"/>
        </w:rPr>
      </w:pPr>
    </w:p>
    <w:p w14:paraId="6C713DF7" w14:textId="77777777" w:rsidR="00925529" w:rsidRPr="00925529" w:rsidRDefault="00925529" w:rsidP="00925529">
      <w:pPr>
        <w:pStyle w:val="Corpodeltesto3"/>
        <w:jc w:val="center"/>
        <w:rPr>
          <w:b/>
          <w:sz w:val="22"/>
          <w:szCs w:val="22"/>
          <w:lang w:val="en-US"/>
        </w:rPr>
      </w:pPr>
      <w:r w:rsidRPr="00925529">
        <w:rPr>
          <w:b/>
          <w:sz w:val="22"/>
          <w:szCs w:val="22"/>
          <w:lang w:val="en-US"/>
        </w:rPr>
        <w:t>Table III. List of SC codes in the CRP and main models adopted.</w:t>
      </w:r>
    </w:p>
    <w:tbl>
      <w:tblPr>
        <w:tblW w:w="8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595"/>
        <w:gridCol w:w="1548"/>
        <w:gridCol w:w="2340"/>
        <w:gridCol w:w="1629"/>
        <w:gridCol w:w="1701"/>
      </w:tblGrid>
      <w:tr w:rsidR="00925529" w:rsidRPr="00A77E6F" w14:paraId="3AD80F43" w14:textId="77777777" w:rsidTr="00DE27B3">
        <w:trPr>
          <w:tblHeader/>
          <w:jc w:val="center"/>
        </w:trPr>
        <w:tc>
          <w:tcPr>
            <w:tcW w:w="1595" w:type="dxa"/>
            <w:tcBorders>
              <w:top w:val="double" w:sz="4" w:space="0" w:color="auto"/>
              <w:left w:val="double" w:sz="4" w:space="0" w:color="auto"/>
              <w:bottom w:val="double" w:sz="4" w:space="0" w:color="auto"/>
              <w:right w:val="double" w:sz="4" w:space="0" w:color="auto"/>
            </w:tcBorders>
          </w:tcPr>
          <w:p w14:paraId="4F632EBB" w14:textId="77777777" w:rsidR="00925529" w:rsidRPr="00A77E6F" w:rsidRDefault="00925529" w:rsidP="00DE27B3">
            <w:pPr>
              <w:pStyle w:val="NormaleWeb"/>
              <w:spacing w:before="0" w:beforeAutospacing="0" w:after="0" w:afterAutospacing="0" w:line="276" w:lineRule="auto"/>
              <w:rPr>
                <w:b/>
                <w:bCs/>
                <w:sz w:val="22"/>
                <w:szCs w:val="22"/>
              </w:rPr>
            </w:pPr>
            <w:r w:rsidRPr="00A77E6F">
              <w:rPr>
                <w:b/>
                <w:bCs/>
                <w:kern w:val="24"/>
                <w:sz w:val="22"/>
                <w:szCs w:val="22"/>
              </w:rPr>
              <w:lastRenderedPageBreak/>
              <w:t>Organization (Country)</w:t>
            </w:r>
          </w:p>
        </w:tc>
        <w:tc>
          <w:tcPr>
            <w:tcW w:w="1548" w:type="dxa"/>
            <w:tcBorders>
              <w:top w:val="double" w:sz="4" w:space="0" w:color="auto"/>
              <w:bottom w:val="double" w:sz="4" w:space="0" w:color="auto"/>
              <w:right w:val="double" w:sz="4" w:space="0" w:color="auto"/>
            </w:tcBorders>
          </w:tcPr>
          <w:p w14:paraId="2B049B78" w14:textId="77777777" w:rsidR="00925529" w:rsidRPr="00A77E6F" w:rsidRDefault="00925529" w:rsidP="00DE27B3">
            <w:pPr>
              <w:pStyle w:val="NormaleWeb"/>
              <w:spacing w:before="0" w:beforeAutospacing="0" w:after="0" w:afterAutospacing="0" w:line="276" w:lineRule="auto"/>
              <w:jc w:val="center"/>
              <w:rPr>
                <w:b/>
                <w:bCs/>
                <w:sz w:val="22"/>
                <w:szCs w:val="22"/>
              </w:rPr>
            </w:pPr>
            <w:r w:rsidRPr="00A77E6F">
              <w:rPr>
                <w:b/>
                <w:bCs/>
                <w:kern w:val="24"/>
                <w:sz w:val="22"/>
                <w:szCs w:val="22"/>
              </w:rPr>
              <w:t>SC code</w:t>
            </w:r>
          </w:p>
        </w:tc>
        <w:tc>
          <w:tcPr>
            <w:tcW w:w="2340" w:type="dxa"/>
            <w:tcBorders>
              <w:top w:val="double" w:sz="4" w:space="0" w:color="auto"/>
              <w:bottom w:val="double" w:sz="4" w:space="0" w:color="auto"/>
              <w:right w:val="double" w:sz="4" w:space="0" w:color="auto"/>
            </w:tcBorders>
          </w:tcPr>
          <w:p w14:paraId="6ACD14C5" w14:textId="77777777" w:rsidR="00925529" w:rsidRPr="00A77E6F" w:rsidRDefault="00925529" w:rsidP="00DE27B3">
            <w:pPr>
              <w:pStyle w:val="NormaleWeb"/>
              <w:spacing w:before="0" w:beforeAutospacing="0" w:after="0" w:afterAutospacing="0" w:line="276" w:lineRule="auto"/>
              <w:jc w:val="center"/>
              <w:rPr>
                <w:b/>
                <w:bCs/>
                <w:sz w:val="22"/>
                <w:szCs w:val="22"/>
              </w:rPr>
            </w:pPr>
            <w:r w:rsidRPr="00A77E6F">
              <w:rPr>
                <w:b/>
                <w:bCs/>
                <w:kern w:val="24"/>
                <w:sz w:val="22"/>
                <w:szCs w:val="22"/>
              </w:rPr>
              <w:t>Wire model type (correlation)</w:t>
            </w:r>
          </w:p>
        </w:tc>
        <w:tc>
          <w:tcPr>
            <w:tcW w:w="1629" w:type="dxa"/>
            <w:tcBorders>
              <w:top w:val="double" w:sz="4" w:space="0" w:color="auto"/>
              <w:bottom w:val="double" w:sz="4" w:space="0" w:color="auto"/>
              <w:right w:val="double" w:sz="4" w:space="0" w:color="auto"/>
            </w:tcBorders>
          </w:tcPr>
          <w:p w14:paraId="58A2C306" w14:textId="77777777" w:rsidR="00925529" w:rsidRPr="00A77E6F" w:rsidRDefault="00925529" w:rsidP="00DE27B3">
            <w:pPr>
              <w:pStyle w:val="NormaleWeb"/>
              <w:spacing w:before="0" w:beforeAutospacing="0" w:after="0" w:afterAutospacing="0" w:line="276" w:lineRule="auto"/>
              <w:jc w:val="center"/>
              <w:rPr>
                <w:b/>
                <w:bCs/>
                <w:sz w:val="22"/>
                <w:szCs w:val="22"/>
              </w:rPr>
            </w:pPr>
            <w:r w:rsidRPr="00A77E6F">
              <w:rPr>
                <w:b/>
                <w:bCs/>
                <w:kern w:val="24"/>
                <w:sz w:val="22"/>
                <w:szCs w:val="22"/>
              </w:rPr>
              <w:t>Rod conduction exchange</w:t>
            </w:r>
          </w:p>
        </w:tc>
        <w:tc>
          <w:tcPr>
            <w:tcW w:w="1701" w:type="dxa"/>
            <w:tcBorders>
              <w:top w:val="double" w:sz="4" w:space="0" w:color="auto"/>
              <w:bottom w:val="double" w:sz="4" w:space="0" w:color="auto"/>
              <w:right w:val="double" w:sz="4" w:space="0" w:color="auto"/>
            </w:tcBorders>
          </w:tcPr>
          <w:p w14:paraId="7720A7F3" w14:textId="77777777" w:rsidR="00925529" w:rsidRPr="00A77E6F" w:rsidRDefault="00925529" w:rsidP="00DE27B3">
            <w:pPr>
              <w:pStyle w:val="NormaleWeb"/>
              <w:spacing w:before="0" w:beforeAutospacing="0" w:after="0" w:afterAutospacing="0" w:line="276" w:lineRule="auto"/>
              <w:jc w:val="center"/>
              <w:rPr>
                <w:b/>
                <w:bCs/>
                <w:sz w:val="22"/>
                <w:szCs w:val="22"/>
              </w:rPr>
            </w:pPr>
            <w:r w:rsidRPr="00A77E6F">
              <w:rPr>
                <w:b/>
                <w:bCs/>
                <w:kern w:val="24"/>
                <w:sz w:val="22"/>
                <w:szCs w:val="22"/>
              </w:rPr>
              <w:t>Clad-cool exchange</w:t>
            </w:r>
          </w:p>
        </w:tc>
      </w:tr>
      <w:tr w:rsidR="00925529" w:rsidRPr="00A77E6F" w14:paraId="418DC470" w14:textId="77777777" w:rsidTr="00DE27B3">
        <w:trPr>
          <w:jc w:val="center"/>
        </w:trPr>
        <w:tc>
          <w:tcPr>
            <w:tcW w:w="1595" w:type="dxa"/>
            <w:tcBorders>
              <w:left w:val="double" w:sz="4" w:space="0" w:color="auto"/>
              <w:right w:val="double" w:sz="4" w:space="0" w:color="auto"/>
            </w:tcBorders>
            <w:vAlign w:val="center"/>
          </w:tcPr>
          <w:p w14:paraId="0DCE4C18"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CNPRI (CH)</w:t>
            </w:r>
          </w:p>
        </w:tc>
        <w:tc>
          <w:tcPr>
            <w:tcW w:w="1548" w:type="dxa"/>
            <w:tcBorders>
              <w:right w:val="double" w:sz="4" w:space="0" w:color="auto"/>
            </w:tcBorders>
            <w:vAlign w:val="center"/>
          </w:tcPr>
          <w:p w14:paraId="3E49E486"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ATHAS-LBE</w:t>
            </w:r>
          </w:p>
        </w:tc>
        <w:tc>
          <w:tcPr>
            <w:tcW w:w="2340" w:type="dxa"/>
            <w:tcBorders>
              <w:right w:val="double" w:sz="4" w:space="0" w:color="auto"/>
            </w:tcBorders>
          </w:tcPr>
          <w:p w14:paraId="33D0BE2D"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 xml:space="preserve">Lumped (C&amp;T </w:t>
            </w:r>
            <w:r>
              <w:rPr>
                <w:kern w:val="24"/>
                <w:sz w:val="22"/>
                <w:szCs w:val="22"/>
              </w:rPr>
              <w:t>[</w:t>
            </w:r>
            <w:r>
              <w:rPr>
                <w:kern w:val="24"/>
                <w:sz w:val="22"/>
                <w:szCs w:val="22"/>
              </w:rPr>
              <w:fldChar w:fldCharType="begin"/>
            </w:r>
            <w:r>
              <w:rPr>
                <w:kern w:val="24"/>
                <w:sz w:val="22"/>
                <w:szCs w:val="22"/>
              </w:rPr>
              <w:instrText xml:space="preserve"> REF _Ref190263022 \r \h </w:instrText>
            </w:r>
            <w:r>
              <w:rPr>
                <w:kern w:val="24"/>
                <w:sz w:val="22"/>
                <w:szCs w:val="22"/>
              </w:rPr>
            </w:r>
            <w:r>
              <w:rPr>
                <w:kern w:val="24"/>
                <w:sz w:val="22"/>
                <w:szCs w:val="22"/>
              </w:rPr>
              <w:fldChar w:fldCharType="separate"/>
            </w:r>
            <w:r>
              <w:rPr>
                <w:kern w:val="24"/>
                <w:sz w:val="22"/>
                <w:szCs w:val="22"/>
              </w:rPr>
              <w:t>3</w:t>
            </w:r>
            <w:r>
              <w:rPr>
                <w:kern w:val="24"/>
                <w:sz w:val="22"/>
                <w:szCs w:val="22"/>
              </w:rPr>
              <w:fldChar w:fldCharType="end"/>
            </w:r>
            <w:r>
              <w:rPr>
                <w:kern w:val="24"/>
                <w:sz w:val="22"/>
                <w:szCs w:val="22"/>
              </w:rPr>
              <w:t>]</w:t>
            </w:r>
            <w:r w:rsidRPr="00A77E6F">
              <w:rPr>
                <w:kern w:val="24"/>
                <w:sz w:val="22"/>
                <w:szCs w:val="22"/>
              </w:rPr>
              <w:t>)</w:t>
            </w:r>
          </w:p>
        </w:tc>
        <w:tc>
          <w:tcPr>
            <w:tcW w:w="1629" w:type="dxa"/>
            <w:tcBorders>
              <w:right w:val="double" w:sz="4" w:space="0" w:color="auto"/>
            </w:tcBorders>
          </w:tcPr>
          <w:p w14:paraId="6A1C817D"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sz w:val="22"/>
                <w:szCs w:val="22"/>
              </w:rPr>
              <w:t>N/A</w:t>
            </w:r>
          </w:p>
        </w:tc>
        <w:tc>
          <w:tcPr>
            <w:tcW w:w="1701" w:type="dxa"/>
            <w:tcBorders>
              <w:right w:val="double" w:sz="4" w:space="0" w:color="auto"/>
            </w:tcBorders>
          </w:tcPr>
          <w:p w14:paraId="62A07AA4"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sz w:val="22"/>
                <w:szCs w:val="22"/>
              </w:rPr>
              <w:t>N/A</w:t>
            </w:r>
          </w:p>
        </w:tc>
      </w:tr>
      <w:tr w:rsidR="00925529" w:rsidRPr="00A77E6F" w14:paraId="2B36FF8C" w14:textId="77777777" w:rsidTr="00DE27B3">
        <w:trPr>
          <w:jc w:val="center"/>
        </w:trPr>
        <w:tc>
          <w:tcPr>
            <w:tcW w:w="1595" w:type="dxa"/>
            <w:tcBorders>
              <w:left w:val="double" w:sz="4" w:space="0" w:color="auto"/>
              <w:right w:val="double" w:sz="4" w:space="0" w:color="auto"/>
            </w:tcBorders>
            <w:vAlign w:val="center"/>
          </w:tcPr>
          <w:p w14:paraId="76B5D4E0"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XJTU (CH)</w:t>
            </w:r>
          </w:p>
        </w:tc>
        <w:tc>
          <w:tcPr>
            <w:tcW w:w="1548" w:type="dxa"/>
            <w:tcBorders>
              <w:right w:val="double" w:sz="4" w:space="0" w:color="auto"/>
            </w:tcBorders>
            <w:vAlign w:val="center"/>
          </w:tcPr>
          <w:p w14:paraId="38B48D90"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 xml:space="preserve">YAOGUANG </w:t>
            </w:r>
            <w:r>
              <w:rPr>
                <w:kern w:val="24"/>
                <w:sz w:val="22"/>
                <w:szCs w:val="22"/>
              </w:rPr>
              <w:t>[</w:t>
            </w:r>
            <w:r>
              <w:rPr>
                <w:kern w:val="24"/>
                <w:sz w:val="22"/>
                <w:szCs w:val="22"/>
              </w:rPr>
              <w:fldChar w:fldCharType="begin"/>
            </w:r>
            <w:r>
              <w:rPr>
                <w:kern w:val="24"/>
                <w:sz w:val="22"/>
                <w:szCs w:val="22"/>
              </w:rPr>
              <w:instrText xml:space="preserve"> REF _Ref191455575 \r \h </w:instrText>
            </w:r>
            <w:r>
              <w:rPr>
                <w:kern w:val="24"/>
                <w:sz w:val="22"/>
                <w:szCs w:val="22"/>
              </w:rPr>
            </w:r>
            <w:r>
              <w:rPr>
                <w:kern w:val="24"/>
                <w:sz w:val="22"/>
                <w:szCs w:val="22"/>
              </w:rPr>
              <w:fldChar w:fldCharType="separate"/>
            </w:r>
            <w:r>
              <w:rPr>
                <w:kern w:val="24"/>
                <w:sz w:val="22"/>
                <w:szCs w:val="22"/>
              </w:rPr>
              <w:t>4</w:t>
            </w:r>
            <w:r>
              <w:rPr>
                <w:kern w:val="24"/>
                <w:sz w:val="22"/>
                <w:szCs w:val="22"/>
              </w:rPr>
              <w:fldChar w:fldCharType="end"/>
            </w:r>
            <w:r>
              <w:rPr>
                <w:kern w:val="24"/>
                <w:sz w:val="22"/>
                <w:szCs w:val="22"/>
              </w:rPr>
              <w:t>,</w:t>
            </w:r>
            <w:r>
              <w:rPr>
                <w:kern w:val="24"/>
                <w:sz w:val="22"/>
                <w:szCs w:val="22"/>
              </w:rPr>
              <w:fldChar w:fldCharType="begin"/>
            </w:r>
            <w:r>
              <w:rPr>
                <w:kern w:val="24"/>
                <w:sz w:val="22"/>
                <w:szCs w:val="22"/>
              </w:rPr>
              <w:instrText xml:space="preserve"> REF _Ref191455571 \r \h </w:instrText>
            </w:r>
            <w:r>
              <w:rPr>
                <w:kern w:val="24"/>
                <w:sz w:val="22"/>
                <w:szCs w:val="22"/>
              </w:rPr>
            </w:r>
            <w:r>
              <w:rPr>
                <w:kern w:val="24"/>
                <w:sz w:val="22"/>
                <w:szCs w:val="22"/>
              </w:rPr>
              <w:fldChar w:fldCharType="separate"/>
            </w:r>
            <w:r>
              <w:rPr>
                <w:kern w:val="24"/>
                <w:sz w:val="22"/>
                <w:szCs w:val="22"/>
              </w:rPr>
              <w:t>5</w:t>
            </w:r>
            <w:r>
              <w:rPr>
                <w:kern w:val="24"/>
                <w:sz w:val="22"/>
                <w:szCs w:val="22"/>
              </w:rPr>
              <w:fldChar w:fldCharType="end"/>
            </w:r>
            <w:r>
              <w:rPr>
                <w:kern w:val="24"/>
                <w:sz w:val="22"/>
                <w:szCs w:val="22"/>
              </w:rPr>
              <w:t>]</w:t>
            </w:r>
            <w:r w:rsidRPr="00A77E6F" w:rsidDel="00D208EB">
              <w:rPr>
                <w:kern w:val="24"/>
                <w:sz w:val="22"/>
                <w:szCs w:val="22"/>
              </w:rPr>
              <w:t xml:space="preserve"> </w:t>
            </w:r>
          </w:p>
        </w:tc>
        <w:tc>
          <w:tcPr>
            <w:tcW w:w="2340" w:type="dxa"/>
            <w:tcBorders>
              <w:right w:val="double" w:sz="4" w:space="0" w:color="auto"/>
            </w:tcBorders>
          </w:tcPr>
          <w:p w14:paraId="01A78E48"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 xml:space="preserve">Lumped (C&amp;T </w:t>
            </w:r>
            <w:r>
              <w:rPr>
                <w:kern w:val="24"/>
                <w:sz w:val="22"/>
                <w:szCs w:val="22"/>
              </w:rPr>
              <w:t>[</w:t>
            </w:r>
            <w:r>
              <w:rPr>
                <w:kern w:val="24"/>
                <w:sz w:val="22"/>
                <w:szCs w:val="22"/>
              </w:rPr>
              <w:fldChar w:fldCharType="begin"/>
            </w:r>
            <w:r>
              <w:rPr>
                <w:kern w:val="24"/>
                <w:sz w:val="22"/>
                <w:szCs w:val="22"/>
              </w:rPr>
              <w:instrText xml:space="preserve"> REF _Ref190263022 \r \h </w:instrText>
            </w:r>
            <w:r>
              <w:rPr>
                <w:kern w:val="24"/>
                <w:sz w:val="22"/>
                <w:szCs w:val="22"/>
              </w:rPr>
            </w:r>
            <w:r>
              <w:rPr>
                <w:kern w:val="24"/>
                <w:sz w:val="22"/>
                <w:szCs w:val="22"/>
              </w:rPr>
              <w:fldChar w:fldCharType="separate"/>
            </w:r>
            <w:r>
              <w:rPr>
                <w:kern w:val="24"/>
                <w:sz w:val="22"/>
                <w:szCs w:val="22"/>
              </w:rPr>
              <w:t>3</w:t>
            </w:r>
            <w:r>
              <w:rPr>
                <w:kern w:val="24"/>
                <w:sz w:val="22"/>
                <w:szCs w:val="22"/>
              </w:rPr>
              <w:fldChar w:fldCharType="end"/>
            </w:r>
            <w:r>
              <w:rPr>
                <w:kern w:val="24"/>
                <w:sz w:val="22"/>
                <w:szCs w:val="22"/>
              </w:rPr>
              <w:t>]</w:t>
            </w:r>
            <w:r w:rsidRPr="00A77E6F">
              <w:rPr>
                <w:kern w:val="24"/>
                <w:sz w:val="22"/>
                <w:szCs w:val="22"/>
              </w:rPr>
              <w:t>)</w:t>
            </w:r>
          </w:p>
        </w:tc>
        <w:tc>
          <w:tcPr>
            <w:tcW w:w="1629" w:type="dxa"/>
            <w:tcBorders>
              <w:right w:val="double" w:sz="4" w:space="0" w:color="auto"/>
            </w:tcBorders>
          </w:tcPr>
          <w:p w14:paraId="1409FFC7"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Yes</w:t>
            </w:r>
          </w:p>
        </w:tc>
        <w:tc>
          <w:tcPr>
            <w:tcW w:w="1701" w:type="dxa"/>
            <w:tcBorders>
              <w:right w:val="double" w:sz="4" w:space="0" w:color="auto"/>
            </w:tcBorders>
          </w:tcPr>
          <w:p w14:paraId="5EA641CB"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Kazimi [</w:t>
            </w:r>
            <w:r>
              <w:rPr>
                <w:kern w:val="24"/>
                <w:sz w:val="22"/>
                <w:szCs w:val="22"/>
              </w:rPr>
              <w:fldChar w:fldCharType="begin"/>
            </w:r>
            <w:r>
              <w:rPr>
                <w:kern w:val="24"/>
                <w:sz w:val="22"/>
                <w:szCs w:val="22"/>
              </w:rPr>
              <w:instrText xml:space="preserve"> REF _Ref191456691 \r \h </w:instrText>
            </w:r>
            <w:r>
              <w:rPr>
                <w:kern w:val="24"/>
                <w:sz w:val="22"/>
                <w:szCs w:val="22"/>
              </w:rPr>
            </w:r>
            <w:r>
              <w:rPr>
                <w:kern w:val="24"/>
                <w:sz w:val="22"/>
                <w:szCs w:val="22"/>
              </w:rPr>
              <w:fldChar w:fldCharType="separate"/>
            </w:r>
            <w:r>
              <w:rPr>
                <w:kern w:val="24"/>
                <w:sz w:val="22"/>
                <w:szCs w:val="22"/>
              </w:rPr>
              <w:t>6</w:t>
            </w:r>
            <w:r>
              <w:rPr>
                <w:kern w:val="24"/>
                <w:sz w:val="22"/>
                <w:szCs w:val="22"/>
              </w:rPr>
              <w:fldChar w:fldCharType="end"/>
            </w:r>
            <w:r w:rsidRPr="00A77E6F">
              <w:rPr>
                <w:kern w:val="24"/>
                <w:sz w:val="22"/>
                <w:szCs w:val="22"/>
              </w:rPr>
              <w:t>]</w:t>
            </w:r>
          </w:p>
        </w:tc>
      </w:tr>
      <w:tr w:rsidR="00925529" w:rsidRPr="00A77E6F" w14:paraId="6E24536A" w14:textId="77777777" w:rsidTr="00DE27B3">
        <w:trPr>
          <w:jc w:val="center"/>
        </w:trPr>
        <w:tc>
          <w:tcPr>
            <w:tcW w:w="1595" w:type="dxa"/>
            <w:tcBorders>
              <w:left w:val="double" w:sz="4" w:space="0" w:color="auto"/>
              <w:right w:val="double" w:sz="4" w:space="0" w:color="auto"/>
            </w:tcBorders>
            <w:vAlign w:val="center"/>
          </w:tcPr>
          <w:p w14:paraId="77F66424"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JRC (EC)</w:t>
            </w:r>
          </w:p>
        </w:tc>
        <w:tc>
          <w:tcPr>
            <w:tcW w:w="1548" w:type="dxa"/>
            <w:tcBorders>
              <w:right w:val="double" w:sz="4" w:space="0" w:color="auto"/>
            </w:tcBorders>
            <w:vAlign w:val="center"/>
          </w:tcPr>
          <w:p w14:paraId="426CA174" w14:textId="77777777" w:rsidR="00925529" w:rsidRPr="00A77E6F" w:rsidRDefault="00925529" w:rsidP="00DE27B3">
            <w:pPr>
              <w:pStyle w:val="NormaleWeb"/>
              <w:spacing w:before="0" w:beforeAutospacing="0" w:after="0" w:afterAutospacing="0" w:line="276" w:lineRule="auto"/>
              <w:jc w:val="center"/>
              <w:rPr>
                <w:sz w:val="22"/>
                <w:szCs w:val="22"/>
                <w:lang w:val="it-IT"/>
              </w:rPr>
            </w:pPr>
            <w:r w:rsidRPr="00A77E6F">
              <w:rPr>
                <w:kern w:val="24"/>
                <w:sz w:val="22"/>
                <w:szCs w:val="22"/>
                <w:lang w:val="it-IT"/>
              </w:rPr>
              <w:t xml:space="preserve">COBRA-4I (JRC </w:t>
            </w:r>
            <w:proofErr w:type="spellStart"/>
            <w:r w:rsidRPr="00A77E6F">
              <w:rPr>
                <w:kern w:val="24"/>
                <w:sz w:val="22"/>
                <w:szCs w:val="22"/>
                <w:lang w:val="it-IT"/>
              </w:rPr>
              <w:t>version</w:t>
            </w:r>
            <w:proofErr w:type="spellEnd"/>
            <w:r w:rsidRPr="00A77E6F">
              <w:rPr>
                <w:kern w:val="24"/>
                <w:sz w:val="22"/>
                <w:szCs w:val="22"/>
                <w:lang w:val="it-IT"/>
              </w:rPr>
              <w:t>) [X]</w:t>
            </w:r>
          </w:p>
        </w:tc>
        <w:tc>
          <w:tcPr>
            <w:tcW w:w="2340" w:type="dxa"/>
            <w:tcBorders>
              <w:right w:val="double" w:sz="4" w:space="0" w:color="auto"/>
            </w:tcBorders>
          </w:tcPr>
          <w:p w14:paraId="5C7ABA07"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Lumped</w:t>
            </w:r>
          </w:p>
        </w:tc>
        <w:tc>
          <w:tcPr>
            <w:tcW w:w="1629" w:type="dxa"/>
            <w:tcBorders>
              <w:right w:val="double" w:sz="4" w:space="0" w:color="auto"/>
            </w:tcBorders>
          </w:tcPr>
          <w:p w14:paraId="6B3F850B"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No</w:t>
            </w:r>
          </w:p>
        </w:tc>
        <w:tc>
          <w:tcPr>
            <w:tcW w:w="1701" w:type="dxa"/>
            <w:tcBorders>
              <w:right w:val="double" w:sz="4" w:space="0" w:color="auto"/>
            </w:tcBorders>
          </w:tcPr>
          <w:p w14:paraId="7EDFE36A"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Ushakov [</w:t>
            </w:r>
            <w:r>
              <w:rPr>
                <w:kern w:val="24"/>
                <w:sz w:val="22"/>
                <w:szCs w:val="22"/>
              </w:rPr>
              <w:fldChar w:fldCharType="begin"/>
            </w:r>
            <w:r>
              <w:rPr>
                <w:kern w:val="24"/>
                <w:sz w:val="22"/>
                <w:szCs w:val="22"/>
              </w:rPr>
              <w:instrText xml:space="preserve"> REF _Ref190271347 \r \h </w:instrText>
            </w:r>
            <w:r>
              <w:rPr>
                <w:kern w:val="24"/>
                <w:sz w:val="22"/>
                <w:szCs w:val="22"/>
              </w:rPr>
            </w:r>
            <w:r>
              <w:rPr>
                <w:kern w:val="24"/>
                <w:sz w:val="22"/>
                <w:szCs w:val="22"/>
              </w:rPr>
              <w:fldChar w:fldCharType="separate"/>
            </w:r>
            <w:r>
              <w:rPr>
                <w:kern w:val="24"/>
                <w:sz w:val="22"/>
                <w:szCs w:val="22"/>
              </w:rPr>
              <w:t>7</w:t>
            </w:r>
            <w:r>
              <w:rPr>
                <w:kern w:val="24"/>
                <w:sz w:val="22"/>
                <w:szCs w:val="22"/>
              </w:rPr>
              <w:fldChar w:fldCharType="end"/>
            </w:r>
            <w:r w:rsidRPr="00A77E6F">
              <w:rPr>
                <w:kern w:val="24"/>
                <w:sz w:val="22"/>
                <w:szCs w:val="22"/>
              </w:rPr>
              <w:t>]</w:t>
            </w:r>
          </w:p>
        </w:tc>
      </w:tr>
      <w:tr w:rsidR="00925529" w:rsidRPr="00A77E6F" w14:paraId="32C11EA5" w14:textId="77777777" w:rsidTr="00DE27B3">
        <w:trPr>
          <w:jc w:val="center"/>
        </w:trPr>
        <w:tc>
          <w:tcPr>
            <w:tcW w:w="1595" w:type="dxa"/>
            <w:tcBorders>
              <w:left w:val="double" w:sz="4" w:space="0" w:color="auto"/>
              <w:right w:val="double" w:sz="4" w:space="0" w:color="auto"/>
            </w:tcBorders>
            <w:vAlign w:val="center"/>
          </w:tcPr>
          <w:p w14:paraId="02A0F7BB"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ENEA (IT)</w:t>
            </w:r>
          </w:p>
        </w:tc>
        <w:tc>
          <w:tcPr>
            <w:tcW w:w="1548" w:type="dxa"/>
            <w:tcBorders>
              <w:right w:val="double" w:sz="4" w:space="0" w:color="auto"/>
            </w:tcBorders>
            <w:vAlign w:val="center"/>
          </w:tcPr>
          <w:p w14:paraId="744C7BE6"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ANTEO+ [</w:t>
            </w:r>
            <w:r>
              <w:rPr>
                <w:kern w:val="24"/>
                <w:sz w:val="22"/>
                <w:szCs w:val="22"/>
              </w:rPr>
              <w:fldChar w:fldCharType="begin"/>
            </w:r>
            <w:r>
              <w:rPr>
                <w:kern w:val="24"/>
                <w:sz w:val="22"/>
                <w:szCs w:val="22"/>
              </w:rPr>
              <w:instrText xml:space="preserve"> REF _Ref191457155 \r \h </w:instrText>
            </w:r>
            <w:r>
              <w:rPr>
                <w:kern w:val="24"/>
                <w:sz w:val="22"/>
                <w:szCs w:val="22"/>
              </w:rPr>
            </w:r>
            <w:r>
              <w:rPr>
                <w:kern w:val="24"/>
                <w:sz w:val="22"/>
                <w:szCs w:val="22"/>
              </w:rPr>
              <w:fldChar w:fldCharType="separate"/>
            </w:r>
            <w:r>
              <w:rPr>
                <w:kern w:val="24"/>
                <w:sz w:val="22"/>
                <w:szCs w:val="22"/>
              </w:rPr>
              <w:t>8</w:t>
            </w:r>
            <w:r>
              <w:rPr>
                <w:kern w:val="24"/>
                <w:sz w:val="22"/>
                <w:szCs w:val="22"/>
              </w:rPr>
              <w:fldChar w:fldCharType="end"/>
            </w:r>
            <w:r w:rsidRPr="00A77E6F">
              <w:rPr>
                <w:kern w:val="24"/>
                <w:sz w:val="22"/>
                <w:szCs w:val="22"/>
              </w:rPr>
              <w:t>]</w:t>
            </w:r>
          </w:p>
        </w:tc>
        <w:tc>
          <w:tcPr>
            <w:tcW w:w="2340" w:type="dxa"/>
            <w:tcBorders>
              <w:right w:val="double" w:sz="4" w:space="0" w:color="auto"/>
            </w:tcBorders>
          </w:tcPr>
          <w:p w14:paraId="353A24E3"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 xml:space="preserve">Lumped (C&amp;T </w:t>
            </w:r>
            <w:r>
              <w:rPr>
                <w:kern w:val="24"/>
                <w:sz w:val="22"/>
                <w:szCs w:val="22"/>
              </w:rPr>
              <w:t>[</w:t>
            </w:r>
            <w:r>
              <w:rPr>
                <w:kern w:val="24"/>
                <w:sz w:val="22"/>
                <w:szCs w:val="22"/>
              </w:rPr>
              <w:fldChar w:fldCharType="begin"/>
            </w:r>
            <w:r>
              <w:rPr>
                <w:kern w:val="24"/>
                <w:sz w:val="22"/>
                <w:szCs w:val="22"/>
              </w:rPr>
              <w:instrText xml:space="preserve"> REF _Ref190263022 \r \h </w:instrText>
            </w:r>
            <w:r>
              <w:rPr>
                <w:kern w:val="24"/>
                <w:sz w:val="22"/>
                <w:szCs w:val="22"/>
              </w:rPr>
            </w:r>
            <w:r>
              <w:rPr>
                <w:kern w:val="24"/>
                <w:sz w:val="22"/>
                <w:szCs w:val="22"/>
              </w:rPr>
              <w:fldChar w:fldCharType="separate"/>
            </w:r>
            <w:r>
              <w:rPr>
                <w:kern w:val="24"/>
                <w:sz w:val="22"/>
                <w:szCs w:val="22"/>
              </w:rPr>
              <w:t>3</w:t>
            </w:r>
            <w:r>
              <w:rPr>
                <w:kern w:val="24"/>
                <w:sz w:val="22"/>
                <w:szCs w:val="22"/>
              </w:rPr>
              <w:fldChar w:fldCharType="end"/>
            </w:r>
            <w:r>
              <w:rPr>
                <w:kern w:val="24"/>
                <w:sz w:val="22"/>
                <w:szCs w:val="22"/>
              </w:rPr>
              <w:t>]</w:t>
            </w:r>
            <w:r w:rsidRPr="00A77E6F">
              <w:rPr>
                <w:kern w:val="24"/>
                <w:sz w:val="22"/>
                <w:szCs w:val="22"/>
              </w:rPr>
              <w:t>)</w:t>
            </w:r>
          </w:p>
        </w:tc>
        <w:tc>
          <w:tcPr>
            <w:tcW w:w="1629" w:type="dxa"/>
            <w:tcBorders>
              <w:right w:val="double" w:sz="4" w:space="0" w:color="auto"/>
            </w:tcBorders>
          </w:tcPr>
          <w:p w14:paraId="12A5EC76"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Yes</w:t>
            </w:r>
          </w:p>
        </w:tc>
        <w:tc>
          <w:tcPr>
            <w:tcW w:w="1701" w:type="dxa"/>
            <w:tcBorders>
              <w:right w:val="double" w:sz="4" w:space="0" w:color="auto"/>
            </w:tcBorders>
          </w:tcPr>
          <w:p w14:paraId="026D3619"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Ma</w:t>
            </w:r>
            <w:r>
              <w:rPr>
                <w:kern w:val="24"/>
                <w:sz w:val="22"/>
                <w:szCs w:val="22"/>
              </w:rPr>
              <w:t xml:space="preserve"> [</w:t>
            </w:r>
            <w:r>
              <w:rPr>
                <w:kern w:val="24"/>
                <w:sz w:val="22"/>
                <w:szCs w:val="22"/>
              </w:rPr>
              <w:fldChar w:fldCharType="begin"/>
            </w:r>
            <w:r>
              <w:rPr>
                <w:kern w:val="24"/>
                <w:sz w:val="22"/>
                <w:szCs w:val="22"/>
              </w:rPr>
              <w:instrText xml:space="preserve"> REF _Ref191457198 \r \h </w:instrText>
            </w:r>
            <w:r>
              <w:rPr>
                <w:kern w:val="24"/>
                <w:sz w:val="22"/>
                <w:szCs w:val="22"/>
              </w:rPr>
            </w:r>
            <w:r>
              <w:rPr>
                <w:kern w:val="24"/>
                <w:sz w:val="22"/>
                <w:szCs w:val="22"/>
              </w:rPr>
              <w:fldChar w:fldCharType="separate"/>
            </w:r>
            <w:r>
              <w:rPr>
                <w:kern w:val="24"/>
                <w:sz w:val="22"/>
                <w:szCs w:val="22"/>
              </w:rPr>
              <w:t>9</w:t>
            </w:r>
            <w:r>
              <w:rPr>
                <w:kern w:val="24"/>
                <w:sz w:val="22"/>
                <w:szCs w:val="22"/>
              </w:rPr>
              <w:fldChar w:fldCharType="end"/>
            </w:r>
            <w:r>
              <w:rPr>
                <w:kern w:val="24"/>
                <w:sz w:val="22"/>
                <w:szCs w:val="22"/>
              </w:rPr>
              <w:t>]</w:t>
            </w:r>
          </w:p>
        </w:tc>
      </w:tr>
      <w:tr w:rsidR="00925529" w:rsidRPr="00A77E6F" w14:paraId="6291F945" w14:textId="77777777" w:rsidTr="00DE27B3">
        <w:trPr>
          <w:jc w:val="center"/>
        </w:trPr>
        <w:tc>
          <w:tcPr>
            <w:tcW w:w="1595" w:type="dxa"/>
            <w:tcBorders>
              <w:left w:val="double" w:sz="4" w:space="0" w:color="auto"/>
              <w:right w:val="double" w:sz="4" w:space="0" w:color="auto"/>
            </w:tcBorders>
            <w:vAlign w:val="center"/>
          </w:tcPr>
          <w:p w14:paraId="35C17750"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La Sapienza (IT)</w:t>
            </w:r>
          </w:p>
        </w:tc>
        <w:tc>
          <w:tcPr>
            <w:tcW w:w="1548" w:type="dxa"/>
            <w:tcBorders>
              <w:right w:val="double" w:sz="4" w:space="0" w:color="auto"/>
            </w:tcBorders>
            <w:vAlign w:val="center"/>
          </w:tcPr>
          <w:p w14:paraId="5A0AFA99"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RELAP5-3D</w:t>
            </w:r>
            <w:r w:rsidRPr="004235B8">
              <w:rPr>
                <w:kern w:val="24"/>
                <w:sz w:val="22"/>
                <w:szCs w:val="22"/>
                <w:vertAlign w:val="superscript"/>
              </w:rPr>
              <w:t>©</w:t>
            </w:r>
            <w:r w:rsidRPr="00A77E6F">
              <w:rPr>
                <w:kern w:val="24"/>
                <w:sz w:val="22"/>
                <w:szCs w:val="22"/>
              </w:rPr>
              <w:t xml:space="preserve"> (v4.3</w:t>
            </w:r>
            <w:r>
              <w:rPr>
                <w:kern w:val="24"/>
                <w:sz w:val="22"/>
                <w:szCs w:val="22"/>
              </w:rPr>
              <w:t>.4</w:t>
            </w:r>
            <w:r w:rsidRPr="00A77E6F">
              <w:rPr>
                <w:kern w:val="24"/>
                <w:sz w:val="22"/>
                <w:szCs w:val="22"/>
              </w:rPr>
              <w:t xml:space="preserve">) </w:t>
            </w:r>
            <w:r>
              <w:rPr>
                <w:kern w:val="24"/>
                <w:sz w:val="22"/>
                <w:szCs w:val="22"/>
              </w:rPr>
              <w:t>[</w:t>
            </w:r>
            <w:r>
              <w:rPr>
                <w:kern w:val="24"/>
                <w:sz w:val="22"/>
                <w:szCs w:val="22"/>
              </w:rPr>
              <w:fldChar w:fldCharType="begin"/>
            </w:r>
            <w:r>
              <w:rPr>
                <w:kern w:val="24"/>
                <w:sz w:val="22"/>
                <w:szCs w:val="22"/>
              </w:rPr>
              <w:instrText xml:space="preserve"> REF _Ref190789689 \r \h </w:instrText>
            </w:r>
            <w:r>
              <w:rPr>
                <w:kern w:val="24"/>
                <w:sz w:val="22"/>
                <w:szCs w:val="22"/>
              </w:rPr>
            </w:r>
            <w:r>
              <w:rPr>
                <w:kern w:val="24"/>
                <w:sz w:val="22"/>
                <w:szCs w:val="22"/>
              </w:rPr>
              <w:fldChar w:fldCharType="separate"/>
            </w:r>
            <w:r>
              <w:rPr>
                <w:kern w:val="24"/>
                <w:sz w:val="22"/>
                <w:szCs w:val="22"/>
              </w:rPr>
              <w:t>10</w:t>
            </w:r>
            <w:r>
              <w:rPr>
                <w:kern w:val="24"/>
                <w:sz w:val="22"/>
                <w:szCs w:val="22"/>
              </w:rPr>
              <w:fldChar w:fldCharType="end"/>
            </w:r>
            <w:r>
              <w:rPr>
                <w:kern w:val="24"/>
                <w:sz w:val="22"/>
                <w:szCs w:val="22"/>
              </w:rPr>
              <w:t>]</w:t>
            </w:r>
          </w:p>
        </w:tc>
        <w:tc>
          <w:tcPr>
            <w:tcW w:w="2340" w:type="dxa"/>
            <w:tcBorders>
              <w:right w:val="double" w:sz="4" w:space="0" w:color="auto"/>
            </w:tcBorders>
          </w:tcPr>
          <w:p w14:paraId="723CA4CF"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 xml:space="preserve">Lumped (C&amp;T </w:t>
            </w:r>
            <w:r>
              <w:rPr>
                <w:kern w:val="24"/>
                <w:sz w:val="22"/>
                <w:szCs w:val="22"/>
              </w:rPr>
              <w:t>[</w:t>
            </w:r>
            <w:r>
              <w:rPr>
                <w:kern w:val="24"/>
                <w:sz w:val="22"/>
                <w:szCs w:val="22"/>
              </w:rPr>
              <w:fldChar w:fldCharType="begin"/>
            </w:r>
            <w:r>
              <w:rPr>
                <w:kern w:val="24"/>
                <w:sz w:val="22"/>
                <w:szCs w:val="22"/>
              </w:rPr>
              <w:instrText xml:space="preserve"> REF _Ref190263022 \r \h </w:instrText>
            </w:r>
            <w:r>
              <w:rPr>
                <w:kern w:val="24"/>
                <w:sz w:val="22"/>
                <w:szCs w:val="22"/>
              </w:rPr>
            </w:r>
            <w:r>
              <w:rPr>
                <w:kern w:val="24"/>
                <w:sz w:val="22"/>
                <w:szCs w:val="22"/>
              </w:rPr>
              <w:fldChar w:fldCharType="separate"/>
            </w:r>
            <w:r>
              <w:rPr>
                <w:kern w:val="24"/>
                <w:sz w:val="22"/>
                <w:szCs w:val="22"/>
              </w:rPr>
              <w:t>3</w:t>
            </w:r>
            <w:r>
              <w:rPr>
                <w:kern w:val="24"/>
                <w:sz w:val="22"/>
                <w:szCs w:val="22"/>
              </w:rPr>
              <w:fldChar w:fldCharType="end"/>
            </w:r>
            <w:r>
              <w:rPr>
                <w:kern w:val="24"/>
                <w:sz w:val="22"/>
                <w:szCs w:val="22"/>
              </w:rPr>
              <w:t>]</w:t>
            </w:r>
            <w:r w:rsidRPr="00A77E6F">
              <w:rPr>
                <w:kern w:val="24"/>
                <w:sz w:val="22"/>
                <w:szCs w:val="22"/>
              </w:rPr>
              <w:t>)</w:t>
            </w:r>
          </w:p>
        </w:tc>
        <w:tc>
          <w:tcPr>
            <w:tcW w:w="1629" w:type="dxa"/>
            <w:tcBorders>
              <w:right w:val="double" w:sz="4" w:space="0" w:color="auto"/>
            </w:tcBorders>
          </w:tcPr>
          <w:p w14:paraId="1B8B8240"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No</w:t>
            </w:r>
          </w:p>
        </w:tc>
        <w:tc>
          <w:tcPr>
            <w:tcW w:w="1701" w:type="dxa"/>
            <w:tcBorders>
              <w:right w:val="double" w:sz="4" w:space="0" w:color="auto"/>
            </w:tcBorders>
          </w:tcPr>
          <w:p w14:paraId="52109E33"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Kazimi [</w:t>
            </w:r>
            <w:r>
              <w:rPr>
                <w:kern w:val="24"/>
                <w:sz w:val="22"/>
                <w:szCs w:val="22"/>
              </w:rPr>
              <w:fldChar w:fldCharType="begin"/>
            </w:r>
            <w:r>
              <w:rPr>
                <w:kern w:val="24"/>
                <w:sz w:val="22"/>
                <w:szCs w:val="22"/>
              </w:rPr>
              <w:instrText xml:space="preserve"> REF _Ref191456691 \r \h </w:instrText>
            </w:r>
            <w:r>
              <w:rPr>
                <w:kern w:val="24"/>
                <w:sz w:val="22"/>
                <w:szCs w:val="22"/>
              </w:rPr>
            </w:r>
            <w:r>
              <w:rPr>
                <w:kern w:val="24"/>
                <w:sz w:val="22"/>
                <w:szCs w:val="22"/>
              </w:rPr>
              <w:fldChar w:fldCharType="separate"/>
            </w:r>
            <w:r>
              <w:rPr>
                <w:kern w:val="24"/>
                <w:sz w:val="22"/>
                <w:szCs w:val="22"/>
              </w:rPr>
              <w:t>6</w:t>
            </w:r>
            <w:r>
              <w:rPr>
                <w:kern w:val="24"/>
                <w:sz w:val="22"/>
                <w:szCs w:val="22"/>
              </w:rPr>
              <w:fldChar w:fldCharType="end"/>
            </w:r>
            <w:r w:rsidRPr="00A77E6F">
              <w:rPr>
                <w:kern w:val="24"/>
                <w:sz w:val="22"/>
                <w:szCs w:val="22"/>
              </w:rPr>
              <w:t>]</w:t>
            </w:r>
          </w:p>
        </w:tc>
      </w:tr>
      <w:tr w:rsidR="00925529" w:rsidRPr="00A77E6F" w14:paraId="0617E044" w14:textId="77777777" w:rsidTr="00DE27B3">
        <w:trPr>
          <w:jc w:val="center"/>
        </w:trPr>
        <w:tc>
          <w:tcPr>
            <w:tcW w:w="1595" w:type="dxa"/>
            <w:tcBorders>
              <w:left w:val="double" w:sz="4" w:space="0" w:color="auto"/>
              <w:bottom w:val="single" w:sz="4" w:space="0" w:color="auto"/>
              <w:right w:val="double" w:sz="4" w:space="0" w:color="auto"/>
            </w:tcBorders>
            <w:vAlign w:val="center"/>
          </w:tcPr>
          <w:p w14:paraId="1514B7BE"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RATEN ICN (RO)</w:t>
            </w:r>
          </w:p>
        </w:tc>
        <w:tc>
          <w:tcPr>
            <w:tcW w:w="1548" w:type="dxa"/>
            <w:tcBorders>
              <w:bottom w:val="single" w:sz="4" w:space="0" w:color="auto"/>
              <w:right w:val="double" w:sz="4" w:space="0" w:color="auto"/>
            </w:tcBorders>
            <w:vAlign w:val="center"/>
          </w:tcPr>
          <w:p w14:paraId="56D9A82C"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ANTEO+/RELAP5 (SCADAP-SIM) [</w:t>
            </w:r>
            <w:r>
              <w:rPr>
                <w:kern w:val="24"/>
                <w:sz w:val="22"/>
                <w:szCs w:val="22"/>
              </w:rPr>
              <w:fldChar w:fldCharType="begin"/>
            </w:r>
            <w:r>
              <w:rPr>
                <w:kern w:val="24"/>
                <w:sz w:val="22"/>
                <w:szCs w:val="22"/>
              </w:rPr>
              <w:instrText xml:space="preserve"> REF _Ref191457155 \r \h </w:instrText>
            </w:r>
            <w:r>
              <w:rPr>
                <w:kern w:val="24"/>
                <w:sz w:val="22"/>
                <w:szCs w:val="22"/>
              </w:rPr>
            </w:r>
            <w:r>
              <w:rPr>
                <w:kern w:val="24"/>
                <w:sz w:val="22"/>
                <w:szCs w:val="22"/>
              </w:rPr>
              <w:fldChar w:fldCharType="separate"/>
            </w:r>
            <w:r>
              <w:rPr>
                <w:kern w:val="24"/>
                <w:sz w:val="22"/>
                <w:szCs w:val="22"/>
              </w:rPr>
              <w:t>8</w:t>
            </w:r>
            <w:r>
              <w:rPr>
                <w:kern w:val="24"/>
                <w:sz w:val="22"/>
                <w:szCs w:val="22"/>
              </w:rPr>
              <w:fldChar w:fldCharType="end"/>
            </w:r>
            <w:r>
              <w:rPr>
                <w:kern w:val="24"/>
                <w:sz w:val="22"/>
                <w:szCs w:val="22"/>
              </w:rPr>
              <w:t>,</w:t>
            </w:r>
            <w:r>
              <w:rPr>
                <w:kern w:val="24"/>
                <w:sz w:val="22"/>
                <w:szCs w:val="22"/>
              </w:rPr>
              <w:fldChar w:fldCharType="begin"/>
            </w:r>
            <w:r>
              <w:rPr>
                <w:kern w:val="24"/>
                <w:sz w:val="22"/>
                <w:szCs w:val="22"/>
              </w:rPr>
              <w:instrText xml:space="preserve"> REF _Ref191630012 \r \h </w:instrText>
            </w:r>
            <w:r>
              <w:rPr>
                <w:kern w:val="24"/>
                <w:sz w:val="22"/>
                <w:szCs w:val="22"/>
              </w:rPr>
            </w:r>
            <w:r>
              <w:rPr>
                <w:kern w:val="24"/>
                <w:sz w:val="22"/>
                <w:szCs w:val="22"/>
              </w:rPr>
              <w:fldChar w:fldCharType="separate"/>
            </w:r>
            <w:r>
              <w:rPr>
                <w:kern w:val="24"/>
                <w:sz w:val="22"/>
                <w:szCs w:val="22"/>
              </w:rPr>
              <w:t>11</w:t>
            </w:r>
            <w:r>
              <w:rPr>
                <w:kern w:val="24"/>
                <w:sz w:val="22"/>
                <w:szCs w:val="22"/>
              </w:rPr>
              <w:fldChar w:fldCharType="end"/>
            </w:r>
            <w:r w:rsidRPr="00A77E6F">
              <w:rPr>
                <w:kern w:val="24"/>
                <w:sz w:val="22"/>
                <w:szCs w:val="22"/>
              </w:rPr>
              <w:t>]</w:t>
            </w:r>
          </w:p>
        </w:tc>
        <w:tc>
          <w:tcPr>
            <w:tcW w:w="2340" w:type="dxa"/>
            <w:tcBorders>
              <w:bottom w:val="single" w:sz="4" w:space="0" w:color="auto"/>
              <w:right w:val="double" w:sz="4" w:space="0" w:color="auto"/>
            </w:tcBorders>
          </w:tcPr>
          <w:p w14:paraId="77158A01"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 xml:space="preserve">Lumped (C&amp;T </w:t>
            </w:r>
            <w:r>
              <w:rPr>
                <w:kern w:val="24"/>
                <w:sz w:val="22"/>
                <w:szCs w:val="22"/>
              </w:rPr>
              <w:t>[</w:t>
            </w:r>
            <w:r>
              <w:rPr>
                <w:kern w:val="24"/>
                <w:sz w:val="22"/>
                <w:szCs w:val="22"/>
              </w:rPr>
              <w:fldChar w:fldCharType="begin"/>
            </w:r>
            <w:r>
              <w:rPr>
                <w:kern w:val="24"/>
                <w:sz w:val="22"/>
                <w:szCs w:val="22"/>
              </w:rPr>
              <w:instrText xml:space="preserve"> REF _Ref190263022 \r \h </w:instrText>
            </w:r>
            <w:r>
              <w:rPr>
                <w:kern w:val="24"/>
                <w:sz w:val="22"/>
                <w:szCs w:val="22"/>
              </w:rPr>
            </w:r>
            <w:r>
              <w:rPr>
                <w:kern w:val="24"/>
                <w:sz w:val="22"/>
                <w:szCs w:val="22"/>
              </w:rPr>
              <w:fldChar w:fldCharType="separate"/>
            </w:r>
            <w:r>
              <w:rPr>
                <w:kern w:val="24"/>
                <w:sz w:val="22"/>
                <w:szCs w:val="22"/>
              </w:rPr>
              <w:t>3</w:t>
            </w:r>
            <w:r>
              <w:rPr>
                <w:kern w:val="24"/>
                <w:sz w:val="22"/>
                <w:szCs w:val="22"/>
              </w:rPr>
              <w:fldChar w:fldCharType="end"/>
            </w:r>
            <w:r>
              <w:rPr>
                <w:kern w:val="24"/>
                <w:sz w:val="22"/>
                <w:szCs w:val="22"/>
              </w:rPr>
              <w:t>]</w:t>
            </w:r>
            <w:r w:rsidRPr="00A77E6F">
              <w:rPr>
                <w:kern w:val="24"/>
                <w:sz w:val="22"/>
                <w:szCs w:val="22"/>
              </w:rPr>
              <w:t>)</w:t>
            </w:r>
          </w:p>
        </w:tc>
        <w:tc>
          <w:tcPr>
            <w:tcW w:w="1629" w:type="dxa"/>
            <w:tcBorders>
              <w:bottom w:val="single" w:sz="4" w:space="0" w:color="auto"/>
              <w:right w:val="double" w:sz="4" w:space="0" w:color="auto"/>
            </w:tcBorders>
          </w:tcPr>
          <w:p w14:paraId="105C4965"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No</w:t>
            </w:r>
          </w:p>
        </w:tc>
        <w:tc>
          <w:tcPr>
            <w:tcW w:w="1701" w:type="dxa"/>
            <w:tcBorders>
              <w:bottom w:val="single" w:sz="4" w:space="0" w:color="auto"/>
              <w:right w:val="double" w:sz="4" w:space="0" w:color="auto"/>
            </w:tcBorders>
          </w:tcPr>
          <w:p w14:paraId="3F785313"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Mikityuk [</w:t>
            </w:r>
            <w:r>
              <w:rPr>
                <w:kern w:val="24"/>
                <w:sz w:val="22"/>
                <w:szCs w:val="22"/>
              </w:rPr>
              <w:fldChar w:fldCharType="begin"/>
            </w:r>
            <w:r>
              <w:rPr>
                <w:kern w:val="24"/>
                <w:sz w:val="22"/>
                <w:szCs w:val="22"/>
              </w:rPr>
              <w:instrText xml:space="preserve"> REF _Ref190271355 \r \h </w:instrText>
            </w:r>
            <w:r>
              <w:rPr>
                <w:kern w:val="24"/>
                <w:sz w:val="22"/>
                <w:szCs w:val="22"/>
              </w:rPr>
            </w:r>
            <w:r>
              <w:rPr>
                <w:kern w:val="24"/>
                <w:sz w:val="22"/>
                <w:szCs w:val="22"/>
              </w:rPr>
              <w:fldChar w:fldCharType="separate"/>
            </w:r>
            <w:r>
              <w:rPr>
                <w:kern w:val="24"/>
                <w:sz w:val="22"/>
                <w:szCs w:val="22"/>
              </w:rPr>
              <w:t>12</w:t>
            </w:r>
            <w:r>
              <w:rPr>
                <w:kern w:val="24"/>
                <w:sz w:val="22"/>
                <w:szCs w:val="22"/>
              </w:rPr>
              <w:fldChar w:fldCharType="end"/>
            </w:r>
            <w:r w:rsidRPr="00A77E6F">
              <w:rPr>
                <w:kern w:val="24"/>
                <w:sz w:val="22"/>
                <w:szCs w:val="22"/>
              </w:rPr>
              <w:t>]</w:t>
            </w:r>
          </w:p>
        </w:tc>
      </w:tr>
      <w:tr w:rsidR="00925529" w:rsidRPr="00A77E6F" w14:paraId="00D4F93E" w14:textId="77777777" w:rsidTr="00DE27B3">
        <w:trPr>
          <w:jc w:val="center"/>
        </w:trPr>
        <w:tc>
          <w:tcPr>
            <w:tcW w:w="1595" w:type="dxa"/>
            <w:tcBorders>
              <w:left w:val="double" w:sz="4" w:space="0" w:color="auto"/>
              <w:right w:val="double" w:sz="4" w:space="0" w:color="auto"/>
            </w:tcBorders>
            <w:vAlign w:val="center"/>
          </w:tcPr>
          <w:p w14:paraId="5D033471" w14:textId="77777777" w:rsidR="00925529" w:rsidRPr="00A77E6F" w:rsidRDefault="00925529" w:rsidP="00DE27B3">
            <w:pPr>
              <w:pStyle w:val="NormaleWeb"/>
              <w:spacing w:before="0" w:beforeAutospacing="0" w:after="0" w:afterAutospacing="0" w:line="276" w:lineRule="auto"/>
              <w:rPr>
                <w:b/>
                <w:sz w:val="22"/>
                <w:szCs w:val="22"/>
              </w:rPr>
            </w:pPr>
            <w:proofErr w:type="spellStart"/>
            <w:r w:rsidRPr="00A77E6F">
              <w:rPr>
                <w:kern w:val="24"/>
                <w:sz w:val="22"/>
                <w:szCs w:val="22"/>
              </w:rPr>
              <w:t>Gidropress</w:t>
            </w:r>
            <w:proofErr w:type="spellEnd"/>
            <w:r w:rsidRPr="00A77E6F">
              <w:rPr>
                <w:kern w:val="24"/>
                <w:sz w:val="22"/>
                <w:szCs w:val="22"/>
              </w:rPr>
              <w:t xml:space="preserve"> (RU)</w:t>
            </w:r>
          </w:p>
        </w:tc>
        <w:tc>
          <w:tcPr>
            <w:tcW w:w="1548" w:type="dxa"/>
            <w:tcBorders>
              <w:right w:val="double" w:sz="4" w:space="0" w:color="auto"/>
            </w:tcBorders>
            <w:vAlign w:val="center"/>
          </w:tcPr>
          <w:p w14:paraId="5EFFC58A"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MATADOR [</w:t>
            </w:r>
            <w:r>
              <w:rPr>
                <w:kern w:val="24"/>
                <w:sz w:val="22"/>
                <w:szCs w:val="22"/>
              </w:rPr>
              <w:fldChar w:fldCharType="begin"/>
            </w:r>
            <w:r>
              <w:rPr>
                <w:kern w:val="24"/>
                <w:sz w:val="22"/>
                <w:szCs w:val="22"/>
              </w:rPr>
              <w:instrText xml:space="preserve"> REF _Ref191456372 \r \h </w:instrText>
            </w:r>
            <w:r>
              <w:rPr>
                <w:kern w:val="24"/>
                <w:sz w:val="22"/>
                <w:szCs w:val="22"/>
              </w:rPr>
            </w:r>
            <w:r>
              <w:rPr>
                <w:kern w:val="24"/>
                <w:sz w:val="22"/>
                <w:szCs w:val="22"/>
              </w:rPr>
              <w:fldChar w:fldCharType="separate"/>
            </w:r>
            <w:r>
              <w:rPr>
                <w:kern w:val="24"/>
                <w:sz w:val="22"/>
                <w:szCs w:val="22"/>
              </w:rPr>
              <w:t>13</w:t>
            </w:r>
            <w:r>
              <w:rPr>
                <w:kern w:val="24"/>
                <w:sz w:val="22"/>
                <w:szCs w:val="22"/>
              </w:rPr>
              <w:fldChar w:fldCharType="end"/>
            </w:r>
            <w:r w:rsidRPr="00A77E6F">
              <w:rPr>
                <w:kern w:val="24"/>
                <w:sz w:val="22"/>
                <w:szCs w:val="22"/>
              </w:rPr>
              <w:t>]</w:t>
            </w:r>
          </w:p>
        </w:tc>
        <w:tc>
          <w:tcPr>
            <w:tcW w:w="2340" w:type="dxa"/>
            <w:tcBorders>
              <w:right w:val="double" w:sz="4" w:space="0" w:color="auto"/>
            </w:tcBorders>
          </w:tcPr>
          <w:p w14:paraId="154A2DF4"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Distributed (Geometry change method [</w:t>
            </w:r>
            <w:r>
              <w:rPr>
                <w:kern w:val="24"/>
                <w:sz w:val="22"/>
                <w:szCs w:val="22"/>
              </w:rPr>
              <w:fldChar w:fldCharType="begin"/>
            </w:r>
            <w:r>
              <w:rPr>
                <w:kern w:val="24"/>
                <w:sz w:val="22"/>
                <w:szCs w:val="22"/>
              </w:rPr>
              <w:instrText xml:space="preserve"> REF _Ref191456414 \r \h </w:instrText>
            </w:r>
            <w:r>
              <w:rPr>
                <w:kern w:val="24"/>
                <w:sz w:val="22"/>
                <w:szCs w:val="22"/>
              </w:rPr>
            </w:r>
            <w:r>
              <w:rPr>
                <w:kern w:val="24"/>
                <w:sz w:val="22"/>
                <w:szCs w:val="22"/>
              </w:rPr>
              <w:fldChar w:fldCharType="separate"/>
            </w:r>
            <w:r>
              <w:rPr>
                <w:kern w:val="24"/>
                <w:sz w:val="22"/>
                <w:szCs w:val="22"/>
              </w:rPr>
              <w:t>14</w:t>
            </w:r>
            <w:r>
              <w:rPr>
                <w:kern w:val="24"/>
                <w:sz w:val="22"/>
                <w:szCs w:val="22"/>
              </w:rPr>
              <w:fldChar w:fldCharType="end"/>
            </w:r>
            <w:r w:rsidRPr="00A77E6F">
              <w:rPr>
                <w:kern w:val="24"/>
                <w:sz w:val="22"/>
                <w:szCs w:val="22"/>
              </w:rPr>
              <w:t>])</w:t>
            </w:r>
          </w:p>
        </w:tc>
        <w:tc>
          <w:tcPr>
            <w:tcW w:w="1629" w:type="dxa"/>
            <w:tcBorders>
              <w:right w:val="double" w:sz="4" w:space="0" w:color="auto"/>
            </w:tcBorders>
          </w:tcPr>
          <w:p w14:paraId="59D1B5EB"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Yes</w:t>
            </w:r>
          </w:p>
        </w:tc>
        <w:tc>
          <w:tcPr>
            <w:tcW w:w="1701" w:type="dxa"/>
            <w:tcBorders>
              <w:right w:val="double" w:sz="4" w:space="0" w:color="auto"/>
            </w:tcBorders>
          </w:tcPr>
          <w:p w14:paraId="5D3CCEC3"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Ushakov</w:t>
            </w:r>
            <w:r w:rsidRPr="33F0556F">
              <w:rPr>
                <w:kern w:val="24"/>
                <w:sz w:val="22"/>
                <w:szCs w:val="22"/>
              </w:rPr>
              <w:t xml:space="preserve"> [</w:t>
            </w:r>
            <w:r w:rsidRPr="33F0556F">
              <w:fldChar w:fldCharType="begin"/>
            </w:r>
            <w:r>
              <w:rPr>
                <w:kern w:val="24"/>
                <w:sz w:val="22"/>
                <w:szCs w:val="22"/>
              </w:rPr>
              <w:instrText xml:space="preserve"> REF _Ref190271347 \r \h </w:instrText>
            </w:r>
            <w:r w:rsidRPr="33F0556F">
              <w:rPr>
                <w:kern w:val="24"/>
                <w:sz w:val="22"/>
                <w:szCs w:val="22"/>
              </w:rPr>
              <w:fldChar w:fldCharType="separate"/>
            </w:r>
            <w:r>
              <w:rPr>
                <w:kern w:val="24"/>
                <w:sz w:val="22"/>
                <w:szCs w:val="22"/>
              </w:rPr>
              <w:t>7</w:t>
            </w:r>
            <w:r w:rsidRPr="33F0556F">
              <w:fldChar w:fldCharType="end"/>
            </w:r>
            <w:r w:rsidRPr="33F0556F">
              <w:rPr>
                <w:kern w:val="24"/>
                <w:sz w:val="22"/>
                <w:szCs w:val="22"/>
              </w:rPr>
              <w:t>]</w:t>
            </w:r>
          </w:p>
        </w:tc>
      </w:tr>
      <w:tr w:rsidR="00925529" w:rsidRPr="00A77E6F" w14:paraId="7D841663" w14:textId="77777777" w:rsidTr="00DE27B3">
        <w:trPr>
          <w:jc w:val="center"/>
        </w:trPr>
        <w:tc>
          <w:tcPr>
            <w:tcW w:w="1595" w:type="dxa"/>
            <w:tcBorders>
              <w:left w:val="double" w:sz="4" w:space="0" w:color="auto"/>
              <w:right w:val="double" w:sz="4" w:space="0" w:color="auto"/>
            </w:tcBorders>
            <w:vAlign w:val="center"/>
          </w:tcPr>
          <w:p w14:paraId="056A704E"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IBRAE (RU)</w:t>
            </w:r>
          </w:p>
        </w:tc>
        <w:tc>
          <w:tcPr>
            <w:tcW w:w="1548" w:type="dxa"/>
            <w:tcBorders>
              <w:right w:val="double" w:sz="4" w:space="0" w:color="auto"/>
            </w:tcBorders>
            <w:vAlign w:val="center"/>
          </w:tcPr>
          <w:p w14:paraId="5F631D54"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EUCLID/V2 (subchannel module CELSIST)</w:t>
            </w:r>
          </w:p>
        </w:tc>
        <w:tc>
          <w:tcPr>
            <w:tcW w:w="2340" w:type="dxa"/>
            <w:tcBorders>
              <w:right w:val="double" w:sz="4" w:space="0" w:color="auto"/>
            </w:tcBorders>
          </w:tcPr>
          <w:p w14:paraId="7868FF4E"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Lumped (Zhukov [</w:t>
            </w:r>
            <w:r>
              <w:rPr>
                <w:kern w:val="24"/>
                <w:sz w:val="22"/>
                <w:szCs w:val="22"/>
              </w:rPr>
              <w:fldChar w:fldCharType="begin"/>
            </w:r>
            <w:r>
              <w:rPr>
                <w:kern w:val="24"/>
                <w:sz w:val="22"/>
                <w:szCs w:val="22"/>
              </w:rPr>
              <w:instrText xml:space="preserve"> REF _Ref191457393 \r \h </w:instrText>
            </w:r>
            <w:r>
              <w:rPr>
                <w:kern w:val="24"/>
                <w:sz w:val="22"/>
                <w:szCs w:val="22"/>
              </w:rPr>
            </w:r>
            <w:r>
              <w:rPr>
                <w:kern w:val="24"/>
                <w:sz w:val="22"/>
                <w:szCs w:val="22"/>
              </w:rPr>
              <w:fldChar w:fldCharType="separate"/>
            </w:r>
            <w:r>
              <w:rPr>
                <w:kern w:val="24"/>
                <w:sz w:val="22"/>
                <w:szCs w:val="22"/>
              </w:rPr>
              <w:t>15</w:t>
            </w:r>
            <w:r>
              <w:rPr>
                <w:kern w:val="24"/>
                <w:sz w:val="22"/>
                <w:szCs w:val="22"/>
              </w:rPr>
              <w:fldChar w:fldCharType="end"/>
            </w:r>
            <w:r w:rsidRPr="00A77E6F">
              <w:rPr>
                <w:kern w:val="24"/>
                <w:sz w:val="22"/>
                <w:szCs w:val="22"/>
              </w:rPr>
              <w:t>])</w:t>
            </w:r>
          </w:p>
        </w:tc>
        <w:tc>
          <w:tcPr>
            <w:tcW w:w="1629" w:type="dxa"/>
            <w:tcBorders>
              <w:right w:val="double" w:sz="4" w:space="0" w:color="auto"/>
            </w:tcBorders>
          </w:tcPr>
          <w:p w14:paraId="6F17417A"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Yes</w:t>
            </w:r>
          </w:p>
        </w:tc>
        <w:tc>
          <w:tcPr>
            <w:tcW w:w="1701" w:type="dxa"/>
            <w:tcBorders>
              <w:right w:val="double" w:sz="4" w:space="0" w:color="auto"/>
            </w:tcBorders>
          </w:tcPr>
          <w:p w14:paraId="6A37E61F"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Zhukov [</w:t>
            </w:r>
            <w:r>
              <w:rPr>
                <w:kern w:val="24"/>
                <w:sz w:val="22"/>
                <w:szCs w:val="22"/>
              </w:rPr>
              <w:fldChar w:fldCharType="begin"/>
            </w:r>
            <w:r>
              <w:rPr>
                <w:kern w:val="24"/>
                <w:sz w:val="22"/>
                <w:szCs w:val="22"/>
              </w:rPr>
              <w:instrText xml:space="preserve"> REF _Ref191457393 \r \h </w:instrText>
            </w:r>
            <w:r>
              <w:rPr>
                <w:kern w:val="24"/>
                <w:sz w:val="22"/>
                <w:szCs w:val="22"/>
              </w:rPr>
            </w:r>
            <w:r>
              <w:rPr>
                <w:kern w:val="24"/>
                <w:sz w:val="22"/>
                <w:szCs w:val="22"/>
              </w:rPr>
              <w:fldChar w:fldCharType="separate"/>
            </w:r>
            <w:r>
              <w:rPr>
                <w:kern w:val="24"/>
                <w:sz w:val="22"/>
                <w:szCs w:val="22"/>
              </w:rPr>
              <w:t>15</w:t>
            </w:r>
            <w:r>
              <w:rPr>
                <w:kern w:val="24"/>
                <w:sz w:val="22"/>
                <w:szCs w:val="22"/>
              </w:rPr>
              <w:fldChar w:fldCharType="end"/>
            </w:r>
            <w:r w:rsidRPr="00A77E6F">
              <w:rPr>
                <w:kern w:val="24"/>
                <w:sz w:val="22"/>
                <w:szCs w:val="22"/>
              </w:rPr>
              <w:t>]</w:t>
            </w:r>
          </w:p>
        </w:tc>
      </w:tr>
      <w:tr w:rsidR="00925529" w:rsidRPr="00A77E6F" w14:paraId="6A2E31AC" w14:textId="77777777" w:rsidTr="00DE27B3">
        <w:trPr>
          <w:jc w:val="center"/>
        </w:trPr>
        <w:tc>
          <w:tcPr>
            <w:tcW w:w="1595" w:type="dxa"/>
            <w:tcBorders>
              <w:left w:val="double" w:sz="4" w:space="0" w:color="auto"/>
              <w:right w:val="double" w:sz="4" w:space="0" w:color="auto"/>
            </w:tcBorders>
            <w:vAlign w:val="center"/>
          </w:tcPr>
          <w:p w14:paraId="4F5BE015"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NIKIET (RU)</w:t>
            </w:r>
          </w:p>
        </w:tc>
        <w:tc>
          <w:tcPr>
            <w:tcW w:w="1548" w:type="dxa"/>
            <w:tcBorders>
              <w:right w:val="double" w:sz="4" w:space="0" w:color="auto"/>
            </w:tcBorders>
            <w:vAlign w:val="center"/>
          </w:tcPr>
          <w:p w14:paraId="12B052E2"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PUCHOK GMT [</w:t>
            </w:r>
            <w:r>
              <w:rPr>
                <w:kern w:val="24"/>
                <w:sz w:val="22"/>
                <w:szCs w:val="22"/>
              </w:rPr>
              <w:fldChar w:fldCharType="begin"/>
            </w:r>
            <w:r>
              <w:rPr>
                <w:kern w:val="24"/>
                <w:sz w:val="22"/>
                <w:szCs w:val="22"/>
              </w:rPr>
              <w:instrText xml:space="preserve"> REF _Ref191456558 \r \h </w:instrText>
            </w:r>
            <w:r>
              <w:rPr>
                <w:kern w:val="24"/>
                <w:sz w:val="22"/>
                <w:szCs w:val="22"/>
              </w:rPr>
            </w:r>
            <w:r>
              <w:rPr>
                <w:kern w:val="24"/>
                <w:sz w:val="22"/>
                <w:szCs w:val="22"/>
              </w:rPr>
              <w:fldChar w:fldCharType="separate"/>
            </w:r>
            <w:r>
              <w:rPr>
                <w:kern w:val="24"/>
                <w:sz w:val="22"/>
                <w:szCs w:val="22"/>
              </w:rPr>
              <w:t>16</w:t>
            </w:r>
            <w:r>
              <w:rPr>
                <w:kern w:val="24"/>
                <w:sz w:val="22"/>
                <w:szCs w:val="22"/>
              </w:rPr>
              <w:fldChar w:fldCharType="end"/>
            </w:r>
            <w:r>
              <w:rPr>
                <w:kern w:val="24"/>
                <w:sz w:val="22"/>
                <w:szCs w:val="22"/>
              </w:rPr>
              <w:t>,</w:t>
            </w:r>
            <w:r>
              <w:rPr>
                <w:kern w:val="24"/>
                <w:sz w:val="22"/>
                <w:szCs w:val="22"/>
              </w:rPr>
              <w:fldChar w:fldCharType="begin"/>
            </w:r>
            <w:r>
              <w:rPr>
                <w:kern w:val="24"/>
                <w:sz w:val="22"/>
                <w:szCs w:val="22"/>
              </w:rPr>
              <w:instrText xml:space="preserve"> REF _Ref191456564 \r \h </w:instrText>
            </w:r>
            <w:r>
              <w:rPr>
                <w:kern w:val="24"/>
                <w:sz w:val="22"/>
                <w:szCs w:val="22"/>
              </w:rPr>
            </w:r>
            <w:r>
              <w:rPr>
                <w:kern w:val="24"/>
                <w:sz w:val="22"/>
                <w:szCs w:val="22"/>
              </w:rPr>
              <w:fldChar w:fldCharType="separate"/>
            </w:r>
            <w:r>
              <w:rPr>
                <w:kern w:val="24"/>
                <w:sz w:val="22"/>
                <w:szCs w:val="22"/>
              </w:rPr>
              <w:t>17</w:t>
            </w:r>
            <w:r>
              <w:rPr>
                <w:kern w:val="24"/>
                <w:sz w:val="22"/>
                <w:szCs w:val="22"/>
              </w:rPr>
              <w:fldChar w:fldCharType="end"/>
            </w:r>
            <w:r w:rsidRPr="00A77E6F">
              <w:rPr>
                <w:kern w:val="24"/>
                <w:sz w:val="22"/>
                <w:szCs w:val="22"/>
              </w:rPr>
              <w:t>]</w:t>
            </w:r>
          </w:p>
        </w:tc>
        <w:tc>
          <w:tcPr>
            <w:tcW w:w="2340" w:type="dxa"/>
            <w:tcBorders>
              <w:right w:val="double" w:sz="4" w:space="0" w:color="auto"/>
            </w:tcBorders>
          </w:tcPr>
          <w:p w14:paraId="116865FF"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Lumped (Zhukov [</w:t>
            </w:r>
            <w:r>
              <w:rPr>
                <w:kern w:val="24"/>
                <w:sz w:val="22"/>
                <w:szCs w:val="22"/>
              </w:rPr>
              <w:fldChar w:fldCharType="begin"/>
            </w:r>
            <w:r>
              <w:rPr>
                <w:kern w:val="24"/>
                <w:sz w:val="22"/>
                <w:szCs w:val="22"/>
              </w:rPr>
              <w:instrText xml:space="preserve"> REF _Ref191457393 \r \h </w:instrText>
            </w:r>
            <w:r>
              <w:rPr>
                <w:kern w:val="24"/>
                <w:sz w:val="22"/>
                <w:szCs w:val="22"/>
              </w:rPr>
            </w:r>
            <w:r>
              <w:rPr>
                <w:kern w:val="24"/>
                <w:sz w:val="22"/>
                <w:szCs w:val="22"/>
              </w:rPr>
              <w:fldChar w:fldCharType="separate"/>
            </w:r>
            <w:r>
              <w:rPr>
                <w:kern w:val="24"/>
                <w:sz w:val="22"/>
                <w:szCs w:val="22"/>
              </w:rPr>
              <w:t>15</w:t>
            </w:r>
            <w:r>
              <w:rPr>
                <w:kern w:val="24"/>
                <w:sz w:val="22"/>
                <w:szCs w:val="22"/>
              </w:rPr>
              <w:fldChar w:fldCharType="end"/>
            </w:r>
            <w:r w:rsidRPr="00A77E6F">
              <w:rPr>
                <w:kern w:val="24"/>
                <w:sz w:val="22"/>
                <w:szCs w:val="22"/>
              </w:rPr>
              <w:t>])</w:t>
            </w:r>
          </w:p>
        </w:tc>
        <w:tc>
          <w:tcPr>
            <w:tcW w:w="1629" w:type="dxa"/>
            <w:tcBorders>
              <w:right w:val="double" w:sz="4" w:space="0" w:color="auto"/>
            </w:tcBorders>
          </w:tcPr>
          <w:p w14:paraId="6D1D9C75"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Yes</w:t>
            </w:r>
          </w:p>
        </w:tc>
        <w:tc>
          <w:tcPr>
            <w:tcW w:w="1701" w:type="dxa"/>
            <w:tcBorders>
              <w:right w:val="double" w:sz="4" w:space="0" w:color="auto"/>
            </w:tcBorders>
          </w:tcPr>
          <w:p w14:paraId="240836E2"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N/A</w:t>
            </w:r>
          </w:p>
        </w:tc>
      </w:tr>
      <w:tr w:rsidR="00925529" w:rsidRPr="00A77E6F" w14:paraId="2F26FD7D" w14:textId="77777777" w:rsidTr="00DE27B3">
        <w:trPr>
          <w:jc w:val="center"/>
        </w:trPr>
        <w:tc>
          <w:tcPr>
            <w:tcW w:w="1595" w:type="dxa"/>
            <w:tcBorders>
              <w:left w:val="double" w:sz="4" w:space="0" w:color="auto"/>
              <w:right w:val="double" w:sz="4" w:space="0" w:color="auto"/>
            </w:tcBorders>
            <w:vAlign w:val="center"/>
          </w:tcPr>
          <w:p w14:paraId="09348ED2"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ANL (USA)</w:t>
            </w:r>
          </w:p>
        </w:tc>
        <w:tc>
          <w:tcPr>
            <w:tcW w:w="1548" w:type="dxa"/>
            <w:tcBorders>
              <w:right w:val="double" w:sz="4" w:space="0" w:color="auto"/>
            </w:tcBorders>
            <w:vAlign w:val="center"/>
          </w:tcPr>
          <w:p w14:paraId="4057C104" w14:textId="77777777" w:rsidR="00925529" w:rsidRPr="00202DC9" w:rsidRDefault="00925529" w:rsidP="00DE27B3">
            <w:pPr>
              <w:pStyle w:val="NormaleWeb"/>
              <w:spacing w:before="0" w:beforeAutospacing="0" w:after="0" w:afterAutospacing="0" w:line="276" w:lineRule="auto"/>
              <w:jc w:val="center"/>
              <w:rPr>
                <w:sz w:val="22"/>
                <w:szCs w:val="22"/>
                <w:lang w:val="it-IT"/>
              </w:rPr>
            </w:pPr>
            <w:r w:rsidRPr="00202DC9">
              <w:rPr>
                <w:kern w:val="24"/>
                <w:sz w:val="22"/>
                <w:szCs w:val="22"/>
                <w:lang w:val="it-IT"/>
              </w:rPr>
              <w:t>SAS4A/SASSYS-1 [</w:t>
            </w:r>
            <w:r>
              <w:rPr>
                <w:kern w:val="24"/>
                <w:sz w:val="22"/>
                <w:szCs w:val="22"/>
              </w:rPr>
              <w:fldChar w:fldCharType="begin"/>
            </w:r>
            <w:r>
              <w:rPr>
                <w:kern w:val="24"/>
                <w:sz w:val="22"/>
                <w:szCs w:val="22"/>
                <w:lang w:val="it-IT"/>
              </w:rPr>
              <w:instrText xml:space="preserve"> REF _Ref191456273 \r \h </w:instrText>
            </w:r>
            <w:r>
              <w:rPr>
                <w:kern w:val="24"/>
                <w:sz w:val="22"/>
                <w:szCs w:val="22"/>
              </w:rPr>
            </w:r>
            <w:r>
              <w:rPr>
                <w:kern w:val="24"/>
                <w:sz w:val="22"/>
                <w:szCs w:val="22"/>
              </w:rPr>
              <w:fldChar w:fldCharType="separate"/>
            </w:r>
            <w:r>
              <w:rPr>
                <w:kern w:val="24"/>
                <w:sz w:val="22"/>
                <w:szCs w:val="22"/>
                <w:lang w:val="it-IT"/>
              </w:rPr>
              <w:t>18</w:t>
            </w:r>
            <w:r>
              <w:rPr>
                <w:kern w:val="24"/>
                <w:sz w:val="22"/>
                <w:szCs w:val="22"/>
              </w:rPr>
              <w:fldChar w:fldCharType="end"/>
            </w:r>
            <w:r w:rsidRPr="00202DC9">
              <w:rPr>
                <w:kern w:val="24"/>
                <w:sz w:val="22"/>
                <w:szCs w:val="22"/>
                <w:lang w:val="it-IT"/>
              </w:rPr>
              <w:t>]</w:t>
            </w:r>
          </w:p>
        </w:tc>
        <w:tc>
          <w:tcPr>
            <w:tcW w:w="2340" w:type="dxa"/>
            <w:tcBorders>
              <w:right w:val="double" w:sz="4" w:space="0" w:color="auto"/>
            </w:tcBorders>
          </w:tcPr>
          <w:p w14:paraId="01948F2C"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 xml:space="preserve">Lumped (C&amp;T </w:t>
            </w:r>
            <w:r>
              <w:rPr>
                <w:kern w:val="24"/>
                <w:sz w:val="22"/>
                <w:szCs w:val="22"/>
              </w:rPr>
              <w:t>[</w:t>
            </w:r>
            <w:r>
              <w:rPr>
                <w:kern w:val="24"/>
                <w:sz w:val="22"/>
                <w:szCs w:val="22"/>
              </w:rPr>
              <w:fldChar w:fldCharType="begin"/>
            </w:r>
            <w:r>
              <w:rPr>
                <w:kern w:val="24"/>
                <w:sz w:val="22"/>
                <w:szCs w:val="22"/>
              </w:rPr>
              <w:instrText xml:space="preserve"> REF _Ref190263022 \r \h </w:instrText>
            </w:r>
            <w:r>
              <w:rPr>
                <w:kern w:val="24"/>
                <w:sz w:val="22"/>
                <w:szCs w:val="22"/>
              </w:rPr>
            </w:r>
            <w:r>
              <w:rPr>
                <w:kern w:val="24"/>
                <w:sz w:val="22"/>
                <w:szCs w:val="22"/>
              </w:rPr>
              <w:fldChar w:fldCharType="separate"/>
            </w:r>
            <w:r>
              <w:rPr>
                <w:kern w:val="24"/>
                <w:sz w:val="22"/>
                <w:szCs w:val="22"/>
              </w:rPr>
              <w:t>3</w:t>
            </w:r>
            <w:r>
              <w:rPr>
                <w:kern w:val="24"/>
                <w:sz w:val="22"/>
                <w:szCs w:val="22"/>
              </w:rPr>
              <w:fldChar w:fldCharType="end"/>
            </w:r>
            <w:r>
              <w:rPr>
                <w:kern w:val="24"/>
                <w:sz w:val="22"/>
                <w:szCs w:val="22"/>
              </w:rPr>
              <w:t>]</w:t>
            </w:r>
            <w:r w:rsidRPr="00A77E6F">
              <w:rPr>
                <w:kern w:val="24"/>
                <w:sz w:val="22"/>
                <w:szCs w:val="22"/>
              </w:rPr>
              <w:t>)</w:t>
            </w:r>
          </w:p>
        </w:tc>
        <w:tc>
          <w:tcPr>
            <w:tcW w:w="1629" w:type="dxa"/>
            <w:tcBorders>
              <w:right w:val="double" w:sz="4" w:space="0" w:color="auto"/>
            </w:tcBorders>
          </w:tcPr>
          <w:p w14:paraId="3B4540DC"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Yes</w:t>
            </w:r>
          </w:p>
        </w:tc>
        <w:tc>
          <w:tcPr>
            <w:tcW w:w="1701" w:type="dxa"/>
            <w:tcBorders>
              <w:right w:val="double" w:sz="4" w:space="0" w:color="auto"/>
            </w:tcBorders>
          </w:tcPr>
          <w:p w14:paraId="6AD60266"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Mikityuk [</w:t>
            </w:r>
            <w:r>
              <w:rPr>
                <w:kern w:val="24"/>
                <w:sz w:val="22"/>
                <w:szCs w:val="22"/>
              </w:rPr>
              <w:fldChar w:fldCharType="begin"/>
            </w:r>
            <w:r>
              <w:rPr>
                <w:kern w:val="24"/>
                <w:sz w:val="22"/>
                <w:szCs w:val="22"/>
              </w:rPr>
              <w:instrText xml:space="preserve"> REF _Ref190271355 \r \h </w:instrText>
            </w:r>
            <w:r>
              <w:rPr>
                <w:kern w:val="24"/>
                <w:sz w:val="22"/>
                <w:szCs w:val="22"/>
              </w:rPr>
            </w:r>
            <w:r>
              <w:rPr>
                <w:kern w:val="24"/>
                <w:sz w:val="22"/>
                <w:szCs w:val="22"/>
              </w:rPr>
              <w:fldChar w:fldCharType="separate"/>
            </w:r>
            <w:r>
              <w:rPr>
                <w:kern w:val="24"/>
                <w:sz w:val="22"/>
                <w:szCs w:val="22"/>
              </w:rPr>
              <w:t>12</w:t>
            </w:r>
            <w:r>
              <w:rPr>
                <w:kern w:val="24"/>
                <w:sz w:val="22"/>
                <w:szCs w:val="22"/>
              </w:rPr>
              <w:fldChar w:fldCharType="end"/>
            </w:r>
            <w:r w:rsidRPr="00A77E6F">
              <w:rPr>
                <w:kern w:val="24"/>
                <w:sz w:val="22"/>
                <w:szCs w:val="22"/>
              </w:rPr>
              <w:t>]</w:t>
            </w:r>
          </w:p>
        </w:tc>
      </w:tr>
      <w:tr w:rsidR="00925529" w:rsidRPr="00A77E6F" w14:paraId="4E20B39C" w14:textId="77777777" w:rsidTr="00DE27B3">
        <w:trPr>
          <w:jc w:val="center"/>
        </w:trPr>
        <w:tc>
          <w:tcPr>
            <w:tcW w:w="1595" w:type="dxa"/>
            <w:tcBorders>
              <w:left w:val="double" w:sz="4" w:space="0" w:color="auto"/>
              <w:bottom w:val="double" w:sz="4" w:space="0" w:color="auto"/>
              <w:right w:val="double" w:sz="4" w:space="0" w:color="auto"/>
            </w:tcBorders>
            <w:vAlign w:val="center"/>
          </w:tcPr>
          <w:p w14:paraId="05D776C3" w14:textId="77777777" w:rsidR="00925529" w:rsidRPr="00A77E6F" w:rsidRDefault="00925529" w:rsidP="00DE27B3">
            <w:pPr>
              <w:pStyle w:val="NormaleWeb"/>
              <w:spacing w:before="0" w:beforeAutospacing="0" w:after="0" w:afterAutospacing="0" w:line="276" w:lineRule="auto"/>
              <w:rPr>
                <w:b/>
                <w:sz w:val="22"/>
                <w:szCs w:val="22"/>
              </w:rPr>
            </w:pPr>
            <w:r w:rsidRPr="00A77E6F">
              <w:rPr>
                <w:kern w:val="24"/>
                <w:sz w:val="22"/>
                <w:szCs w:val="22"/>
              </w:rPr>
              <w:t>Westinghouse (USA)</w:t>
            </w:r>
          </w:p>
        </w:tc>
        <w:tc>
          <w:tcPr>
            <w:tcW w:w="1548" w:type="dxa"/>
            <w:tcBorders>
              <w:bottom w:val="double" w:sz="4" w:space="0" w:color="auto"/>
              <w:right w:val="double" w:sz="4" w:space="0" w:color="auto"/>
            </w:tcBorders>
            <w:vAlign w:val="center"/>
          </w:tcPr>
          <w:p w14:paraId="35F3BBDB" w14:textId="77777777" w:rsidR="00925529" w:rsidRPr="00202DC9" w:rsidRDefault="00925529" w:rsidP="00DE27B3">
            <w:pPr>
              <w:pStyle w:val="NormaleWeb"/>
              <w:spacing w:before="0" w:beforeAutospacing="0" w:after="0" w:afterAutospacing="0" w:line="276" w:lineRule="auto"/>
              <w:jc w:val="center"/>
              <w:rPr>
                <w:sz w:val="22"/>
                <w:szCs w:val="22"/>
                <w:lang w:val="it-IT"/>
              </w:rPr>
            </w:pPr>
            <w:r w:rsidRPr="00202DC9">
              <w:rPr>
                <w:kern w:val="24"/>
                <w:sz w:val="22"/>
                <w:szCs w:val="22"/>
                <w:lang w:val="it-IT"/>
              </w:rPr>
              <w:t>SAS4A/SASSYS-1 [</w:t>
            </w:r>
            <w:r>
              <w:rPr>
                <w:kern w:val="24"/>
                <w:sz w:val="22"/>
                <w:szCs w:val="22"/>
              </w:rPr>
              <w:fldChar w:fldCharType="begin"/>
            </w:r>
            <w:r>
              <w:rPr>
                <w:kern w:val="24"/>
                <w:sz w:val="22"/>
                <w:szCs w:val="22"/>
                <w:lang w:val="it-IT"/>
              </w:rPr>
              <w:instrText xml:space="preserve"> REF _Ref191456273 \r \h </w:instrText>
            </w:r>
            <w:r>
              <w:rPr>
                <w:kern w:val="24"/>
                <w:sz w:val="22"/>
                <w:szCs w:val="22"/>
              </w:rPr>
            </w:r>
            <w:r>
              <w:rPr>
                <w:kern w:val="24"/>
                <w:sz w:val="22"/>
                <w:szCs w:val="22"/>
              </w:rPr>
              <w:fldChar w:fldCharType="separate"/>
            </w:r>
            <w:r>
              <w:rPr>
                <w:kern w:val="24"/>
                <w:sz w:val="22"/>
                <w:szCs w:val="22"/>
                <w:lang w:val="it-IT"/>
              </w:rPr>
              <w:t>18</w:t>
            </w:r>
            <w:r>
              <w:rPr>
                <w:kern w:val="24"/>
                <w:sz w:val="22"/>
                <w:szCs w:val="22"/>
              </w:rPr>
              <w:fldChar w:fldCharType="end"/>
            </w:r>
            <w:r w:rsidRPr="00202DC9">
              <w:rPr>
                <w:kern w:val="24"/>
                <w:sz w:val="22"/>
                <w:szCs w:val="22"/>
                <w:lang w:val="it-IT"/>
              </w:rPr>
              <w:t>]</w:t>
            </w:r>
          </w:p>
        </w:tc>
        <w:tc>
          <w:tcPr>
            <w:tcW w:w="2340" w:type="dxa"/>
            <w:tcBorders>
              <w:bottom w:val="double" w:sz="4" w:space="0" w:color="auto"/>
              <w:right w:val="double" w:sz="4" w:space="0" w:color="auto"/>
            </w:tcBorders>
          </w:tcPr>
          <w:p w14:paraId="627A900E"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 xml:space="preserve">Lumped (C&amp;T </w:t>
            </w:r>
            <w:r>
              <w:rPr>
                <w:kern w:val="24"/>
                <w:sz w:val="22"/>
                <w:szCs w:val="22"/>
              </w:rPr>
              <w:t>[</w:t>
            </w:r>
            <w:r>
              <w:rPr>
                <w:kern w:val="24"/>
                <w:sz w:val="22"/>
                <w:szCs w:val="22"/>
              </w:rPr>
              <w:fldChar w:fldCharType="begin"/>
            </w:r>
            <w:r>
              <w:rPr>
                <w:kern w:val="24"/>
                <w:sz w:val="22"/>
                <w:szCs w:val="22"/>
              </w:rPr>
              <w:instrText xml:space="preserve"> REF _Ref190263022 \r \h </w:instrText>
            </w:r>
            <w:r>
              <w:rPr>
                <w:kern w:val="24"/>
                <w:sz w:val="22"/>
                <w:szCs w:val="22"/>
              </w:rPr>
            </w:r>
            <w:r>
              <w:rPr>
                <w:kern w:val="24"/>
                <w:sz w:val="22"/>
                <w:szCs w:val="22"/>
              </w:rPr>
              <w:fldChar w:fldCharType="separate"/>
            </w:r>
            <w:r>
              <w:rPr>
                <w:kern w:val="24"/>
                <w:sz w:val="22"/>
                <w:szCs w:val="22"/>
              </w:rPr>
              <w:t>3</w:t>
            </w:r>
            <w:r>
              <w:rPr>
                <w:kern w:val="24"/>
                <w:sz w:val="22"/>
                <w:szCs w:val="22"/>
              </w:rPr>
              <w:fldChar w:fldCharType="end"/>
            </w:r>
            <w:r>
              <w:rPr>
                <w:kern w:val="24"/>
                <w:sz w:val="22"/>
                <w:szCs w:val="22"/>
              </w:rPr>
              <w:t>]</w:t>
            </w:r>
            <w:r w:rsidRPr="00A77E6F">
              <w:rPr>
                <w:kern w:val="24"/>
                <w:sz w:val="22"/>
                <w:szCs w:val="22"/>
              </w:rPr>
              <w:t>)</w:t>
            </w:r>
          </w:p>
        </w:tc>
        <w:tc>
          <w:tcPr>
            <w:tcW w:w="1629" w:type="dxa"/>
            <w:tcBorders>
              <w:bottom w:val="double" w:sz="4" w:space="0" w:color="auto"/>
              <w:right w:val="double" w:sz="4" w:space="0" w:color="auto"/>
            </w:tcBorders>
          </w:tcPr>
          <w:p w14:paraId="12F55E94" w14:textId="77777777" w:rsidR="00925529" w:rsidRPr="00A77E6F" w:rsidRDefault="00925529" w:rsidP="00DE27B3">
            <w:pPr>
              <w:pStyle w:val="NormaleWeb"/>
              <w:spacing w:before="0" w:beforeAutospacing="0" w:after="0" w:afterAutospacing="0" w:line="276" w:lineRule="auto"/>
              <w:jc w:val="center"/>
              <w:rPr>
                <w:sz w:val="22"/>
                <w:szCs w:val="22"/>
              </w:rPr>
            </w:pPr>
            <w:r w:rsidRPr="00A77E6F">
              <w:rPr>
                <w:kern w:val="24"/>
                <w:sz w:val="22"/>
                <w:szCs w:val="22"/>
              </w:rPr>
              <w:t>Yes</w:t>
            </w:r>
          </w:p>
        </w:tc>
        <w:tc>
          <w:tcPr>
            <w:tcW w:w="1701" w:type="dxa"/>
            <w:tcBorders>
              <w:bottom w:val="double" w:sz="4" w:space="0" w:color="auto"/>
              <w:right w:val="double" w:sz="4" w:space="0" w:color="auto"/>
            </w:tcBorders>
          </w:tcPr>
          <w:p w14:paraId="6A3A000C" w14:textId="77777777" w:rsidR="00925529" w:rsidRPr="00A77E6F" w:rsidRDefault="00925529" w:rsidP="00DE27B3">
            <w:pPr>
              <w:pStyle w:val="NormaleWeb"/>
              <w:spacing w:before="0" w:beforeAutospacing="0" w:after="0" w:afterAutospacing="0" w:line="276" w:lineRule="auto"/>
              <w:jc w:val="center"/>
              <w:rPr>
                <w:sz w:val="22"/>
                <w:szCs w:val="22"/>
              </w:rPr>
            </w:pPr>
            <w:proofErr w:type="spellStart"/>
            <w:r>
              <w:rPr>
                <w:kern w:val="24"/>
                <w:sz w:val="22"/>
                <w:szCs w:val="22"/>
              </w:rPr>
              <w:t>Calamai</w:t>
            </w:r>
            <w:proofErr w:type="spellEnd"/>
            <w:r w:rsidRPr="00A77E6F">
              <w:rPr>
                <w:kern w:val="24"/>
                <w:sz w:val="22"/>
                <w:szCs w:val="22"/>
              </w:rPr>
              <w:t xml:space="preserve"> [</w:t>
            </w:r>
            <w:r>
              <w:rPr>
                <w:kern w:val="24"/>
                <w:sz w:val="22"/>
                <w:szCs w:val="22"/>
              </w:rPr>
              <w:fldChar w:fldCharType="begin"/>
            </w:r>
            <w:r>
              <w:rPr>
                <w:kern w:val="24"/>
                <w:sz w:val="22"/>
                <w:szCs w:val="22"/>
              </w:rPr>
              <w:instrText xml:space="preserve"> REF _Ref191456305 \r \h </w:instrText>
            </w:r>
            <w:r>
              <w:rPr>
                <w:kern w:val="24"/>
                <w:sz w:val="22"/>
                <w:szCs w:val="22"/>
              </w:rPr>
            </w:r>
            <w:r>
              <w:rPr>
                <w:kern w:val="24"/>
                <w:sz w:val="22"/>
                <w:szCs w:val="22"/>
              </w:rPr>
              <w:fldChar w:fldCharType="separate"/>
            </w:r>
            <w:r>
              <w:rPr>
                <w:kern w:val="24"/>
                <w:sz w:val="22"/>
                <w:szCs w:val="22"/>
              </w:rPr>
              <w:t>19</w:t>
            </w:r>
            <w:r>
              <w:rPr>
                <w:kern w:val="24"/>
                <w:sz w:val="22"/>
                <w:szCs w:val="22"/>
              </w:rPr>
              <w:fldChar w:fldCharType="end"/>
            </w:r>
            <w:r w:rsidRPr="00A77E6F">
              <w:rPr>
                <w:kern w:val="24"/>
                <w:sz w:val="22"/>
                <w:szCs w:val="22"/>
              </w:rPr>
              <w:t>]</w:t>
            </w:r>
          </w:p>
        </w:tc>
      </w:tr>
    </w:tbl>
    <w:p w14:paraId="57974D0C" w14:textId="77777777" w:rsidR="00925529" w:rsidRDefault="00925529" w:rsidP="00925529">
      <w:pPr>
        <w:pStyle w:val="Corpodeltesto3"/>
        <w:rPr>
          <w:sz w:val="22"/>
          <w:szCs w:val="22"/>
        </w:rPr>
      </w:pPr>
    </w:p>
    <w:p w14:paraId="39AFD79A" w14:textId="7F7F9774" w:rsidR="00925529" w:rsidRPr="00925529" w:rsidRDefault="00925529" w:rsidP="00925529">
      <w:pPr>
        <w:rPr>
          <w:lang w:val="en-US"/>
        </w:rPr>
      </w:pPr>
      <w:r w:rsidRPr="00925529">
        <w:rPr>
          <w:lang w:val="en-US"/>
        </w:rPr>
        <w:t>For the open cases where boundary conditions of the FPS where available, allowing for a stand-alone use of the SC code, many participants have also tackled the force-to-natural transition during the experiment. For compactness and to allow the inclusion of all participants, in the present paper focus is mostly on the steady state cases since results for the transient are generally in line, for the bundle part, with what described in [</w:t>
      </w:r>
      <w:r>
        <w:fldChar w:fldCharType="begin"/>
      </w:r>
      <w:r w:rsidRPr="00925529">
        <w:rPr>
          <w:lang w:val="en-US"/>
        </w:rPr>
        <w:instrText xml:space="preserve"> REF _Ref191457492 \r \h </w:instrText>
      </w:r>
      <w:r w:rsidRPr="00925529">
        <w:rPr>
          <w:lang w:val="en-US"/>
        </w:rPr>
        <w:instrText xml:space="preserve"> \* MERGEFORMAT </w:instrText>
      </w:r>
      <w:r>
        <w:fldChar w:fldCharType="separate"/>
      </w:r>
      <w:r w:rsidRPr="00925529">
        <w:rPr>
          <w:lang w:val="en-US"/>
        </w:rPr>
        <w:t>20</w:t>
      </w:r>
      <w:r>
        <w:fldChar w:fldCharType="end"/>
      </w:r>
      <w:r w:rsidRPr="00925529">
        <w:rPr>
          <w:lang w:val="en-US"/>
        </w:rPr>
        <w:t>].</w:t>
      </w:r>
    </w:p>
    <w:p w14:paraId="5D01DDA0" w14:textId="7C8D679F" w:rsidR="00925529" w:rsidRDefault="00925529" w:rsidP="00925529">
      <w:pPr>
        <w:pStyle w:val="Paragrafoelenco"/>
        <w:numPr>
          <w:ilvl w:val="1"/>
          <w:numId w:val="6"/>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Open phase simulations</w:t>
      </w:r>
    </w:p>
    <w:p w14:paraId="76490ED2" w14:textId="08C8C90F" w:rsidR="00925529" w:rsidRDefault="00925529" w:rsidP="00925529">
      <w:pPr>
        <w:rPr>
          <w:lang w:val="en-US"/>
        </w:rPr>
      </w:pPr>
      <w:r>
        <w:rPr>
          <w:lang w:val="en-US"/>
        </w:rPr>
        <w:t>TBD</w:t>
      </w:r>
    </w:p>
    <w:p w14:paraId="3DEAC11D" w14:textId="77777777" w:rsidR="00E7696B" w:rsidRPr="00E7696B" w:rsidRDefault="00E7696B" w:rsidP="00E7696B">
      <w:pPr>
        <w:pStyle w:val="Paragrafoelenco"/>
        <w:numPr>
          <w:ilvl w:val="2"/>
          <w:numId w:val="6"/>
        </w:numPr>
        <w:rPr>
          <w:rFonts w:asciiTheme="majorHAnsi" w:eastAsiaTheme="majorEastAsia" w:hAnsiTheme="majorHAnsi" w:cstheme="majorBidi"/>
          <w:color w:val="365F91" w:themeColor="accent1" w:themeShade="BF"/>
          <w:sz w:val="32"/>
          <w:szCs w:val="32"/>
          <w:lang w:val="en-US"/>
        </w:rPr>
      </w:pPr>
      <w:r w:rsidRPr="00E7696B">
        <w:rPr>
          <w:rFonts w:asciiTheme="majorHAnsi" w:eastAsiaTheme="majorEastAsia" w:hAnsiTheme="majorHAnsi" w:cstheme="majorBidi"/>
          <w:color w:val="365F91" w:themeColor="accent1" w:themeShade="BF"/>
          <w:sz w:val="32"/>
          <w:szCs w:val="32"/>
          <w:lang w:val="en-US"/>
        </w:rPr>
        <w:t xml:space="preserve">ADP10 – </w:t>
      </w:r>
      <w:proofErr w:type="spellStart"/>
      <w:r w:rsidRPr="00E7696B">
        <w:rPr>
          <w:rFonts w:asciiTheme="majorHAnsi" w:eastAsiaTheme="majorEastAsia" w:hAnsiTheme="majorHAnsi" w:cstheme="majorBidi"/>
          <w:color w:val="365F91" w:themeColor="accent1" w:themeShade="BF"/>
          <w:sz w:val="32"/>
          <w:szCs w:val="32"/>
          <w:lang w:val="en-US"/>
        </w:rPr>
        <w:t>All</w:t>
      </w:r>
      <w:proofErr w:type="spellEnd"/>
      <w:r w:rsidRPr="00E7696B">
        <w:rPr>
          <w:rFonts w:asciiTheme="majorHAnsi" w:eastAsiaTheme="majorEastAsia" w:hAnsiTheme="majorHAnsi" w:cstheme="majorBidi"/>
          <w:color w:val="365F91" w:themeColor="accent1" w:themeShade="BF"/>
          <w:sz w:val="32"/>
          <w:szCs w:val="32"/>
          <w:lang w:val="en-US"/>
        </w:rPr>
        <w:t xml:space="preserve"> pins </w:t>
      </w:r>
      <w:proofErr w:type="spellStart"/>
      <w:r w:rsidRPr="00E7696B">
        <w:rPr>
          <w:rFonts w:asciiTheme="majorHAnsi" w:eastAsiaTheme="majorEastAsia" w:hAnsiTheme="majorHAnsi" w:cstheme="majorBidi"/>
          <w:color w:val="365F91" w:themeColor="accent1" w:themeShade="BF"/>
          <w:sz w:val="32"/>
          <w:szCs w:val="32"/>
          <w:lang w:val="en-US"/>
        </w:rPr>
        <w:t>heated</w:t>
      </w:r>
      <w:proofErr w:type="spellEnd"/>
    </w:p>
    <w:p w14:paraId="674AAD70" w14:textId="77777777" w:rsidR="00E7696B" w:rsidRPr="00E7696B" w:rsidRDefault="00E7696B" w:rsidP="00E7696B">
      <w:pPr>
        <w:pStyle w:val="Corpodeltesto3"/>
        <w:rPr>
          <w:sz w:val="22"/>
          <w:szCs w:val="22"/>
          <w:lang w:val="en-US"/>
        </w:rPr>
      </w:pPr>
      <w:r w:rsidRPr="00E7696B">
        <w:rPr>
          <w:sz w:val="22"/>
          <w:szCs w:val="22"/>
          <w:lang w:val="en-US"/>
        </w:rPr>
        <w:t xml:space="preserve">The comparison of SC codes with experimental data for all the TCs of the FPS, </w:t>
      </w:r>
      <w:proofErr w:type="gramStart"/>
      <w:r w:rsidRPr="00E7696B">
        <w:rPr>
          <w:sz w:val="22"/>
          <w:szCs w:val="22"/>
          <w:lang w:val="en-US"/>
        </w:rPr>
        <w:t>with the exception of</w:t>
      </w:r>
      <w:proofErr w:type="gramEnd"/>
      <w:r w:rsidRPr="00E7696B">
        <w:rPr>
          <w:sz w:val="22"/>
          <w:szCs w:val="22"/>
          <w:lang w:val="en-US"/>
        </w:rPr>
        <w:t xml:space="preserve"> the ones related to pin 3, is presented in Figure 4, where the part related to the bulk and clad temperatures is explicitly shown as well as the Section to which they belong. Similarly, results for the axial clad temperature profile of pin 3 are reported in Figure 5.</w:t>
      </w:r>
    </w:p>
    <w:p w14:paraId="2BF7DCF0" w14:textId="77777777" w:rsidR="00E7696B" w:rsidRPr="00E7696B" w:rsidRDefault="00E7696B" w:rsidP="00E7696B">
      <w:pPr>
        <w:pStyle w:val="Corpodeltesto3"/>
        <w:rPr>
          <w:sz w:val="22"/>
          <w:szCs w:val="22"/>
          <w:lang w:val="en-US"/>
        </w:rPr>
      </w:pPr>
      <w:r w:rsidRPr="00E7696B">
        <w:rPr>
          <w:sz w:val="22"/>
          <w:szCs w:val="22"/>
          <w:lang w:val="en-US"/>
        </w:rPr>
        <w:t xml:space="preserve">As can be seen from Figure 4, bulk temperatures, both at SS1 and SS2, are generally well captured by the codes, especially at Sections B and C where differences with experimental data are, on average, below 5 °C </w:t>
      </w:r>
      <w:r w:rsidRPr="00E7696B">
        <w:rPr>
          <w:sz w:val="22"/>
          <w:szCs w:val="22"/>
          <w:lang w:val="en-US"/>
        </w:rPr>
        <w:lastRenderedPageBreak/>
        <w:t>and 10 °C</w:t>
      </w:r>
      <w:r>
        <w:rPr>
          <w:rStyle w:val="Rimandonotaapidipagina"/>
          <w:sz w:val="22"/>
          <w:szCs w:val="22"/>
        </w:rPr>
        <w:footnoteReference w:id="1"/>
      </w:r>
      <w:r w:rsidRPr="00E7696B">
        <w:rPr>
          <w:sz w:val="22"/>
          <w:szCs w:val="22"/>
          <w:lang w:val="en-US"/>
        </w:rPr>
        <w:t>. In the simulations it can be observed the tendency to predict a sharper gradient passing from internal to near wall SCs which is an effect magnified by the small number of pins of the NACIE-UP bundle. This tendency is increased in the operating regimen reached after the transient. This could be due to an underestimation of the energy exchange via the wire sweeping or the heat conduction through the rod; indeed, after the transient the difference between the hottest and coldest point of the bundle can be higher than 40°C (SS2 at Section C).</w:t>
      </w:r>
    </w:p>
    <w:p w14:paraId="5EE3A6D9" w14:textId="77777777" w:rsidR="00E7696B" w:rsidRPr="00E7696B" w:rsidRDefault="00E7696B" w:rsidP="00E7696B">
      <w:pPr>
        <w:pStyle w:val="Corpodeltesto3"/>
        <w:rPr>
          <w:sz w:val="22"/>
          <w:szCs w:val="22"/>
          <w:lang w:val="en-US"/>
        </w:rPr>
      </w:pPr>
    </w:p>
    <w:p w14:paraId="5E84AD7E" w14:textId="77777777" w:rsidR="00E7696B" w:rsidRPr="00E7696B" w:rsidRDefault="00E7696B" w:rsidP="00E7696B">
      <w:pPr>
        <w:pStyle w:val="Corpodeltesto3"/>
        <w:rPr>
          <w:sz w:val="22"/>
          <w:szCs w:val="22"/>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3"/>
      </w:tblGrid>
      <w:tr w:rsidR="00E7696B" w14:paraId="5BB66D30" w14:textId="77777777" w:rsidTr="00DE27B3">
        <w:tc>
          <w:tcPr>
            <w:tcW w:w="9242" w:type="dxa"/>
          </w:tcPr>
          <w:p w14:paraId="2300B2BC" w14:textId="77777777" w:rsidR="00E7696B" w:rsidRPr="00E7696B" w:rsidRDefault="00E7696B" w:rsidP="00E7696B">
            <w:pPr>
              <w:pStyle w:val="Corpodeltesto3"/>
              <w:numPr>
                <w:ilvl w:val="0"/>
                <w:numId w:val="77"/>
              </w:numPr>
              <w:autoSpaceDE w:val="0"/>
              <w:autoSpaceDN w:val="0"/>
              <w:spacing w:after="0" w:line="276" w:lineRule="auto"/>
              <w:jc w:val="center"/>
              <w:rPr>
                <w:sz w:val="22"/>
                <w:szCs w:val="22"/>
                <w:lang w:val="en-US"/>
              </w:rPr>
            </w:pPr>
            <w:r w:rsidRPr="00E7696B">
              <w:rPr>
                <w:noProof/>
                <w:sz w:val="22"/>
                <w:szCs w:val="22"/>
                <w:lang w:val="en-US"/>
              </w:rPr>
              <w:t>SC and clad outer temperatures at SS1</w:t>
            </w:r>
          </w:p>
          <w:p w14:paraId="6CD5A8B7" w14:textId="77777777" w:rsidR="00E7696B" w:rsidRDefault="00E7696B" w:rsidP="00DE27B3">
            <w:pPr>
              <w:pStyle w:val="Corpodeltesto3"/>
              <w:spacing w:line="276" w:lineRule="auto"/>
              <w:rPr>
                <w:sz w:val="22"/>
                <w:szCs w:val="22"/>
              </w:rPr>
            </w:pPr>
            <w:r>
              <w:rPr>
                <w:noProof/>
                <w:lang w:val="fr-FR" w:eastAsia="fr-FR"/>
              </w:rPr>
              <w:drawing>
                <wp:inline distT="0" distB="0" distL="0" distR="0" wp14:anchorId="6EE53E62" wp14:editId="24BE1C08">
                  <wp:extent cx="5796002" cy="2281732"/>
                  <wp:effectExtent l="0" t="0" r="0" b="4445"/>
                  <wp:docPr id="1676595420" name="picture"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95420" name="picture" descr="Immagine che contiene testo, Diagramma, linea, schermata&#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5796002" cy="2281732"/>
                          </a:xfrm>
                          <a:prstGeom prst="rect">
                            <a:avLst/>
                          </a:prstGeom>
                        </pic:spPr>
                      </pic:pic>
                    </a:graphicData>
                  </a:graphic>
                </wp:inline>
              </w:drawing>
            </w:r>
          </w:p>
        </w:tc>
      </w:tr>
      <w:tr w:rsidR="00E7696B" w14:paraId="309A50A2" w14:textId="77777777" w:rsidTr="00DE27B3">
        <w:tc>
          <w:tcPr>
            <w:tcW w:w="9242" w:type="dxa"/>
          </w:tcPr>
          <w:p w14:paraId="0087BC42" w14:textId="77777777" w:rsidR="00E7696B" w:rsidRPr="00E7696B" w:rsidRDefault="00E7696B" w:rsidP="00E7696B">
            <w:pPr>
              <w:pStyle w:val="Corpodeltesto3"/>
              <w:numPr>
                <w:ilvl w:val="0"/>
                <w:numId w:val="77"/>
              </w:numPr>
              <w:autoSpaceDE w:val="0"/>
              <w:autoSpaceDN w:val="0"/>
              <w:spacing w:after="0" w:line="276" w:lineRule="auto"/>
              <w:jc w:val="center"/>
              <w:rPr>
                <w:sz w:val="22"/>
                <w:szCs w:val="22"/>
                <w:lang w:val="en-US"/>
              </w:rPr>
            </w:pPr>
            <w:r w:rsidRPr="00E7696B">
              <w:rPr>
                <w:noProof/>
                <w:sz w:val="22"/>
                <w:szCs w:val="22"/>
                <w:lang w:val="en-US"/>
              </w:rPr>
              <w:t>SC and clad outer temperatures at SS2</w:t>
            </w:r>
          </w:p>
          <w:p w14:paraId="724DE014" w14:textId="77777777" w:rsidR="00E7696B" w:rsidRDefault="00E7696B" w:rsidP="00DE27B3">
            <w:pPr>
              <w:pStyle w:val="Corpodeltesto3"/>
              <w:spacing w:line="276" w:lineRule="auto"/>
              <w:rPr>
                <w:sz w:val="22"/>
                <w:szCs w:val="22"/>
              </w:rPr>
            </w:pPr>
            <w:r>
              <w:rPr>
                <w:noProof/>
                <w:lang w:val="fr-FR" w:eastAsia="fr-FR"/>
              </w:rPr>
              <w:drawing>
                <wp:inline distT="0" distB="0" distL="0" distR="0" wp14:anchorId="22E0F29F" wp14:editId="2C4615FB">
                  <wp:extent cx="5796002" cy="2286438"/>
                  <wp:effectExtent l="0" t="0" r="0" b="0"/>
                  <wp:docPr id="1646708003" name="picture"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8003" name="picture" descr="Immagine che contiene testo, Diagramma, linea, schermata&#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5796002" cy="2286438"/>
                          </a:xfrm>
                          <a:prstGeom prst="rect">
                            <a:avLst/>
                          </a:prstGeom>
                        </pic:spPr>
                      </pic:pic>
                    </a:graphicData>
                  </a:graphic>
                </wp:inline>
              </w:drawing>
            </w:r>
          </w:p>
        </w:tc>
      </w:tr>
    </w:tbl>
    <w:p w14:paraId="2B14357D" w14:textId="77777777" w:rsidR="00E7696B" w:rsidRPr="00E7696B" w:rsidRDefault="00E7696B" w:rsidP="00E7696B">
      <w:pPr>
        <w:pStyle w:val="Corpodeltesto3"/>
        <w:jc w:val="center"/>
        <w:rPr>
          <w:sz w:val="22"/>
          <w:szCs w:val="22"/>
          <w:lang w:val="en-US"/>
        </w:rPr>
      </w:pPr>
      <w:r w:rsidRPr="00E7696B">
        <w:rPr>
          <w:b/>
          <w:sz w:val="22"/>
          <w:szCs w:val="22"/>
          <w:lang w:val="en-US"/>
        </w:rPr>
        <w:t xml:space="preserve">Figure 4.  Comparison of SC codes with experimental data of ADP10 for SC and clad TC for SS1 (a) and SS2 (b). Interior, Near-wall and </w:t>
      </w:r>
      <w:proofErr w:type="gramStart"/>
      <w:r w:rsidRPr="00E7696B">
        <w:rPr>
          <w:b/>
          <w:sz w:val="22"/>
          <w:szCs w:val="22"/>
          <w:lang w:val="en-US"/>
        </w:rPr>
        <w:t>Clad</w:t>
      </w:r>
      <w:proofErr w:type="gramEnd"/>
      <w:r w:rsidRPr="00E7696B">
        <w:rPr>
          <w:b/>
          <w:sz w:val="22"/>
          <w:szCs w:val="22"/>
          <w:lang w:val="en-US"/>
        </w:rPr>
        <w:t xml:space="preserve"> of internal and near wall pins experimental values have different symbols.</w:t>
      </w:r>
    </w:p>
    <w:p w14:paraId="4154BFB2" w14:textId="77777777" w:rsidR="00E7696B" w:rsidRPr="00E7696B" w:rsidRDefault="00E7696B" w:rsidP="00E7696B">
      <w:pPr>
        <w:pStyle w:val="Corpodeltesto3"/>
        <w:rPr>
          <w:sz w:val="22"/>
          <w:szCs w:val="22"/>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4"/>
        <w:gridCol w:w="4694"/>
      </w:tblGrid>
      <w:tr w:rsidR="00E7696B" w14:paraId="6580A36A" w14:textId="77777777" w:rsidTr="00DE27B3">
        <w:tc>
          <w:tcPr>
            <w:tcW w:w="4621" w:type="dxa"/>
          </w:tcPr>
          <w:p w14:paraId="6B4AEDD9" w14:textId="77777777" w:rsidR="00E7696B" w:rsidRDefault="00E7696B" w:rsidP="00DE27B3">
            <w:pPr>
              <w:pStyle w:val="Corpodeltesto3"/>
              <w:spacing w:line="276" w:lineRule="auto"/>
              <w:jc w:val="center"/>
              <w:rPr>
                <w:sz w:val="22"/>
                <w:szCs w:val="22"/>
              </w:rPr>
            </w:pPr>
            <w:r>
              <w:rPr>
                <w:noProof/>
                <w:sz w:val="22"/>
                <w:szCs w:val="22"/>
                <w:lang w:val="fr-FR" w:eastAsia="fr-FR"/>
              </w:rPr>
              <w:lastRenderedPageBreak/>
              <w:drawing>
                <wp:inline distT="0" distB="0" distL="0" distR="0" wp14:anchorId="66DB00C3" wp14:editId="7AB91D04">
                  <wp:extent cx="2844000" cy="2061997"/>
                  <wp:effectExtent l="0" t="0" r="0" b="0"/>
                  <wp:docPr id="973137421" name="Immagine 6"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7421" name="Immagine 6" descr="Immagine che contiene testo, linea, Diagramma, diagramma&#10;&#10;Descrizione generata automaticamente"/>
                          <pic:cNvPicPr/>
                        </pic:nvPicPr>
                        <pic:blipFill rotWithShape="1">
                          <a:blip r:embed="rId13" cstate="print">
                            <a:extLst>
                              <a:ext uri="{28A0092B-C50C-407E-A947-70E740481C1C}">
                                <a14:useLocalDpi xmlns:a14="http://schemas.microsoft.com/office/drawing/2010/main" val="0"/>
                              </a:ext>
                            </a:extLst>
                          </a:blip>
                          <a:srcRect l="5874" t="11451" r="9608" b="4288"/>
                          <a:stretch/>
                        </pic:blipFill>
                        <pic:spPr bwMode="auto">
                          <a:xfrm>
                            <a:off x="0" y="0"/>
                            <a:ext cx="2844000" cy="2061997"/>
                          </a:xfrm>
                          <a:prstGeom prst="rect">
                            <a:avLst/>
                          </a:prstGeom>
                          <a:ln>
                            <a:noFill/>
                          </a:ln>
                          <a:extLst>
                            <a:ext uri="{53640926-AAD7-44D8-BBD7-CCE9431645EC}">
                              <a14:shadowObscured xmlns:a14="http://schemas.microsoft.com/office/drawing/2010/main"/>
                            </a:ext>
                          </a:extLst>
                        </pic:spPr>
                      </pic:pic>
                    </a:graphicData>
                  </a:graphic>
                </wp:inline>
              </w:drawing>
            </w:r>
          </w:p>
          <w:p w14:paraId="34938409" w14:textId="77777777" w:rsidR="00E7696B" w:rsidRDefault="00E7696B" w:rsidP="00E7696B">
            <w:pPr>
              <w:pStyle w:val="Corpodeltesto3"/>
              <w:numPr>
                <w:ilvl w:val="0"/>
                <w:numId w:val="79"/>
              </w:numPr>
              <w:autoSpaceDE w:val="0"/>
              <w:autoSpaceDN w:val="0"/>
              <w:spacing w:after="0" w:line="276" w:lineRule="auto"/>
              <w:jc w:val="center"/>
              <w:rPr>
                <w:sz w:val="22"/>
                <w:szCs w:val="22"/>
              </w:rPr>
            </w:pPr>
            <w:r>
              <w:rPr>
                <w:sz w:val="22"/>
                <w:szCs w:val="22"/>
              </w:rPr>
              <w:t>SS1</w:t>
            </w:r>
          </w:p>
        </w:tc>
        <w:tc>
          <w:tcPr>
            <w:tcW w:w="4621" w:type="dxa"/>
          </w:tcPr>
          <w:p w14:paraId="1A3D1DD2" w14:textId="77777777" w:rsidR="00E7696B" w:rsidRDefault="00E7696B" w:rsidP="00DE27B3">
            <w:pPr>
              <w:pStyle w:val="Corpodeltesto3"/>
              <w:spacing w:line="276" w:lineRule="auto"/>
              <w:jc w:val="center"/>
              <w:rPr>
                <w:sz w:val="22"/>
                <w:szCs w:val="22"/>
              </w:rPr>
            </w:pPr>
            <w:r>
              <w:rPr>
                <w:noProof/>
                <w:sz w:val="22"/>
                <w:szCs w:val="22"/>
                <w:lang w:val="fr-FR" w:eastAsia="fr-FR"/>
              </w:rPr>
              <w:drawing>
                <wp:inline distT="0" distB="0" distL="0" distR="0" wp14:anchorId="2A9B1D0A" wp14:editId="1BB5C268">
                  <wp:extent cx="2844000" cy="2063844"/>
                  <wp:effectExtent l="0" t="0" r="0" b="0"/>
                  <wp:docPr id="1091046533" name="Immagine 7"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46533" name="Immagine 7" descr="Immagine che contiene testo, linea, Diagramma, diagramma&#10;&#10;Descrizione generata automaticamente"/>
                          <pic:cNvPicPr/>
                        </pic:nvPicPr>
                        <pic:blipFill rotWithShape="1">
                          <a:blip r:embed="rId14" cstate="print">
                            <a:extLst>
                              <a:ext uri="{28A0092B-C50C-407E-A947-70E740481C1C}">
                                <a14:useLocalDpi xmlns:a14="http://schemas.microsoft.com/office/drawing/2010/main" val="0"/>
                              </a:ext>
                            </a:extLst>
                          </a:blip>
                          <a:srcRect l="5539" t="11303" r="9383" b="3800"/>
                          <a:stretch/>
                        </pic:blipFill>
                        <pic:spPr bwMode="auto">
                          <a:xfrm>
                            <a:off x="0" y="0"/>
                            <a:ext cx="2844000" cy="2063844"/>
                          </a:xfrm>
                          <a:prstGeom prst="rect">
                            <a:avLst/>
                          </a:prstGeom>
                          <a:ln>
                            <a:noFill/>
                          </a:ln>
                          <a:extLst>
                            <a:ext uri="{53640926-AAD7-44D8-BBD7-CCE9431645EC}">
                              <a14:shadowObscured xmlns:a14="http://schemas.microsoft.com/office/drawing/2010/main"/>
                            </a:ext>
                          </a:extLst>
                        </pic:spPr>
                      </pic:pic>
                    </a:graphicData>
                  </a:graphic>
                </wp:inline>
              </w:drawing>
            </w:r>
          </w:p>
          <w:p w14:paraId="35ADBEE2" w14:textId="77777777" w:rsidR="00E7696B" w:rsidRDefault="00E7696B" w:rsidP="00E7696B">
            <w:pPr>
              <w:pStyle w:val="Corpodeltesto3"/>
              <w:numPr>
                <w:ilvl w:val="0"/>
                <w:numId w:val="79"/>
              </w:numPr>
              <w:autoSpaceDE w:val="0"/>
              <w:autoSpaceDN w:val="0"/>
              <w:spacing w:after="0" w:line="276" w:lineRule="auto"/>
              <w:jc w:val="center"/>
              <w:rPr>
                <w:sz w:val="22"/>
                <w:szCs w:val="22"/>
              </w:rPr>
            </w:pPr>
            <w:r>
              <w:rPr>
                <w:sz w:val="22"/>
                <w:szCs w:val="22"/>
              </w:rPr>
              <w:t>SS2</w:t>
            </w:r>
          </w:p>
        </w:tc>
      </w:tr>
    </w:tbl>
    <w:p w14:paraId="130A0602" w14:textId="77777777" w:rsidR="00E7696B" w:rsidRPr="00E7696B" w:rsidRDefault="00E7696B" w:rsidP="00E7696B">
      <w:pPr>
        <w:pStyle w:val="Corpodeltesto3"/>
        <w:jc w:val="center"/>
        <w:rPr>
          <w:sz w:val="22"/>
          <w:szCs w:val="22"/>
          <w:lang w:val="en-US"/>
        </w:rPr>
      </w:pPr>
      <w:r w:rsidRPr="00E7696B">
        <w:rPr>
          <w:b/>
          <w:sz w:val="22"/>
          <w:szCs w:val="22"/>
          <w:lang w:val="en-US"/>
        </w:rPr>
        <w:t>Figure 5.  Comparison of SC codes with experimental data of ADP10 for Pin3 TC measuring the clad outer temperature. Elevations z taken from the bottom of the active region.</w:t>
      </w:r>
    </w:p>
    <w:p w14:paraId="02952ECE" w14:textId="77777777" w:rsidR="00E7696B" w:rsidRPr="00E7696B" w:rsidRDefault="00E7696B" w:rsidP="00E7696B">
      <w:pPr>
        <w:pStyle w:val="Corpodeltesto3"/>
        <w:rPr>
          <w:sz w:val="22"/>
          <w:szCs w:val="22"/>
          <w:lang w:val="en-US"/>
        </w:rPr>
      </w:pPr>
    </w:p>
    <w:p w14:paraId="30315187" w14:textId="77777777" w:rsidR="00E7696B" w:rsidRPr="004B50CD" w:rsidRDefault="00E7696B" w:rsidP="00E7696B">
      <w:pPr>
        <w:pStyle w:val="Corpodeltesto3"/>
        <w:jc w:val="center"/>
        <w:rPr>
          <w:b/>
          <w:sz w:val="22"/>
          <w:szCs w:val="22"/>
        </w:rPr>
      </w:pPr>
      <w:r w:rsidRPr="00E7696B">
        <w:rPr>
          <w:b/>
          <w:sz w:val="22"/>
          <w:szCs w:val="22"/>
          <w:lang w:val="en-US"/>
        </w:rPr>
        <w:t xml:space="preserve">Table IV. Main statistical performance parameters for the various SC codes on ADP10. </w:t>
      </w:r>
      <w:proofErr w:type="spellStart"/>
      <w:r>
        <w:rPr>
          <w:b/>
          <w:sz w:val="22"/>
          <w:szCs w:val="22"/>
        </w:rPr>
        <w:t>All</w:t>
      </w:r>
      <w:proofErr w:type="spellEnd"/>
      <w:r>
        <w:rPr>
          <w:b/>
          <w:sz w:val="22"/>
          <w:szCs w:val="22"/>
        </w:rPr>
        <w:t xml:space="preserve"> </w:t>
      </w:r>
      <w:proofErr w:type="spellStart"/>
      <w:r>
        <w:rPr>
          <w:b/>
          <w:sz w:val="22"/>
          <w:szCs w:val="22"/>
        </w:rPr>
        <w:t>values</w:t>
      </w:r>
      <w:proofErr w:type="spellEnd"/>
      <w:r>
        <w:rPr>
          <w:b/>
          <w:sz w:val="22"/>
          <w:szCs w:val="22"/>
        </w:rPr>
        <w:t xml:space="preserve"> in [°C].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23"/>
        <w:gridCol w:w="2153"/>
        <w:gridCol w:w="922"/>
        <w:gridCol w:w="923"/>
        <w:gridCol w:w="952"/>
        <w:gridCol w:w="894"/>
        <w:gridCol w:w="923"/>
        <w:gridCol w:w="923"/>
      </w:tblGrid>
      <w:tr w:rsidR="00E7696B" w:rsidRPr="00A77E6F" w14:paraId="4E6364B3" w14:textId="77777777" w:rsidTr="00DE27B3">
        <w:trPr>
          <w:jc w:val="center"/>
        </w:trPr>
        <w:tc>
          <w:tcPr>
            <w:tcW w:w="1523" w:type="dxa"/>
            <w:vMerge w:val="restart"/>
            <w:tcBorders>
              <w:top w:val="double" w:sz="4" w:space="0" w:color="auto"/>
              <w:left w:val="double" w:sz="4" w:space="0" w:color="auto"/>
              <w:right w:val="double" w:sz="4" w:space="0" w:color="auto"/>
            </w:tcBorders>
          </w:tcPr>
          <w:p w14:paraId="6F1186D4" w14:textId="77777777" w:rsidR="00E7696B" w:rsidRPr="00A77E6F" w:rsidRDefault="00E7696B" w:rsidP="00DE27B3">
            <w:pPr>
              <w:pStyle w:val="NormaleWeb"/>
              <w:spacing w:before="0" w:beforeAutospacing="0" w:after="0" w:afterAutospacing="0" w:line="276" w:lineRule="auto"/>
              <w:rPr>
                <w:b/>
                <w:bCs/>
                <w:sz w:val="22"/>
                <w:szCs w:val="22"/>
              </w:rPr>
            </w:pPr>
            <w:r w:rsidRPr="00A77E6F">
              <w:rPr>
                <w:b/>
                <w:bCs/>
                <w:kern w:val="24"/>
                <w:sz w:val="22"/>
                <w:szCs w:val="22"/>
              </w:rPr>
              <w:t>Organization (Country)</w:t>
            </w:r>
          </w:p>
        </w:tc>
        <w:tc>
          <w:tcPr>
            <w:tcW w:w="2153" w:type="dxa"/>
            <w:vMerge w:val="restart"/>
            <w:tcBorders>
              <w:top w:val="double" w:sz="4" w:space="0" w:color="auto"/>
              <w:right w:val="double" w:sz="4" w:space="0" w:color="auto"/>
            </w:tcBorders>
          </w:tcPr>
          <w:p w14:paraId="0E6E5B3F" w14:textId="77777777" w:rsidR="00E7696B" w:rsidRPr="00A77E6F" w:rsidRDefault="00E7696B" w:rsidP="00DE27B3">
            <w:pPr>
              <w:pStyle w:val="NormaleWeb"/>
              <w:spacing w:before="0" w:beforeAutospacing="0" w:after="0" w:afterAutospacing="0" w:line="276" w:lineRule="auto"/>
              <w:jc w:val="center"/>
              <w:rPr>
                <w:b/>
                <w:bCs/>
                <w:sz w:val="22"/>
                <w:szCs w:val="22"/>
              </w:rPr>
            </w:pPr>
            <w:r w:rsidRPr="00A77E6F">
              <w:rPr>
                <w:b/>
                <w:bCs/>
                <w:kern w:val="24"/>
                <w:sz w:val="22"/>
                <w:szCs w:val="22"/>
              </w:rPr>
              <w:t>SC code</w:t>
            </w:r>
          </w:p>
        </w:tc>
        <w:tc>
          <w:tcPr>
            <w:tcW w:w="2797" w:type="dxa"/>
            <w:gridSpan w:val="3"/>
            <w:tcBorders>
              <w:top w:val="double" w:sz="4" w:space="0" w:color="auto"/>
              <w:bottom w:val="double" w:sz="4" w:space="0" w:color="auto"/>
              <w:right w:val="double" w:sz="4" w:space="0" w:color="auto"/>
            </w:tcBorders>
          </w:tcPr>
          <w:p w14:paraId="3AAF267A" w14:textId="77777777" w:rsidR="00E7696B" w:rsidRPr="00A77E6F" w:rsidRDefault="00E7696B" w:rsidP="00DE27B3">
            <w:pPr>
              <w:pStyle w:val="NormaleWeb"/>
              <w:spacing w:before="0" w:beforeAutospacing="0" w:after="0" w:afterAutospacing="0" w:line="276" w:lineRule="auto"/>
              <w:jc w:val="center"/>
              <w:rPr>
                <w:b/>
                <w:bCs/>
                <w:sz w:val="22"/>
                <w:szCs w:val="22"/>
              </w:rPr>
            </w:pPr>
            <w:r>
              <w:rPr>
                <w:b/>
                <w:bCs/>
                <w:sz w:val="22"/>
                <w:szCs w:val="22"/>
              </w:rPr>
              <w:t>SS1</w:t>
            </w:r>
          </w:p>
        </w:tc>
        <w:tc>
          <w:tcPr>
            <w:tcW w:w="2740" w:type="dxa"/>
            <w:gridSpan w:val="3"/>
            <w:tcBorders>
              <w:top w:val="double" w:sz="4" w:space="0" w:color="auto"/>
              <w:bottom w:val="double" w:sz="4" w:space="0" w:color="auto"/>
              <w:right w:val="double" w:sz="4" w:space="0" w:color="auto"/>
            </w:tcBorders>
          </w:tcPr>
          <w:p w14:paraId="6C63DEB3" w14:textId="77777777" w:rsidR="00E7696B" w:rsidRPr="00A77E6F" w:rsidRDefault="00E7696B" w:rsidP="00DE27B3">
            <w:pPr>
              <w:pStyle w:val="NormaleWeb"/>
              <w:spacing w:before="0" w:beforeAutospacing="0" w:after="0" w:afterAutospacing="0" w:line="276" w:lineRule="auto"/>
              <w:jc w:val="center"/>
              <w:rPr>
                <w:b/>
                <w:bCs/>
                <w:sz w:val="22"/>
                <w:szCs w:val="22"/>
              </w:rPr>
            </w:pPr>
            <w:r>
              <w:rPr>
                <w:b/>
                <w:bCs/>
                <w:sz w:val="22"/>
                <w:szCs w:val="22"/>
              </w:rPr>
              <w:t>SS2</w:t>
            </w:r>
          </w:p>
        </w:tc>
      </w:tr>
      <w:tr w:rsidR="00E7696B" w:rsidRPr="00A77E6F" w14:paraId="00909A06" w14:textId="77777777" w:rsidTr="00DE27B3">
        <w:trPr>
          <w:jc w:val="center"/>
        </w:trPr>
        <w:tc>
          <w:tcPr>
            <w:tcW w:w="1523" w:type="dxa"/>
            <w:vMerge/>
            <w:tcBorders>
              <w:left w:val="double" w:sz="4" w:space="0" w:color="auto"/>
              <w:bottom w:val="double" w:sz="4" w:space="0" w:color="auto"/>
              <w:right w:val="double" w:sz="4" w:space="0" w:color="auto"/>
            </w:tcBorders>
          </w:tcPr>
          <w:p w14:paraId="561B019D" w14:textId="77777777" w:rsidR="00E7696B" w:rsidRPr="00A77E6F" w:rsidRDefault="00E7696B" w:rsidP="00DE27B3">
            <w:pPr>
              <w:pStyle w:val="NormaleWeb"/>
              <w:spacing w:before="0" w:beforeAutospacing="0" w:after="0" w:afterAutospacing="0" w:line="276" w:lineRule="auto"/>
              <w:rPr>
                <w:b/>
                <w:bCs/>
                <w:kern w:val="24"/>
                <w:sz w:val="22"/>
                <w:szCs w:val="22"/>
              </w:rPr>
            </w:pPr>
          </w:p>
        </w:tc>
        <w:tc>
          <w:tcPr>
            <w:tcW w:w="2153" w:type="dxa"/>
            <w:vMerge/>
            <w:tcBorders>
              <w:bottom w:val="double" w:sz="4" w:space="0" w:color="auto"/>
              <w:right w:val="double" w:sz="4" w:space="0" w:color="auto"/>
            </w:tcBorders>
          </w:tcPr>
          <w:p w14:paraId="6519D506" w14:textId="77777777" w:rsidR="00E7696B" w:rsidRPr="00A77E6F" w:rsidRDefault="00E7696B" w:rsidP="00DE27B3">
            <w:pPr>
              <w:pStyle w:val="NormaleWeb"/>
              <w:spacing w:before="0" w:beforeAutospacing="0" w:after="0" w:afterAutospacing="0" w:line="276" w:lineRule="auto"/>
              <w:jc w:val="center"/>
              <w:rPr>
                <w:b/>
                <w:bCs/>
                <w:kern w:val="24"/>
                <w:sz w:val="22"/>
                <w:szCs w:val="22"/>
              </w:rPr>
            </w:pPr>
          </w:p>
        </w:tc>
        <w:tc>
          <w:tcPr>
            <w:tcW w:w="922" w:type="dxa"/>
            <w:tcBorders>
              <w:top w:val="double" w:sz="4" w:space="0" w:color="auto"/>
              <w:bottom w:val="double" w:sz="4" w:space="0" w:color="auto"/>
              <w:right w:val="double" w:sz="4" w:space="0" w:color="auto"/>
            </w:tcBorders>
          </w:tcPr>
          <w:p w14:paraId="2B0E4416"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11" w:author="Francesco Lodi" w:date="2025-02-28T12:53:00Z" w16du:dateUtc="2025-02-28T11:53:00Z">
                        <w:rPr>
                          <w:rFonts w:ascii="Cambria Math" w:hAnsi="Cambria Math"/>
                          <w:b/>
                          <w:bCs/>
                          <w:i/>
                          <w:sz w:val="22"/>
                          <w:szCs w:val="22"/>
                        </w:rPr>
                      </w:ins>
                    </m:ctrlPr>
                  </m:sSubPr>
                  <m:e>
                    <m:d>
                      <m:dPr>
                        <m:begChr m:val="|"/>
                        <m:endChr m:val="|"/>
                        <m:ctrlPr>
                          <w:ins w:id="12"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e>
                  <m:sub>
                    <m:r>
                      <m:rPr>
                        <m:sty m:val="bi"/>
                      </m:rPr>
                      <w:rPr>
                        <w:rFonts w:ascii="Cambria Math" w:hAnsi="Cambria Math"/>
                        <w:sz w:val="22"/>
                        <w:szCs w:val="22"/>
                      </w:rPr>
                      <m:t>ave</m:t>
                    </m:r>
                  </m:sub>
                </m:sSub>
              </m:oMath>
            </m:oMathPara>
          </w:p>
        </w:tc>
        <w:tc>
          <w:tcPr>
            <w:tcW w:w="923" w:type="dxa"/>
            <w:tcBorders>
              <w:top w:val="double" w:sz="4" w:space="0" w:color="auto"/>
              <w:bottom w:val="double" w:sz="4" w:space="0" w:color="auto"/>
              <w:right w:val="double" w:sz="4" w:space="0" w:color="auto"/>
            </w:tcBorders>
          </w:tcPr>
          <w:p w14:paraId="5D56D1F6"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13" w:author="Francesco Lodi" w:date="2025-02-28T12:53:00Z" w16du:dateUtc="2025-02-28T11:53:00Z">
                        <w:rPr>
                          <w:rFonts w:ascii="Cambria Math" w:hAnsi="Cambria Math"/>
                          <w:b/>
                          <w:bCs/>
                          <w:i/>
                          <w:sz w:val="22"/>
                          <w:szCs w:val="22"/>
                        </w:rPr>
                      </w:ins>
                    </m:ctrlPr>
                  </m:sSubPr>
                  <m:e>
                    <m:d>
                      <m:dPr>
                        <m:begChr m:val="|"/>
                        <m:endChr m:val="|"/>
                        <m:ctrlPr>
                          <w:ins w:id="14"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σ</m:t>
                        </m:r>
                      </m:e>
                    </m:d>
                  </m:e>
                  <m:sub>
                    <m:d>
                      <m:dPr>
                        <m:begChr m:val="|"/>
                        <m:endChr m:val="|"/>
                        <m:ctrlPr>
                          <w:ins w:id="15"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sub>
                </m:sSub>
              </m:oMath>
            </m:oMathPara>
          </w:p>
        </w:tc>
        <w:tc>
          <w:tcPr>
            <w:tcW w:w="952" w:type="dxa"/>
            <w:tcBorders>
              <w:top w:val="double" w:sz="4" w:space="0" w:color="auto"/>
              <w:bottom w:val="double" w:sz="4" w:space="0" w:color="auto"/>
              <w:right w:val="double" w:sz="4" w:space="0" w:color="auto"/>
            </w:tcBorders>
          </w:tcPr>
          <w:p w14:paraId="66C1BFA1"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16" w:author="Francesco Lodi" w:date="2025-02-28T12:53:00Z" w16du:dateUtc="2025-02-28T11:53:00Z">
                        <w:rPr>
                          <w:rFonts w:ascii="Cambria Math" w:hAnsi="Cambria Math"/>
                          <w:b/>
                          <w:bCs/>
                          <w:i/>
                          <w:sz w:val="22"/>
                          <w:szCs w:val="22"/>
                        </w:rPr>
                      </w:ins>
                    </m:ctrlPr>
                  </m:sSubPr>
                  <m:e>
                    <m:d>
                      <m:dPr>
                        <m:begChr m:val="|"/>
                        <m:endChr m:val="|"/>
                        <m:ctrlPr>
                          <w:ins w:id="17"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e>
                  <m:sub>
                    <m:r>
                      <m:rPr>
                        <m:sty m:val="bi"/>
                      </m:rPr>
                      <w:rPr>
                        <w:rFonts w:ascii="Cambria Math" w:hAnsi="Cambria Math"/>
                        <w:sz w:val="22"/>
                        <w:szCs w:val="22"/>
                      </w:rPr>
                      <m:t>max</m:t>
                    </m:r>
                  </m:sub>
                </m:sSub>
              </m:oMath>
            </m:oMathPara>
          </w:p>
        </w:tc>
        <w:tc>
          <w:tcPr>
            <w:tcW w:w="894" w:type="dxa"/>
            <w:tcBorders>
              <w:top w:val="double" w:sz="4" w:space="0" w:color="auto"/>
              <w:bottom w:val="double" w:sz="4" w:space="0" w:color="auto"/>
              <w:right w:val="double" w:sz="4" w:space="0" w:color="auto"/>
            </w:tcBorders>
          </w:tcPr>
          <w:p w14:paraId="31E16798"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18" w:author="Francesco Lodi" w:date="2025-02-28T12:53:00Z" w16du:dateUtc="2025-02-28T11:53:00Z">
                        <w:rPr>
                          <w:rFonts w:ascii="Cambria Math" w:hAnsi="Cambria Math"/>
                          <w:b/>
                          <w:bCs/>
                          <w:i/>
                          <w:sz w:val="22"/>
                          <w:szCs w:val="22"/>
                        </w:rPr>
                      </w:ins>
                    </m:ctrlPr>
                  </m:sSubPr>
                  <m:e>
                    <m:d>
                      <m:dPr>
                        <m:begChr m:val="|"/>
                        <m:endChr m:val="|"/>
                        <m:ctrlPr>
                          <w:ins w:id="19"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e>
                  <m:sub>
                    <m:r>
                      <m:rPr>
                        <m:sty m:val="bi"/>
                      </m:rPr>
                      <w:rPr>
                        <w:rFonts w:ascii="Cambria Math" w:hAnsi="Cambria Math"/>
                        <w:sz w:val="22"/>
                        <w:szCs w:val="22"/>
                      </w:rPr>
                      <m:t>ave</m:t>
                    </m:r>
                  </m:sub>
                </m:sSub>
              </m:oMath>
            </m:oMathPara>
          </w:p>
        </w:tc>
        <w:tc>
          <w:tcPr>
            <w:tcW w:w="923" w:type="dxa"/>
            <w:tcBorders>
              <w:top w:val="double" w:sz="4" w:space="0" w:color="auto"/>
              <w:bottom w:val="double" w:sz="4" w:space="0" w:color="auto"/>
              <w:right w:val="double" w:sz="4" w:space="0" w:color="auto"/>
            </w:tcBorders>
          </w:tcPr>
          <w:p w14:paraId="2F4FFF79"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20" w:author="Francesco Lodi" w:date="2025-02-28T12:53:00Z" w16du:dateUtc="2025-02-28T11:53:00Z">
                        <w:rPr>
                          <w:rFonts w:ascii="Cambria Math" w:hAnsi="Cambria Math"/>
                          <w:b/>
                          <w:bCs/>
                          <w:i/>
                          <w:sz w:val="22"/>
                          <w:szCs w:val="22"/>
                        </w:rPr>
                      </w:ins>
                    </m:ctrlPr>
                  </m:sSubPr>
                  <m:e>
                    <m:d>
                      <m:dPr>
                        <m:begChr m:val="|"/>
                        <m:endChr m:val="|"/>
                        <m:ctrlPr>
                          <w:ins w:id="21"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σ</m:t>
                        </m:r>
                      </m:e>
                    </m:d>
                  </m:e>
                  <m:sub>
                    <m:d>
                      <m:dPr>
                        <m:begChr m:val="|"/>
                        <m:endChr m:val="|"/>
                        <m:ctrlPr>
                          <w:ins w:id="22"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sub>
                </m:sSub>
              </m:oMath>
            </m:oMathPara>
          </w:p>
        </w:tc>
        <w:tc>
          <w:tcPr>
            <w:tcW w:w="923" w:type="dxa"/>
            <w:tcBorders>
              <w:top w:val="double" w:sz="4" w:space="0" w:color="auto"/>
              <w:bottom w:val="double" w:sz="4" w:space="0" w:color="auto"/>
              <w:right w:val="double" w:sz="4" w:space="0" w:color="auto"/>
            </w:tcBorders>
          </w:tcPr>
          <w:p w14:paraId="2B0882D9"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23" w:author="Francesco Lodi" w:date="2025-02-28T12:53:00Z" w16du:dateUtc="2025-02-28T11:53:00Z">
                        <w:rPr>
                          <w:rFonts w:ascii="Cambria Math" w:hAnsi="Cambria Math"/>
                          <w:b/>
                          <w:bCs/>
                          <w:i/>
                          <w:sz w:val="22"/>
                          <w:szCs w:val="22"/>
                        </w:rPr>
                      </w:ins>
                    </m:ctrlPr>
                  </m:sSubPr>
                  <m:e>
                    <m:d>
                      <m:dPr>
                        <m:begChr m:val="|"/>
                        <m:endChr m:val="|"/>
                        <m:ctrlPr>
                          <w:ins w:id="24"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e>
                  <m:sub>
                    <m:r>
                      <m:rPr>
                        <m:sty m:val="bi"/>
                      </m:rPr>
                      <w:rPr>
                        <w:rFonts w:ascii="Cambria Math" w:hAnsi="Cambria Math"/>
                        <w:sz w:val="22"/>
                        <w:szCs w:val="22"/>
                      </w:rPr>
                      <m:t>max</m:t>
                    </m:r>
                  </m:sub>
                </m:sSub>
              </m:oMath>
            </m:oMathPara>
          </w:p>
        </w:tc>
      </w:tr>
      <w:tr w:rsidR="00E7696B" w:rsidRPr="00A77E6F" w14:paraId="4DDFE797" w14:textId="77777777" w:rsidTr="00DE27B3">
        <w:trPr>
          <w:jc w:val="center"/>
        </w:trPr>
        <w:tc>
          <w:tcPr>
            <w:tcW w:w="1523" w:type="dxa"/>
            <w:tcBorders>
              <w:left w:val="double" w:sz="4" w:space="0" w:color="auto"/>
              <w:right w:val="double" w:sz="4" w:space="0" w:color="auto"/>
            </w:tcBorders>
            <w:vAlign w:val="center"/>
          </w:tcPr>
          <w:p w14:paraId="46718DD4"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CNPRI (CH)</w:t>
            </w:r>
          </w:p>
        </w:tc>
        <w:tc>
          <w:tcPr>
            <w:tcW w:w="2153" w:type="dxa"/>
            <w:tcBorders>
              <w:right w:val="double" w:sz="4" w:space="0" w:color="auto"/>
            </w:tcBorders>
            <w:vAlign w:val="center"/>
          </w:tcPr>
          <w:p w14:paraId="0D5AD9F5"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ATHAS-LBE</w:t>
            </w:r>
          </w:p>
        </w:tc>
        <w:tc>
          <w:tcPr>
            <w:tcW w:w="922" w:type="dxa"/>
            <w:tcBorders>
              <w:right w:val="double" w:sz="4" w:space="0" w:color="auto"/>
            </w:tcBorders>
            <w:vAlign w:val="center"/>
          </w:tcPr>
          <w:p w14:paraId="71684612"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2.9</w:t>
            </w:r>
          </w:p>
        </w:tc>
        <w:tc>
          <w:tcPr>
            <w:tcW w:w="923" w:type="dxa"/>
            <w:tcBorders>
              <w:right w:val="double" w:sz="4" w:space="0" w:color="auto"/>
            </w:tcBorders>
            <w:vAlign w:val="center"/>
          </w:tcPr>
          <w:p w14:paraId="485517F9"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2.3</w:t>
            </w:r>
          </w:p>
        </w:tc>
        <w:tc>
          <w:tcPr>
            <w:tcW w:w="952" w:type="dxa"/>
            <w:tcBorders>
              <w:right w:val="double" w:sz="4" w:space="0" w:color="auto"/>
            </w:tcBorders>
            <w:vAlign w:val="center"/>
          </w:tcPr>
          <w:p w14:paraId="038599FB"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11.5</w:t>
            </w:r>
          </w:p>
        </w:tc>
        <w:tc>
          <w:tcPr>
            <w:tcW w:w="894" w:type="dxa"/>
            <w:tcBorders>
              <w:right w:val="double" w:sz="4" w:space="0" w:color="auto"/>
            </w:tcBorders>
            <w:vAlign w:val="center"/>
          </w:tcPr>
          <w:p w14:paraId="3770E297"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4</w:t>
            </w:r>
            <w:r>
              <w:rPr>
                <w:sz w:val="22"/>
                <w:szCs w:val="22"/>
              </w:rPr>
              <w:t>.0</w:t>
            </w:r>
          </w:p>
        </w:tc>
        <w:tc>
          <w:tcPr>
            <w:tcW w:w="923" w:type="dxa"/>
            <w:tcBorders>
              <w:right w:val="double" w:sz="4" w:space="0" w:color="auto"/>
            </w:tcBorders>
            <w:vAlign w:val="center"/>
          </w:tcPr>
          <w:p w14:paraId="00B17B5F"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3.4</w:t>
            </w:r>
          </w:p>
        </w:tc>
        <w:tc>
          <w:tcPr>
            <w:tcW w:w="923" w:type="dxa"/>
            <w:tcBorders>
              <w:right w:val="double" w:sz="4" w:space="0" w:color="auto"/>
            </w:tcBorders>
            <w:vAlign w:val="center"/>
          </w:tcPr>
          <w:p w14:paraId="33D6AE0D"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13</w:t>
            </w:r>
            <w:r>
              <w:rPr>
                <w:sz w:val="22"/>
                <w:szCs w:val="22"/>
              </w:rPr>
              <w:t>.0</w:t>
            </w:r>
          </w:p>
        </w:tc>
      </w:tr>
      <w:tr w:rsidR="00E7696B" w:rsidRPr="00A77E6F" w14:paraId="17497D59" w14:textId="77777777" w:rsidTr="00DE27B3">
        <w:trPr>
          <w:jc w:val="center"/>
        </w:trPr>
        <w:tc>
          <w:tcPr>
            <w:tcW w:w="1523" w:type="dxa"/>
            <w:tcBorders>
              <w:left w:val="double" w:sz="4" w:space="0" w:color="auto"/>
              <w:right w:val="double" w:sz="4" w:space="0" w:color="auto"/>
            </w:tcBorders>
            <w:vAlign w:val="center"/>
          </w:tcPr>
          <w:p w14:paraId="21C45A0C"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XJTU (CH)</w:t>
            </w:r>
          </w:p>
        </w:tc>
        <w:tc>
          <w:tcPr>
            <w:tcW w:w="2153" w:type="dxa"/>
            <w:tcBorders>
              <w:right w:val="double" w:sz="4" w:space="0" w:color="auto"/>
            </w:tcBorders>
            <w:vAlign w:val="center"/>
          </w:tcPr>
          <w:p w14:paraId="04BF336A"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YAOGUANG</w:t>
            </w:r>
          </w:p>
        </w:tc>
        <w:tc>
          <w:tcPr>
            <w:tcW w:w="922" w:type="dxa"/>
            <w:tcBorders>
              <w:right w:val="double" w:sz="4" w:space="0" w:color="auto"/>
            </w:tcBorders>
            <w:vAlign w:val="center"/>
          </w:tcPr>
          <w:p w14:paraId="36240DB3"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2.6</w:t>
            </w:r>
          </w:p>
        </w:tc>
        <w:tc>
          <w:tcPr>
            <w:tcW w:w="923" w:type="dxa"/>
            <w:tcBorders>
              <w:right w:val="double" w:sz="4" w:space="0" w:color="auto"/>
            </w:tcBorders>
            <w:vAlign w:val="center"/>
          </w:tcPr>
          <w:p w14:paraId="202E5B9A"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1.9</w:t>
            </w:r>
          </w:p>
        </w:tc>
        <w:tc>
          <w:tcPr>
            <w:tcW w:w="952" w:type="dxa"/>
            <w:tcBorders>
              <w:right w:val="double" w:sz="4" w:space="0" w:color="auto"/>
            </w:tcBorders>
            <w:vAlign w:val="center"/>
          </w:tcPr>
          <w:p w14:paraId="2D7CF90A"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9</w:t>
            </w:r>
            <w:r>
              <w:rPr>
                <w:sz w:val="22"/>
                <w:szCs w:val="22"/>
              </w:rPr>
              <w:t>.0</w:t>
            </w:r>
          </w:p>
        </w:tc>
        <w:tc>
          <w:tcPr>
            <w:tcW w:w="894" w:type="dxa"/>
            <w:tcBorders>
              <w:right w:val="double" w:sz="4" w:space="0" w:color="auto"/>
            </w:tcBorders>
            <w:vAlign w:val="center"/>
          </w:tcPr>
          <w:p w14:paraId="2E6AC329"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3.8</w:t>
            </w:r>
          </w:p>
        </w:tc>
        <w:tc>
          <w:tcPr>
            <w:tcW w:w="923" w:type="dxa"/>
            <w:tcBorders>
              <w:right w:val="double" w:sz="4" w:space="0" w:color="auto"/>
            </w:tcBorders>
            <w:vAlign w:val="center"/>
          </w:tcPr>
          <w:p w14:paraId="50CDBD28"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3.1</w:t>
            </w:r>
          </w:p>
        </w:tc>
        <w:tc>
          <w:tcPr>
            <w:tcW w:w="923" w:type="dxa"/>
            <w:tcBorders>
              <w:right w:val="double" w:sz="4" w:space="0" w:color="auto"/>
            </w:tcBorders>
            <w:vAlign w:val="center"/>
          </w:tcPr>
          <w:p w14:paraId="7FDE8962"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14.1</w:t>
            </w:r>
          </w:p>
        </w:tc>
      </w:tr>
      <w:tr w:rsidR="00E7696B" w:rsidRPr="00A77E6F" w14:paraId="2C72CF82" w14:textId="77777777" w:rsidTr="00DE27B3">
        <w:trPr>
          <w:jc w:val="center"/>
        </w:trPr>
        <w:tc>
          <w:tcPr>
            <w:tcW w:w="1523" w:type="dxa"/>
            <w:tcBorders>
              <w:left w:val="double" w:sz="4" w:space="0" w:color="auto"/>
              <w:right w:val="double" w:sz="4" w:space="0" w:color="auto"/>
            </w:tcBorders>
            <w:vAlign w:val="center"/>
          </w:tcPr>
          <w:p w14:paraId="795A85D6"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JRC (EC)</w:t>
            </w:r>
          </w:p>
        </w:tc>
        <w:tc>
          <w:tcPr>
            <w:tcW w:w="2153" w:type="dxa"/>
            <w:tcBorders>
              <w:right w:val="double" w:sz="4" w:space="0" w:color="auto"/>
            </w:tcBorders>
            <w:vAlign w:val="center"/>
          </w:tcPr>
          <w:p w14:paraId="20CD6006" w14:textId="77777777" w:rsidR="00E7696B" w:rsidRPr="00A77E6F" w:rsidRDefault="00E7696B" w:rsidP="00DE27B3">
            <w:pPr>
              <w:pStyle w:val="NormaleWeb"/>
              <w:spacing w:before="0" w:beforeAutospacing="0" w:after="0" w:afterAutospacing="0" w:line="276" w:lineRule="auto"/>
              <w:jc w:val="center"/>
              <w:rPr>
                <w:sz w:val="22"/>
                <w:szCs w:val="22"/>
                <w:lang w:val="it-IT"/>
              </w:rPr>
            </w:pPr>
            <w:r w:rsidRPr="00A77E6F">
              <w:rPr>
                <w:kern w:val="24"/>
                <w:sz w:val="22"/>
                <w:szCs w:val="22"/>
                <w:lang w:val="it-IT"/>
              </w:rPr>
              <w:t xml:space="preserve">COBRA-4I (JRC </w:t>
            </w:r>
            <w:proofErr w:type="spellStart"/>
            <w:r w:rsidRPr="00A77E6F">
              <w:rPr>
                <w:kern w:val="24"/>
                <w:sz w:val="22"/>
                <w:szCs w:val="22"/>
                <w:lang w:val="it-IT"/>
              </w:rPr>
              <w:t>version</w:t>
            </w:r>
            <w:proofErr w:type="spellEnd"/>
            <w:r w:rsidRPr="00A77E6F">
              <w:rPr>
                <w:kern w:val="24"/>
                <w:sz w:val="22"/>
                <w:szCs w:val="22"/>
                <w:lang w:val="it-IT"/>
              </w:rPr>
              <w:t>)</w:t>
            </w:r>
          </w:p>
        </w:tc>
        <w:tc>
          <w:tcPr>
            <w:tcW w:w="922" w:type="dxa"/>
            <w:tcBorders>
              <w:right w:val="double" w:sz="4" w:space="0" w:color="auto"/>
            </w:tcBorders>
            <w:vAlign w:val="center"/>
          </w:tcPr>
          <w:p w14:paraId="01E994A2"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2.4</w:t>
            </w:r>
          </w:p>
        </w:tc>
        <w:tc>
          <w:tcPr>
            <w:tcW w:w="923" w:type="dxa"/>
            <w:tcBorders>
              <w:right w:val="double" w:sz="4" w:space="0" w:color="auto"/>
            </w:tcBorders>
            <w:vAlign w:val="center"/>
          </w:tcPr>
          <w:p w14:paraId="78F7C525"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1.8</w:t>
            </w:r>
          </w:p>
        </w:tc>
        <w:tc>
          <w:tcPr>
            <w:tcW w:w="952" w:type="dxa"/>
            <w:tcBorders>
              <w:right w:val="double" w:sz="4" w:space="0" w:color="auto"/>
            </w:tcBorders>
            <w:vAlign w:val="center"/>
          </w:tcPr>
          <w:p w14:paraId="5453026C"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7.1</w:t>
            </w:r>
          </w:p>
        </w:tc>
        <w:tc>
          <w:tcPr>
            <w:tcW w:w="894" w:type="dxa"/>
            <w:tcBorders>
              <w:right w:val="double" w:sz="4" w:space="0" w:color="auto"/>
            </w:tcBorders>
            <w:vAlign w:val="center"/>
          </w:tcPr>
          <w:p w14:paraId="0F90BBE2"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3.4</w:t>
            </w:r>
          </w:p>
        </w:tc>
        <w:tc>
          <w:tcPr>
            <w:tcW w:w="923" w:type="dxa"/>
            <w:tcBorders>
              <w:right w:val="double" w:sz="4" w:space="0" w:color="auto"/>
            </w:tcBorders>
            <w:vAlign w:val="center"/>
          </w:tcPr>
          <w:p w14:paraId="3E848DFD"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2.5</w:t>
            </w:r>
          </w:p>
        </w:tc>
        <w:tc>
          <w:tcPr>
            <w:tcW w:w="923" w:type="dxa"/>
            <w:tcBorders>
              <w:right w:val="double" w:sz="4" w:space="0" w:color="auto"/>
            </w:tcBorders>
            <w:vAlign w:val="center"/>
          </w:tcPr>
          <w:p w14:paraId="7E480849"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11.8</w:t>
            </w:r>
          </w:p>
        </w:tc>
      </w:tr>
      <w:tr w:rsidR="00E7696B" w:rsidRPr="00A77E6F" w14:paraId="63F7C088" w14:textId="77777777" w:rsidTr="00DE27B3">
        <w:trPr>
          <w:jc w:val="center"/>
        </w:trPr>
        <w:tc>
          <w:tcPr>
            <w:tcW w:w="1523" w:type="dxa"/>
            <w:tcBorders>
              <w:left w:val="double" w:sz="4" w:space="0" w:color="auto"/>
              <w:right w:val="double" w:sz="4" w:space="0" w:color="auto"/>
            </w:tcBorders>
            <w:vAlign w:val="center"/>
          </w:tcPr>
          <w:p w14:paraId="4B8F72C9"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ENEA (IT)</w:t>
            </w:r>
          </w:p>
        </w:tc>
        <w:tc>
          <w:tcPr>
            <w:tcW w:w="2153" w:type="dxa"/>
            <w:tcBorders>
              <w:right w:val="double" w:sz="4" w:space="0" w:color="auto"/>
            </w:tcBorders>
            <w:vAlign w:val="center"/>
          </w:tcPr>
          <w:p w14:paraId="59336A93"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ANTEO+</w:t>
            </w:r>
          </w:p>
        </w:tc>
        <w:tc>
          <w:tcPr>
            <w:tcW w:w="922" w:type="dxa"/>
            <w:tcBorders>
              <w:right w:val="double" w:sz="4" w:space="0" w:color="auto"/>
            </w:tcBorders>
            <w:vAlign w:val="center"/>
          </w:tcPr>
          <w:p w14:paraId="248C7646"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2.4</w:t>
            </w:r>
          </w:p>
        </w:tc>
        <w:tc>
          <w:tcPr>
            <w:tcW w:w="923" w:type="dxa"/>
            <w:tcBorders>
              <w:right w:val="double" w:sz="4" w:space="0" w:color="auto"/>
            </w:tcBorders>
            <w:vAlign w:val="center"/>
          </w:tcPr>
          <w:p w14:paraId="3BA23259"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2.2</w:t>
            </w:r>
          </w:p>
        </w:tc>
        <w:tc>
          <w:tcPr>
            <w:tcW w:w="952" w:type="dxa"/>
            <w:tcBorders>
              <w:right w:val="double" w:sz="4" w:space="0" w:color="auto"/>
            </w:tcBorders>
            <w:vAlign w:val="center"/>
          </w:tcPr>
          <w:p w14:paraId="58724EC8"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9</w:t>
            </w:r>
            <w:r>
              <w:rPr>
                <w:sz w:val="22"/>
                <w:szCs w:val="22"/>
              </w:rPr>
              <w:t>.0</w:t>
            </w:r>
          </w:p>
        </w:tc>
        <w:tc>
          <w:tcPr>
            <w:tcW w:w="894" w:type="dxa"/>
            <w:tcBorders>
              <w:right w:val="double" w:sz="4" w:space="0" w:color="auto"/>
            </w:tcBorders>
            <w:vAlign w:val="center"/>
          </w:tcPr>
          <w:p w14:paraId="34452F51"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4.7</w:t>
            </w:r>
          </w:p>
        </w:tc>
        <w:tc>
          <w:tcPr>
            <w:tcW w:w="923" w:type="dxa"/>
            <w:tcBorders>
              <w:right w:val="double" w:sz="4" w:space="0" w:color="auto"/>
            </w:tcBorders>
            <w:vAlign w:val="center"/>
          </w:tcPr>
          <w:p w14:paraId="5D34F60A"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3.9</w:t>
            </w:r>
          </w:p>
        </w:tc>
        <w:tc>
          <w:tcPr>
            <w:tcW w:w="923" w:type="dxa"/>
            <w:tcBorders>
              <w:right w:val="double" w:sz="4" w:space="0" w:color="auto"/>
            </w:tcBorders>
            <w:vAlign w:val="center"/>
          </w:tcPr>
          <w:p w14:paraId="53CFBFA3"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16</w:t>
            </w:r>
            <w:r>
              <w:rPr>
                <w:sz w:val="22"/>
                <w:szCs w:val="22"/>
              </w:rPr>
              <w:t>.0</w:t>
            </w:r>
          </w:p>
        </w:tc>
      </w:tr>
      <w:tr w:rsidR="00E7696B" w:rsidRPr="00A77E6F" w14:paraId="0E532382" w14:textId="77777777" w:rsidTr="00DE27B3">
        <w:trPr>
          <w:jc w:val="center"/>
        </w:trPr>
        <w:tc>
          <w:tcPr>
            <w:tcW w:w="1523" w:type="dxa"/>
            <w:tcBorders>
              <w:left w:val="double" w:sz="4" w:space="0" w:color="auto"/>
              <w:right w:val="double" w:sz="4" w:space="0" w:color="auto"/>
            </w:tcBorders>
            <w:vAlign w:val="center"/>
          </w:tcPr>
          <w:p w14:paraId="32A205F6"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La Sapienza (IT)</w:t>
            </w:r>
          </w:p>
        </w:tc>
        <w:tc>
          <w:tcPr>
            <w:tcW w:w="2153" w:type="dxa"/>
            <w:tcBorders>
              <w:right w:val="double" w:sz="4" w:space="0" w:color="auto"/>
            </w:tcBorders>
            <w:vAlign w:val="center"/>
          </w:tcPr>
          <w:p w14:paraId="0CCB7F12"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RELAP5-3D</w:t>
            </w:r>
            <w:r w:rsidRPr="004235B8">
              <w:rPr>
                <w:kern w:val="24"/>
                <w:sz w:val="22"/>
                <w:szCs w:val="22"/>
                <w:vertAlign w:val="superscript"/>
              </w:rPr>
              <w:t>©</w:t>
            </w:r>
            <w:r w:rsidRPr="00A77E6F">
              <w:rPr>
                <w:kern w:val="24"/>
                <w:sz w:val="22"/>
                <w:szCs w:val="22"/>
              </w:rPr>
              <w:t xml:space="preserve"> (v4.3</w:t>
            </w:r>
            <w:r>
              <w:rPr>
                <w:kern w:val="24"/>
                <w:sz w:val="22"/>
                <w:szCs w:val="22"/>
              </w:rPr>
              <w:t>.4</w:t>
            </w:r>
            <w:r w:rsidRPr="00A77E6F">
              <w:rPr>
                <w:kern w:val="24"/>
                <w:sz w:val="22"/>
                <w:szCs w:val="22"/>
              </w:rPr>
              <w:t>)</w:t>
            </w:r>
          </w:p>
        </w:tc>
        <w:tc>
          <w:tcPr>
            <w:tcW w:w="922" w:type="dxa"/>
            <w:tcBorders>
              <w:right w:val="double" w:sz="4" w:space="0" w:color="auto"/>
            </w:tcBorders>
            <w:vAlign w:val="center"/>
          </w:tcPr>
          <w:p w14:paraId="75D67AB3"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4</w:t>
            </w:r>
            <w:r>
              <w:rPr>
                <w:sz w:val="22"/>
                <w:szCs w:val="22"/>
              </w:rPr>
              <w:t>.0</w:t>
            </w:r>
          </w:p>
        </w:tc>
        <w:tc>
          <w:tcPr>
            <w:tcW w:w="923" w:type="dxa"/>
            <w:tcBorders>
              <w:right w:val="double" w:sz="4" w:space="0" w:color="auto"/>
            </w:tcBorders>
            <w:vAlign w:val="center"/>
          </w:tcPr>
          <w:p w14:paraId="402E28D4"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2.2</w:t>
            </w:r>
          </w:p>
        </w:tc>
        <w:tc>
          <w:tcPr>
            <w:tcW w:w="952" w:type="dxa"/>
            <w:tcBorders>
              <w:right w:val="double" w:sz="4" w:space="0" w:color="auto"/>
            </w:tcBorders>
            <w:vAlign w:val="center"/>
          </w:tcPr>
          <w:p w14:paraId="45E113F9"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10.9</w:t>
            </w:r>
          </w:p>
        </w:tc>
        <w:tc>
          <w:tcPr>
            <w:tcW w:w="894" w:type="dxa"/>
            <w:tcBorders>
              <w:right w:val="double" w:sz="4" w:space="0" w:color="auto"/>
            </w:tcBorders>
            <w:vAlign w:val="center"/>
          </w:tcPr>
          <w:p w14:paraId="66C811D2"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5.4</w:t>
            </w:r>
          </w:p>
        </w:tc>
        <w:tc>
          <w:tcPr>
            <w:tcW w:w="923" w:type="dxa"/>
            <w:tcBorders>
              <w:right w:val="double" w:sz="4" w:space="0" w:color="auto"/>
            </w:tcBorders>
            <w:vAlign w:val="center"/>
          </w:tcPr>
          <w:p w14:paraId="24608161"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4.2</w:t>
            </w:r>
          </w:p>
        </w:tc>
        <w:tc>
          <w:tcPr>
            <w:tcW w:w="923" w:type="dxa"/>
            <w:tcBorders>
              <w:right w:val="double" w:sz="4" w:space="0" w:color="auto"/>
            </w:tcBorders>
            <w:vAlign w:val="center"/>
          </w:tcPr>
          <w:p w14:paraId="255022C8"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16.9</w:t>
            </w:r>
          </w:p>
        </w:tc>
      </w:tr>
      <w:tr w:rsidR="00E7696B" w:rsidRPr="00A77E6F" w14:paraId="4FD39DA3" w14:textId="77777777" w:rsidTr="00DE27B3">
        <w:trPr>
          <w:jc w:val="center"/>
        </w:trPr>
        <w:tc>
          <w:tcPr>
            <w:tcW w:w="1523" w:type="dxa"/>
            <w:tcBorders>
              <w:left w:val="double" w:sz="4" w:space="0" w:color="auto"/>
              <w:bottom w:val="single" w:sz="4" w:space="0" w:color="auto"/>
              <w:right w:val="double" w:sz="4" w:space="0" w:color="auto"/>
            </w:tcBorders>
            <w:vAlign w:val="center"/>
          </w:tcPr>
          <w:p w14:paraId="2685E554"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RATEN ICN (RO)</w:t>
            </w:r>
          </w:p>
        </w:tc>
        <w:tc>
          <w:tcPr>
            <w:tcW w:w="2153" w:type="dxa"/>
            <w:tcBorders>
              <w:bottom w:val="single" w:sz="4" w:space="0" w:color="auto"/>
              <w:right w:val="double" w:sz="4" w:space="0" w:color="auto"/>
            </w:tcBorders>
            <w:vAlign w:val="center"/>
          </w:tcPr>
          <w:p w14:paraId="79BB9CB5"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ANTEO+/RELAP5 (SCADAP-SIM)</w:t>
            </w:r>
          </w:p>
        </w:tc>
        <w:tc>
          <w:tcPr>
            <w:tcW w:w="922" w:type="dxa"/>
            <w:tcBorders>
              <w:bottom w:val="single" w:sz="4" w:space="0" w:color="auto"/>
              <w:right w:val="double" w:sz="4" w:space="0" w:color="auto"/>
            </w:tcBorders>
            <w:vAlign w:val="center"/>
          </w:tcPr>
          <w:p w14:paraId="2D77B9C0"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2.8</w:t>
            </w:r>
          </w:p>
        </w:tc>
        <w:tc>
          <w:tcPr>
            <w:tcW w:w="923" w:type="dxa"/>
            <w:tcBorders>
              <w:bottom w:val="single" w:sz="4" w:space="0" w:color="auto"/>
              <w:right w:val="double" w:sz="4" w:space="0" w:color="auto"/>
            </w:tcBorders>
            <w:vAlign w:val="center"/>
          </w:tcPr>
          <w:p w14:paraId="651DC71A"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2.4</w:t>
            </w:r>
          </w:p>
        </w:tc>
        <w:tc>
          <w:tcPr>
            <w:tcW w:w="952" w:type="dxa"/>
            <w:tcBorders>
              <w:bottom w:val="single" w:sz="4" w:space="0" w:color="auto"/>
              <w:right w:val="double" w:sz="4" w:space="0" w:color="auto"/>
            </w:tcBorders>
            <w:vAlign w:val="center"/>
          </w:tcPr>
          <w:p w14:paraId="426C0DCE"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9.1</w:t>
            </w:r>
          </w:p>
        </w:tc>
        <w:tc>
          <w:tcPr>
            <w:tcW w:w="894" w:type="dxa"/>
            <w:tcBorders>
              <w:bottom w:val="single" w:sz="4" w:space="0" w:color="auto"/>
              <w:right w:val="double" w:sz="4" w:space="0" w:color="auto"/>
            </w:tcBorders>
            <w:vAlign w:val="center"/>
          </w:tcPr>
          <w:p w14:paraId="465A7E1D"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10</w:t>
            </w:r>
          </w:p>
        </w:tc>
        <w:tc>
          <w:tcPr>
            <w:tcW w:w="923" w:type="dxa"/>
            <w:tcBorders>
              <w:bottom w:val="single" w:sz="4" w:space="0" w:color="auto"/>
              <w:right w:val="double" w:sz="4" w:space="0" w:color="auto"/>
            </w:tcBorders>
            <w:vAlign w:val="center"/>
          </w:tcPr>
          <w:p w14:paraId="18A4F60E"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5.6</w:t>
            </w:r>
          </w:p>
        </w:tc>
        <w:tc>
          <w:tcPr>
            <w:tcW w:w="923" w:type="dxa"/>
            <w:tcBorders>
              <w:bottom w:val="single" w:sz="4" w:space="0" w:color="auto"/>
              <w:right w:val="double" w:sz="4" w:space="0" w:color="auto"/>
            </w:tcBorders>
            <w:vAlign w:val="center"/>
          </w:tcPr>
          <w:p w14:paraId="0B80308F"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23.8</w:t>
            </w:r>
          </w:p>
        </w:tc>
      </w:tr>
      <w:tr w:rsidR="00E7696B" w:rsidRPr="00A77E6F" w14:paraId="32274064" w14:textId="77777777" w:rsidTr="00DE27B3">
        <w:trPr>
          <w:jc w:val="center"/>
        </w:trPr>
        <w:tc>
          <w:tcPr>
            <w:tcW w:w="1523" w:type="dxa"/>
            <w:tcBorders>
              <w:left w:val="double" w:sz="4" w:space="0" w:color="auto"/>
              <w:right w:val="double" w:sz="4" w:space="0" w:color="auto"/>
            </w:tcBorders>
            <w:vAlign w:val="center"/>
          </w:tcPr>
          <w:p w14:paraId="04535F31" w14:textId="77777777" w:rsidR="00E7696B" w:rsidRPr="00A77E6F" w:rsidRDefault="00E7696B" w:rsidP="00DE27B3">
            <w:pPr>
              <w:pStyle w:val="NormaleWeb"/>
              <w:spacing w:before="0" w:beforeAutospacing="0" w:after="0" w:afterAutospacing="0" w:line="276" w:lineRule="auto"/>
              <w:rPr>
                <w:b/>
                <w:sz w:val="22"/>
                <w:szCs w:val="22"/>
              </w:rPr>
            </w:pPr>
            <w:proofErr w:type="spellStart"/>
            <w:r w:rsidRPr="00A77E6F">
              <w:rPr>
                <w:kern w:val="24"/>
                <w:sz w:val="22"/>
                <w:szCs w:val="22"/>
              </w:rPr>
              <w:t>Gidropress</w:t>
            </w:r>
            <w:proofErr w:type="spellEnd"/>
            <w:r w:rsidRPr="00A77E6F">
              <w:rPr>
                <w:kern w:val="24"/>
                <w:sz w:val="22"/>
                <w:szCs w:val="22"/>
              </w:rPr>
              <w:t xml:space="preserve"> (RU)</w:t>
            </w:r>
          </w:p>
        </w:tc>
        <w:tc>
          <w:tcPr>
            <w:tcW w:w="2153" w:type="dxa"/>
            <w:tcBorders>
              <w:right w:val="double" w:sz="4" w:space="0" w:color="auto"/>
            </w:tcBorders>
            <w:vAlign w:val="center"/>
          </w:tcPr>
          <w:p w14:paraId="0D77A0A3"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MATADOR</w:t>
            </w:r>
          </w:p>
        </w:tc>
        <w:tc>
          <w:tcPr>
            <w:tcW w:w="922" w:type="dxa"/>
            <w:tcBorders>
              <w:right w:val="double" w:sz="4" w:space="0" w:color="auto"/>
            </w:tcBorders>
            <w:vAlign w:val="center"/>
          </w:tcPr>
          <w:p w14:paraId="415A4BC8"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2.8</w:t>
            </w:r>
          </w:p>
        </w:tc>
        <w:tc>
          <w:tcPr>
            <w:tcW w:w="923" w:type="dxa"/>
            <w:tcBorders>
              <w:right w:val="double" w:sz="4" w:space="0" w:color="auto"/>
            </w:tcBorders>
            <w:vAlign w:val="center"/>
          </w:tcPr>
          <w:p w14:paraId="401A04D5"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2.2</w:t>
            </w:r>
          </w:p>
        </w:tc>
        <w:tc>
          <w:tcPr>
            <w:tcW w:w="952" w:type="dxa"/>
            <w:tcBorders>
              <w:right w:val="double" w:sz="4" w:space="0" w:color="auto"/>
            </w:tcBorders>
            <w:vAlign w:val="center"/>
          </w:tcPr>
          <w:p w14:paraId="41383CAA"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9.3</w:t>
            </w:r>
          </w:p>
        </w:tc>
        <w:tc>
          <w:tcPr>
            <w:tcW w:w="894" w:type="dxa"/>
            <w:tcBorders>
              <w:right w:val="double" w:sz="4" w:space="0" w:color="auto"/>
            </w:tcBorders>
            <w:vAlign w:val="center"/>
          </w:tcPr>
          <w:p w14:paraId="257C2512"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3.3</w:t>
            </w:r>
          </w:p>
        </w:tc>
        <w:tc>
          <w:tcPr>
            <w:tcW w:w="923" w:type="dxa"/>
            <w:tcBorders>
              <w:right w:val="double" w:sz="4" w:space="0" w:color="auto"/>
            </w:tcBorders>
            <w:vAlign w:val="center"/>
          </w:tcPr>
          <w:p w14:paraId="26A6D8D1"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2.9</w:t>
            </w:r>
          </w:p>
        </w:tc>
        <w:tc>
          <w:tcPr>
            <w:tcW w:w="923" w:type="dxa"/>
            <w:tcBorders>
              <w:right w:val="double" w:sz="4" w:space="0" w:color="auto"/>
            </w:tcBorders>
            <w:vAlign w:val="center"/>
          </w:tcPr>
          <w:p w14:paraId="69D88305"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14</w:t>
            </w:r>
            <w:r>
              <w:rPr>
                <w:sz w:val="22"/>
                <w:szCs w:val="22"/>
              </w:rPr>
              <w:t>.0</w:t>
            </w:r>
          </w:p>
        </w:tc>
      </w:tr>
      <w:tr w:rsidR="00E7696B" w:rsidRPr="00A77E6F" w14:paraId="57AA928B" w14:textId="77777777" w:rsidTr="00DE27B3">
        <w:trPr>
          <w:jc w:val="center"/>
        </w:trPr>
        <w:tc>
          <w:tcPr>
            <w:tcW w:w="1523" w:type="dxa"/>
            <w:tcBorders>
              <w:left w:val="double" w:sz="4" w:space="0" w:color="auto"/>
              <w:right w:val="double" w:sz="4" w:space="0" w:color="auto"/>
            </w:tcBorders>
            <w:vAlign w:val="center"/>
          </w:tcPr>
          <w:p w14:paraId="26DE138C"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IBRAE (RU)</w:t>
            </w:r>
          </w:p>
        </w:tc>
        <w:tc>
          <w:tcPr>
            <w:tcW w:w="2153" w:type="dxa"/>
            <w:tcBorders>
              <w:right w:val="double" w:sz="4" w:space="0" w:color="auto"/>
            </w:tcBorders>
            <w:vAlign w:val="center"/>
          </w:tcPr>
          <w:p w14:paraId="30A0A5D2"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EUCLID/V2 (subchannel module CELSIST)</w:t>
            </w:r>
          </w:p>
        </w:tc>
        <w:tc>
          <w:tcPr>
            <w:tcW w:w="922" w:type="dxa"/>
            <w:tcBorders>
              <w:right w:val="double" w:sz="4" w:space="0" w:color="auto"/>
            </w:tcBorders>
            <w:vAlign w:val="center"/>
          </w:tcPr>
          <w:p w14:paraId="1E063977"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3.8</w:t>
            </w:r>
          </w:p>
        </w:tc>
        <w:tc>
          <w:tcPr>
            <w:tcW w:w="923" w:type="dxa"/>
            <w:tcBorders>
              <w:right w:val="double" w:sz="4" w:space="0" w:color="auto"/>
            </w:tcBorders>
            <w:vAlign w:val="center"/>
          </w:tcPr>
          <w:p w14:paraId="6FD74B57"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w:t>
            </w:r>
            <w:r>
              <w:rPr>
                <w:sz w:val="22"/>
                <w:szCs w:val="22"/>
              </w:rPr>
              <w:t>.0</w:t>
            </w:r>
          </w:p>
        </w:tc>
        <w:tc>
          <w:tcPr>
            <w:tcW w:w="952" w:type="dxa"/>
            <w:tcBorders>
              <w:right w:val="double" w:sz="4" w:space="0" w:color="auto"/>
            </w:tcBorders>
            <w:vAlign w:val="center"/>
          </w:tcPr>
          <w:p w14:paraId="317242E4"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10</w:t>
            </w:r>
            <w:r>
              <w:rPr>
                <w:sz w:val="22"/>
                <w:szCs w:val="22"/>
              </w:rPr>
              <w:t>.0</w:t>
            </w:r>
          </w:p>
        </w:tc>
        <w:tc>
          <w:tcPr>
            <w:tcW w:w="894" w:type="dxa"/>
            <w:tcBorders>
              <w:right w:val="double" w:sz="4" w:space="0" w:color="auto"/>
            </w:tcBorders>
            <w:vAlign w:val="center"/>
          </w:tcPr>
          <w:p w14:paraId="077CE917"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8.3</w:t>
            </w:r>
          </w:p>
        </w:tc>
        <w:tc>
          <w:tcPr>
            <w:tcW w:w="923" w:type="dxa"/>
            <w:tcBorders>
              <w:right w:val="double" w:sz="4" w:space="0" w:color="auto"/>
            </w:tcBorders>
            <w:vAlign w:val="center"/>
          </w:tcPr>
          <w:p w14:paraId="5E06DD0A"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4</w:t>
            </w:r>
            <w:r>
              <w:rPr>
                <w:sz w:val="22"/>
                <w:szCs w:val="22"/>
              </w:rPr>
              <w:t>.0</w:t>
            </w:r>
          </w:p>
        </w:tc>
        <w:tc>
          <w:tcPr>
            <w:tcW w:w="923" w:type="dxa"/>
            <w:tcBorders>
              <w:right w:val="double" w:sz="4" w:space="0" w:color="auto"/>
            </w:tcBorders>
            <w:vAlign w:val="center"/>
          </w:tcPr>
          <w:p w14:paraId="485A9FA0"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18.9</w:t>
            </w:r>
          </w:p>
        </w:tc>
      </w:tr>
      <w:tr w:rsidR="00E7696B" w:rsidRPr="00A77E6F" w14:paraId="13CE672B" w14:textId="77777777" w:rsidTr="00DE27B3">
        <w:trPr>
          <w:jc w:val="center"/>
        </w:trPr>
        <w:tc>
          <w:tcPr>
            <w:tcW w:w="1523" w:type="dxa"/>
            <w:tcBorders>
              <w:left w:val="double" w:sz="4" w:space="0" w:color="auto"/>
              <w:right w:val="double" w:sz="4" w:space="0" w:color="auto"/>
            </w:tcBorders>
            <w:vAlign w:val="center"/>
          </w:tcPr>
          <w:p w14:paraId="45C4BB08"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NIKIET (RU)</w:t>
            </w:r>
          </w:p>
        </w:tc>
        <w:tc>
          <w:tcPr>
            <w:tcW w:w="2153" w:type="dxa"/>
            <w:tcBorders>
              <w:right w:val="double" w:sz="4" w:space="0" w:color="auto"/>
            </w:tcBorders>
            <w:vAlign w:val="center"/>
          </w:tcPr>
          <w:p w14:paraId="27480843"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PUCHOK GMT</w:t>
            </w:r>
          </w:p>
        </w:tc>
        <w:tc>
          <w:tcPr>
            <w:tcW w:w="922" w:type="dxa"/>
            <w:tcBorders>
              <w:right w:val="double" w:sz="4" w:space="0" w:color="auto"/>
            </w:tcBorders>
            <w:vAlign w:val="center"/>
          </w:tcPr>
          <w:p w14:paraId="1171AA77"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2.1</w:t>
            </w:r>
          </w:p>
        </w:tc>
        <w:tc>
          <w:tcPr>
            <w:tcW w:w="923" w:type="dxa"/>
            <w:tcBorders>
              <w:right w:val="double" w:sz="4" w:space="0" w:color="auto"/>
            </w:tcBorders>
            <w:vAlign w:val="center"/>
          </w:tcPr>
          <w:p w14:paraId="50A54C94"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1.9</w:t>
            </w:r>
          </w:p>
        </w:tc>
        <w:tc>
          <w:tcPr>
            <w:tcW w:w="952" w:type="dxa"/>
            <w:tcBorders>
              <w:right w:val="double" w:sz="4" w:space="0" w:color="auto"/>
            </w:tcBorders>
            <w:vAlign w:val="center"/>
          </w:tcPr>
          <w:p w14:paraId="7077B031"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7.7</w:t>
            </w:r>
          </w:p>
        </w:tc>
        <w:tc>
          <w:tcPr>
            <w:tcW w:w="894" w:type="dxa"/>
            <w:tcBorders>
              <w:right w:val="double" w:sz="4" w:space="0" w:color="auto"/>
            </w:tcBorders>
            <w:vAlign w:val="center"/>
          </w:tcPr>
          <w:p w14:paraId="3AAF2D41"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w:t>
            </w:r>
            <w:r>
              <w:rPr>
                <w:sz w:val="22"/>
                <w:szCs w:val="22"/>
              </w:rPr>
              <w:t>.0</w:t>
            </w:r>
          </w:p>
        </w:tc>
        <w:tc>
          <w:tcPr>
            <w:tcW w:w="923" w:type="dxa"/>
            <w:tcBorders>
              <w:right w:val="double" w:sz="4" w:space="0" w:color="auto"/>
            </w:tcBorders>
            <w:vAlign w:val="center"/>
          </w:tcPr>
          <w:p w14:paraId="6D67EE5A"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2.2</w:t>
            </w:r>
          </w:p>
        </w:tc>
        <w:tc>
          <w:tcPr>
            <w:tcW w:w="923" w:type="dxa"/>
            <w:tcBorders>
              <w:right w:val="double" w:sz="4" w:space="0" w:color="auto"/>
            </w:tcBorders>
            <w:vAlign w:val="center"/>
          </w:tcPr>
          <w:p w14:paraId="472FE76F"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8.3</w:t>
            </w:r>
          </w:p>
        </w:tc>
      </w:tr>
      <w:tr w:rsidR="00E7696B" w:rsidRPr="00A77E6F" w14:paraId="6717381E" w14:textId="77777777" w:rsidTr="00DE27B3">
        <w:trPr>
          <w:jc w:val="center"/>
        </w:trPr>
        <w:tc>
          <w:tcPr>
            <w:tcW w:w="1523" w:type="dxa"/>
            <w:tcBorders>
              <w:left w:val="double" w:sz="4" w:space="0" w:color="auto"/>
              <w:right w:val="double" w:sz="4" w:space="0" w:color="auto"/>
            </w:tcBorders>
            <w:vAlign w:val="center"/>
          </w:tcPr>
          <w:p w14:paraId="705887ED"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ANL (USA)</w:t>
            </w:r>
          </w:p>
        </w:tc>
        <w:tc>
          <w:tcPr>
            <w:tcW w:w="2153" w:type="dxa"/>
            <w:tcBorders>
              <w:right w:val="double" w:sz="4" w:space="0" w:color="auto"/>
            </w:tcBorders>
            <w:vAlign w:val="center"/>
          </w:tcPr>
          <w:p w14:paraId="0F638EDB"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SAS4A/SASSYS-1</w:t>
            </w:r>
          </w:p>
        </w:tc>
        <w:tc>
          <w:tcPr>
            <w:tcW w:w="922" w:type="dxa"/>
            <w:tcBorders>
              <w:right w:val="double" w:sz="4" w:space="0" w:color="auto"/>
            </w:tcBorders>
            <w:vAlign w:val="center"/>
          </w:tcPr>
          <w:p w14:paraId="796C0F7E"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3.1</w:t>
            </w:r>
          </w:p>
        </w:tc>
        <w:tc>
          <w:tcPr>
            <w:tcW w:w="923" w:type="dxa"/>
            <w:tcBorders>
              <w:right w:val="double" w:sz="4" w:space="0" w:color="auto"/>
            </w:tcBorders>
            <w:vAlign w:val="center"/>
          </w:tcPr>
          <w:p w14:paraId="419B4DDC"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2.2</w:t>
            </w:r>
          </w:p>
        </w:tc>
        <w:tc>
          <w:tcPr>
            <w:tcW w:w="952" w:type="dxa"/>
            <w:tcBorders>
              <w:right w:val="double" w:sz="4" w:space="0" w:color="auto"/>
            </w:tcBorders>
            <w:vAlign w:val="center"/>
          </w:tcPr>
          <w:p w14:paraId="7E06B8C6"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10.5</w:t>
            </w:r>
          </w:p>
        </w:tc>
        <w:tc>
          <w:tcPr>
            <w:tcW w:w="894" w:type="dxa"/>
            <w:tcBorders>
              <w:right w:val="double" w:sz="4" w:space="0" w:color="auto"/>
            </w:tcBorders>
            <w:vAlign w:val="center"/>
          </w:tcPr>
          <w:p w14:paraId="62EB8B8C"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3.6</w:t>
            </w:r>
          </w:p>
        </w:tc>
        <w:tc>
          <w:tcPr>
            <w:tcW w:w="923" w:type="dxa"/>
            <w:tcBorders>
              <w:right w:val="double" w:sz="4" w:space="0" w:color="auto"/>
            </w:tcBorders>
            <w:vAlign w:val="center"/>
          </w:tcPr>
          <w:p w14:paraId="01557160"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2.6</w:t>
            </w:r>
          </w:p>
        </w:tc>
        <w:tc>
          <w:tcPr>
            <w:tcW w:w="923" w:type="dxa"/>
            <w:tcBorders>
              <w:right w:val="double" w:sz="4" w:space="0" w:color="auto"/>
            </w:tcBorders>
            <w:vAlign w:val="center"/>
          </w:tcPr>
          <w:p w14:paraId="45EB187C"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11.2</w:t>
            </w:r>
          </w:p>
        </w:tc>
      </w:tr>
      <w:tr w:rsidR="00E7696B" w:rsidRPr="00A77E6F" w14:paraId="3741F9FC" w14:textId="77777777" w:rsidTr="00DE27B3">
        <w:trPr>
          <w:jc w:val="center"/>
        </w:trPr>
        <w:tc>
          <w:tcPr>
            <w:tcW w:w="1523" w:type="dxa"/>
            <w:tcBorders>
              <w:left w:val="double" w:sz="4" w:space="0" w:color="auto"/>
              <w:bottom w:val="double" w:sz="4" w:space="0" w:color="auto"/>
              <w:right w:val="double" w:sz="4" w:space="0" w:color="auto"/>
            </w:tcBorders>
            <w:vAlign w:val="center"/>
          </w:tcPr>
          <w:p w14:paraId="00D0D1DC"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Westinghouse (USA)</w:t>
            </w:r>
          </w:p>
        </w:tc>
        <w:tc>
          <w:tcPr>
            <w:tcW w:w="2153" w:type="dxa"/>
            <w:tcBorders>
              <w:bottom w:val="double" w:sz="4" w:space="0" w:color="auto"/>
              <w:right w:val="double" w:sz="4" w:space="0" w:color="auto"/>
            </w:tcBorders>
            <w:vAlign w:val="center"/>
          </w:tcPr>
          <w:p w14:paraId="660F9B2B"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SAS4A/SASSYS-1</w:t>
            </w:r>
          </w:p>
        </w:tc>
        <w:tc>
          <w:tcPr>
            <w:tcW w:w="922" w:type="dxa"/>
            <w:tcBorders>
              <w:bottom w:val="double" w:sz="4" w:space="0" w:color="auto"/>
              <w:right w:val="double" w:sz="4" w:space="0" w:color="auto"/>
            </w:tcBorders>
            <w:vAlign w:val="center"/>
          </w:tcPr>
          <w:p w14:paraId="7FC0ADF0"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3.1</w:t>
            </w:r>
          </w:p>
        </w:tc>
        <w:tc>
          <w:tcPr>
            <w:tcW w:w="923" w:type="dxa"/>
            <w:tcBorders>
              <w:bottom w:val="double" w:sz="4" w:space="0" w:color="auto"/>
              <w:right w:val="double" w:sz="4" w:space="0" w:color="auto"/>
            </w:tcBorders>
            <w:vAlign w:val="center"/>
          </w:tcPr>
          <w:p w14:paraId="1DDDDC61"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2.6</w:t>
            </w:r>
          </w:p>
        </w:tc>
        <w:tc>
          <w:tcPr>
            <w:tcW w:w="952" w:type="dxa"/>
            <w:tcBorders>
              <w:bottom w:val="double" w:sz="4" w:space="0" w:color="auto"/>
              <w:right w:val="double" w:sz="4" w:space="0" w:color="auto"/>
            </w:tcBorders>
            <w:vAlign w:val="center"/>
          </w:tcPr>
          <w:p w14:paraId="635C4962"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12</w:t>
            </w:r>
            <w:r>
              <w:rPr>
                <w:sz w:val="22"/>
                <w:szCs w:val="22"/>
              </w:rPr>
              <w:t>.0</w:t>
            </w:r>
          </w:p>
        </w:tc>
        <w:tc>
          <w:tcPr>
            <w:tcW w:w="894" w:type="dxa"/>
            <w:tcBorders>
              <w:bottom w:val="double" w:sz="4" w:space="0" w:color="auto"/>
              <w:right w:val="double" w:sz="4" w:space="0" w:color="auto"/>
            </w:tcBorders>
            <w:vAlign w:val="center"/>
          </w:tcPr>
          <w:p w14:paraId="66780DC4"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4.3</w:t>
            </w:r>
          </w:p>
        </w:tc>
        <w:tc>
          <w:tcPr>
            <w:tcW w:w="923" w:type="dxa"/>
            <w:tcBorders>
              <w:bottom w:val="double" w:sz="4" w:space="0" w:color="auto"/>
              <w:right w:val="double" w:sz="4" w:space="0" w:color="auto"/>
            </w:tcBorders>
            <w:vAlign w:val="center"/>
          </w:tcPr>
          <w:p w14:paraId="26B4F7E3"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2.9</w:t>
            </w:r>
          </w:p>
        </w:tc>
        <w:tc>
          <w:tcPr>
            <w:tcW w:w="923" w:type="dxa"/>
            <w:tcBorders>
              <w:bottom w:val="double" w:sz="4" w:space="0" w:color="auto"/>
              <w:right w:val="double" w:sz="4" w:space="0" w:color="auto"/>
            </w:tcBorders>
            <w:vAlign w:val="center"/>
          </w:tcPr>
          <w:p w14:paraId="07969796" w14:textId="77777777" w:rsidR="00E7696B" w:rsidRPr="00414AAC" w:rsidRDefault="00E7696B" w:rsidP="00DE27B3">
            <w:pPr>
              <w:pStyle w:val="NormaleWeb"/>
              <w:spacing w:before="0" w:beforeAutospacing="0" w:after="0" w:afterAutospacing="0" w:line="276" w:lineRule="auto"/>
              <w:jc w:val="center"/>
              <w:rPr>
                <w:sz w:val="22"/>
                <w:szCs w:val="22"/>
              </w:rPr>
            </w:pPr>
            <w:r w:rsidRPr="00414AAC">
              <w:rPr>
                <w:sz w:val="22"/>
                <w:szCs w:val="22"/>
              </w:rPr>
              <w:t>11.5</w:t>
            </w:r>
          </w:p>
        </w:tc>
      </w:tr>
    </w:tbl>
    <w:p w14:paraId="791FFDA1" w14:textId="77777777" w:rsidR="00E7696B" w:rsidRDefault="00E7696B" w:rsidP="00E7696B">
      <w:pPr>
        <w:pStyle w:val="Corpodeltesto3"/>
        <w:rPr>
          <w:sz w:val="22"/>
          <w:szCs w:val="22"/>
        </w:rPr>
      </w:pPr>
    </w:p>
    <w:p w14:paraId="5B51F575" w14:textId="77777777" w:rsidR="00E7696B" w:rsidRPr="00B71B80" w:rsidRDefault="00E7696B" w:rsidP="00E7696B">
      <w:pPr>
        <w:pStyle w:val="Standard"/>
        <w:spacing w:line="276" w:lineRule="auto"/>
        <w:jc w:val="both"/>
        <w:rPr>
          <w:rFonts w:ascii="Times New Roman" w:hAnsi="Times New Roman" w:cs="Times New Roman"/>
          <w:sz w:val="22"/>
          <w:szCs w:val="22"/>
        </w:rPr>
      </w:pPr>
      <w:r w:rsidRPr="00B71B80">
        <w:rPr>
          <w:rFonts w:ascii="Times New Roman" w:hAnsi="Times New Roman" w:cs="Times New Roman"/>
          <w:sz w:val="22"/>
          <w:szCs w:val="22"/>
        </w:rPr>
        <w:t xml:space="preserve">The trend of clad temperatures closely follows the one of the SC previously depicted, but with a slightly higher variability possibly due to the higher sensitivity of the measured quantity to local effect (e.g., the wire position). Errors are </w:t>
      </w:r>
      <w:r>
        <w:rPr>
          <w:rFonts w:ascii="Times New Roman" w:hAnsi="Times New Roman" w:cs="Times New Roman"/>
          <w:sz w:val="22"/>
          <w:szCs w:val="22"/>
        </w:rPr>
        <w:t>slightly h</w:t>
      </w:r>
      <w:r w:rsidRPr="00B71B80">
        <w:rPr>
          <w:rFonts w:ascii="Times New Roman" w:hAnsi="Times New Roman" w:cs="Times New Roman"/>
          <w:sz w:val="22"/>
          <w:szCs w:val="22"/>
        </w:rPr>
        <w:t>igher for near walls pins</w:t>
      </w:r>
      <w:r>
        <w:rPr>
          <w:rFonts w:ascii="Times New Roman" w:hAnsi="Times New Roman" w:cs="Times New Roman"/>
          <w:sz w:val="22"/>
          <w:szCs w:val="22"/>
        </w:rPr>
        <w:t xml:space="preserve"> </w:t>
      </w:r>
      <w:r w:rsidRPr="00B71B80">
        <w:rPr>
          <w:rFonts w:ascii="Times New Roman" w:hAnsi="Times New Roman" w:cs="Times New Roman"/>
          <w:sz w:val="22"/>
          <w:szCs w:val="22"/>
        </w:rPr>
        <w:t>suggest</w:t>
      </w:r>
      <w:r>
        <w:rPr>
          <w:rFonts w:ascii="Times New Roman" w:hAnsi="Times New Roman" w:cs="Times New Roman"/>
          <w:sz w:val="22"/>
          <w:szCs w:val="22"/>
        </w:rPr>
        <w:t>ing</w:t>
      </w:r>
      <w:r w:rsidRPr="00B71B80">
        <w:rPr>
          <w:rFonts w:ascii="Times New Roman" w:hAnsi="Times New Roman" w:cs="Times New Roman"/>
          <w:sz w:val="22"/>
          <w:szCs w:val="22"/>
        </w:rPr>
        <w:t xml:space="preserve"> that the </w:t>
      </w:r>
      <w:r>
        <w:rPr>
          <w:rFonts w:ascii="Times New Roman" w:hAnsi="Times New Roman" w:cs="Times New Roman"/>
          <w:sz w:val="22"/>
          <w:szCs w:val="22"/>
        </w:rPr>
        <w:t>used</w:t>
      </w:r>
      <w:r w:rsidRPr="00B71B80">
        <w:rPr>
          <w:rFonts w:ascii="Times New Roman" w:hAnsi="Times New Roman" w:cs="Times New Roman"/>
          <w:sz w:val="22"/>
          <w:szCs w:val="22"/>
        </w:rPr>
        <w:t xml:space="preserve"> correlations do not completely capture the perturbation in the heat exchange process brought about by the wire and the wrapper</w:t>
      </w:r>
      <w:r>
        <w:rPr>
          <w:rFonts w:ascii="Times New Roman" w:hAnsi="Times New Roman" w:cs="Times New Roman"/>
          <w:sz w:val="22"/>
          <w:szCs w:val="22"/>
        </w:rPr>
        <w:t>; indeed, there is no strong evidence for widespread and superior accuracy of any of the correlations reported in Table II.</w:t>
      </w:r>
    </w:p>
    <w:p w14:paraId="72427FF6" w14:textId="77777777" w:rsidR="00E7696B" w:rsidRDefault="00E7696B" w:rsidP="00E7696B">
      <w:pPr>
        <w:pStyle w:val="Standard"/>
        <w:spacing w:line="276" w:lineRule="auto"/>
        <w:jc w:val="both"/>
        <w:rPr>
          <w:sz w:val="22"/>
          <w:szCs w:val="22"/>
        </w:rPr>
      </w:pPr>
      <w:r w:rsidRPr="00B71B80">
        <w:rPr>
          <w:rFonts w:ascii="Times New Roman" w:hAnsi="Times New Roman" w:cs="Times New Roman"/>
          <w:sz w:val="22"/>
          <w:szCs w:val="22"/>
        </w:rPr>
        <w:t>The axial evolution of pin 3</w:t>
      </w:r>
      <w:r>
        <w:rPr>
          <w:rFonts w:ascii="Times New Roman" w:hAnsi="Times New Roman" w:cs="Times New Roman"/>
          <w:sz w:val="22"/>
          <w:szCs w:val="22"/>
        </w:rPr>
        <w:t>, shown in Figure 5,</w:t>
      </w:r>
      <w:r w:rsidRPr="00B71B80">
        <w:rPr>
          <w:rFonts w:ascii="Times New Roman" w:hAnsi="Times New Roman" w:cs="Times New Roman"/>
          <w:sz w:val="22"/>
          <w:szCs w:val="22"/>
        </w:rPr>
        <w:t xml:space="preserve"> is well captured by the code</w:t>
      </w:r>
      <w:r>
        <w:rPr>
          <w:rFonts w:ascii="Times New Roman" w:hAnsi="Times New Roman" w:cs="Times New Roman"/>
          <w:sz w:val="22"/>
          <w:szCs w:val="22"/>
        </w:rPr>
        <w:t>s</w:t>
      </w:r>
      <w:r w:rsidRPr="00B71B80">
        <w:rPr>
          <w:rFonts w:ascii="Times New Roman" w:hAnsi="Times New Roman" w:cs="Times New Roman"/>
          <w:sz w:val="22"/>
          <w:szCs w:val="22"/>
        </w:rPr>
        <w:t xml:space="preserve"> with relatively errors on the temperature increase well below 8% both before and after the transient. The main discrepancy is at the very top of the pin where </w:t>
      </w:r>
      <w:r>
        <w:rPr>
          <w:rFonts w:ascii="Times New Roman" w:hAnsi="Times New Roman" w:cs="Times New Roman"/>
          <w:sz w:val="22"/>
          <w:szCs w:val="22"/>
        </w:rPr>
        <w:t>many SC codes</w:t>
      </w:r>
      <w:r w:rsidRPr="00B71B80">
        <w:rPr>
          <w:rFonts w:ascii="Times New Roman" w:hAnsi="Times New Roman" w:cs="Times New Roman"/>
          <w:sz w:val="22"/>
          <w:szCs w:val="22"/>
        </w:rPr>
        <w:t xml:space="preserve"> overpredicts the temperature, the overprediction being higher in relative </w:t>
      </w:r>
      <w:r w:rsidRPr="00B71B80">
        <w:rPr>
          <w:rFonts w:ascii="Times New Roman" w:hAnsi="Times New Roman" w:cs="Times New Roman"/>
          <w:sz w:val="22"/>
          <w:szCs w:val="22"/>
        </w:rPr>
        <w:lastRenderedPageBreak/>
        <w:t>terms at SS2. This difference could be due again to the heat diffused via the pin thanks to higher gradient in the top portion and/or to the swirling motion of the wire bringing cold fluid from the near wall SCs.</w:t>
      </w:r>
    </w:p>
    <w:p w14:paraId="7C34073C" w14:textId="77777777" w:rsidR="00E7696B" w:rsidRPr="00E7696B" w:rsidRDefault="00E7696B" w:rsidP="00E7696B">
      <w:pPr>
        <w:pStyle w:val="Corpodeltesto3"/>
        <w:rPr>
          <w:sz w:val="22"/>
          <w:szCs w:val="22"/>
          <w:lang w:val="en-US"/>
        </w:rPr>
      </w:pPr>
    </w:p>
    <w:p w14:paraId="73068733" w14:textId="3E2ED1DC" w:rsidR="00E7696B" w:rsidRPr="00A47277" w:rsidRDefault="00E7696B" w:rsidP="00A47277">
      <w:pPr>
        <w:pStyle w:val="Paragrafoelenco"/>
        <w:numPr>
          <w:ilvl w:val="2"/>
          <w:numId w:val="6"/>
        </w:numPr>
        <w:rPr>
          <w:rFonts w:asciiTheme="majorHAnsi" w:eastAsiaTheme="majorEastAsia" w:hAnsiTheme="majorHAnsi" w:cstheme="majorBidi"/>
          <w:color w:val="365F91" w:themeColor="accent1" w:themeShade="BF"/>
          <w:sz w:val="32"/>
          <w:szCs w:val="32"/>
          <w:lang w:val="en-US"/>
        </w:rPr>
      </w:pPr>
      <w:r w:rsidRPr="00A47277">
        <w:rPr>
          <w:rFonts w:asciiTheme="majorHAnsi" w:eastAsiaTheme="majorEastAsia" w:hAnsiTheme="majorHAnsi" w:cstheme="majorBidi"/>
          <w:color w:val="365F91" w:themeColor="accent1" w:themeShade="BF"/>
          <w:sz w:val="32"/>
          <w:szCs w:val="32"/>
          <w:lang w:val="en-US"/>
        </w:rPr>
        <w:t xml:space="preserve">ADP06 – Only 7 </w:t>
      </w:r>
      <w:proofErr w:type="spellStart"/>
      <w:r w:rsidRPr="00A47277">
        <w:rPr>
          <w:rFonts w:asciiTheme="majorHAnsi" w:eastAsiaTheme="majorEastAsia" w:hAnsiTheme="majorHAnsi" w:cstheme="majorBidi"/>
          <w:color w:val="365F91" w:themeColor="accent1" w:themeShade="BF"/>
          <w:sz w:val="32"/>
          <w:szCs w:val="32"/>
          <w:lang w:val="en-US"/>
        </w:rPr>
        <w:t>central</w:t>
      </w:r>
      <w:proofErr w:type="spellEnd"/>
      <w:r w:rsidRPr="00A47277">
        <w:rPr>
          <w:rFonts w:asciiTheme="majorHAnsi" w:eastAsiaTheme="majorEastAsia" w:hAnsiTheme="majorHAnsi" w:cstheme="majorBidi"/>
          <w:color w:val="365F91" w:themeColor="accent1" w:themeShade="BF"/>
          <w:sz w:val="32"/>
          <w:szCs w:val="32"/>
          <w:lang w:val="en-US"/>
        </w:rPr>
        <w:t xml:space="preserve"> pins </w:t>
      </w:r>
      <w:proofErr w:type="spellStart"/>
      <w:r w:rsidRPr="00A47277">
        <w:rPr>
          <w:rFonts w:asciiTheme="majorHAnsi" w:eastAsiaTheme="majorEastAsia" w:hAnsiTheme="majorHAnsi" w:cstheme="majorBidi"/>
          <w:color w:val="365F91" w:themeColor="accent1" w:themeShade="BF"/>
          <w:sz w:val="32"/>
          <w:szCs w:val="32"/>
          <w:lang w:val="en-US"/>
        </w:rPr>
        <w:t>heated</w:t>
      </w:r>
      <w:proofErr w:type="spellEnd"/>
    </w:p>
    <w:p w14:paraId="59841071" w14:textId="77777777" w:rsidR="00E7696B" w:rsidRDefault="00E7696B" w:rsidP="00E7696B">
      <w:pPr>
        <w:pStyle w:val="Corpodeltesto3"/>
        <w:rPr>
          <w:sz w:val="22"/>
          <w:szCs w:val="22"/>
        </w:rPr>
      </w:pPr>
      <w:r w:rsidRPr="00E7696B">
        <w:rPr>
          <w:sz w:val="22"/>
          <w:szCs w:val="22"/>
          <w:lang w:val="en-US"/>
        </w:rPr>
        <w:t xml:space="preserve">The comparison of SC codes with experimental data for all the TCs of the FPS, </w:t>
      </w:r>
      <w:proofErr w:type="gramStart"/>
      <w:r w:rsidRPr="00E7696B">
        <w:rPr>
          <w:sz w:val="22"/>
          <w:szCs w:val="22"/>
          <w:lang w:val="en-US"/>
        </w:rPr>
        <w:t>with the exception of</w:t>
      </w:r>
      <w:proofErr w:type="gramEnd"/>
      <w:r w:rsidRPr="00E7696B">
        <w:rPr>
          <w:sz w:val="22"/>
          <w:szCs w:val="22"/>
          <w:lang w:val="en-US"/>
        </w:rPr>
        <w:t xml:space="preserve"> the ones related to pin 3, is presented in Figure 6. Similarly, results for the axial clad temperature profile of Pin 3 are reported in Figure 7. </w:t>
      </w:r>
      <w:proofErr w:type="spellStart"/>
      <w:r>
        <w:rPr>
          <w:sz w:val="22"/>
          <w:szCs w:val="22"/>
        </w:rPr>
        <w:t>Finally</w:t>
      </w:r>
      <w:proofErr w:type="spellEnd"/>
      <w:r>
        <w:rPr>
          <w:sz w:val="22"/>
          <w:szCs w:val="22"/>
        </w:rPr>
        <w:t xml:space="preserve"> quantitative </w:t>
      </w:r>
      <w:proofErr w:type="spellStart"/>
      <w:r>
        <w:rPr>
          <w:sz w:val="22"/>
          <w:szCs w:val="22"/>
        </w:rPr>
        <w:t>results</w:t>
      </w:r>
      <w:proofErr w:type="spellEnd"/>
      <w:r>
        <w:rPr>
          <w:sz w:val="22"/>
          <w:szCs w:val="22"/>
        </w:rPr>
        <w:t xml:space="preserve"> are </w:t>
      </w:r>
      <w:proofErr w:type="spellStart"/>
      <w:r>
        <w:rPr>
          <w:sz w:val="22"/>
          <w:szCs w:val="22"/>
        </w:rPr>
        <w:t>reported</w:t>
      </w:r>
      <w:proofErr w:type="spellEnd"/>
      <w:r>
        <w:rPr>
          <w:sz w:val="22"/>
          <w:szCs w:val="22"/>
        </w:rPr>
        <w:t xml:space="preserve"> in </w:t>
      </w:r>
      <w:proofErr w:type="spellStart"/>
      <w:r>
        <w:rPr>
          <w:sz w:val="22"/>
          <w:szCs w:val="22"/>
        </w:rPr>
        <w:t>Table</w:t>
      </w:r>
      <w:proofErr w:type="spellEnd"/>
      <w:r>
        <w:rPr>
          <w:sz w:val="22"/>
          <w:szCs w:val="22"/>
        </w:rPr>
        <w:t xml:space="preserve"> V.</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3"/>
      </w:tblGrid>
      <w:tr w:rsidR="00E7696B" w14:paraId="672DCF5A" w14:textId="77777777" w:rsidTr="00A47277">
        <w:tc>
          <w:tcPr>
            <w:tcW w:w="9343" w:type="dxa"/>
          </w:tcPr>
          <w:p w14:paraId="28DB7FD1" w14:textId="77777777" w:rsidR="00E7696B" w:rsidRPr="00E7696B" w:rsidRDefault="00E7696B" w:rsidP="00E7696B">
            <w:pPr>
              <w:pStyle w:val="Corpodeltesto3"/>
              <w:numPr>
                <w:ilvl w:val="0"/>
                <w:numId w:val="78"/>
              </w:numPr>
              <w:autoSpaceDE w:val="0"/>
              <w:autoSpaceDN w:val="0"/>
              <w:spacing w:after="0" w:line="276" w:lineRule="auto"/>
              <w:jc w:val="center"/>
              <w:rPr>
                <w:sz w:val="22"/>
                <w:szCs w:val="22"/>
                <w:lang w:val="en-US"/>
              </w:rPr>
            </w:pPr>
            <w:r w:rsidRPr="00E7696B">
              <w:rPr>
                <w:noProof/>
                <w:sz w:val="22"/>
                <w:szCs w:val="22"/>
                <w:lang w:val="en-US"/>
              </w:rPr>
              <w:t>Bulk and clad outer temperatures at SS1</w:t>
            </w:r>
          </w:p>
          <w:p w14:paraId="07C33751" w14:textId="77777777" w:rsidR="00E7696B" w:rsidRDefault="00E7696B" w:rsidP="00DE27B3">
            <w:pPr>
              <w:pStyle w:val="Corpodeltesto3"/>
              <w:spacing w:line="276" w:lineRule="auto"/>
              <w:rPr>
                <w:sz w:val="22"/>
                <w:szCs w:val="22"/>
              </w:rPr>
            </w:pPr>
            <w:r>
              <w:rPr>
                <w:noProof/>
                <w:lang w:val="fr-FR" w:eastAsia="fr-FR"/>
              </w:rPr>
              <w:drawing>
                <wp:inline distT="0" distB="0" distL="0" distR="0" wp14:anchorId="26EFC4FB" wp14:editId="17C60512">
                  <wp:extent cx="5796002" cy="2289269"/>
                  <wp:effectExtent l="0" t="0" r="0" b="0"/>
                  <wp:docPr id="1875101206" name="picture"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01206" name="picture" descr="Immagine che contiene testo, linea, diagramma, Diagramm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5796002" cy="2289269"/>
                          </a:xfrm>
                          <a:prstGeom prst="rect">
                            <a:avLst/>
                          </a:prstGeom>
                        </pic:spPr>
                      </pic:pic>
                    </a:graphicData>
                  </a:graphic>
                </wp:inline>
              </w:drawing>
            </w:r>
          </w:p>
        </w:tc>
      </w:tr>
      <w:tr w:rsidR="00E7696B" w14:paraId="0B512639" w14:textId="77777777" w:rsidTr="00A47277">
        <w:tc>
          <w:tcPr>
            <w:tcW w:w="9343" w:type="dxa"/>
          </w:tcPr>
          <w:p w14:paraId="6378A0FC" w14:textId="77777777" w:rsidR="00E7696B" w:rsidRPr="00E7696B" w:rsidRDefault="00E7696B" w:rsidP="00E7696B">
            <w:pPr>
              <w:pStyle w:val="Corpodeltesto3"/>
              <w:numPr>
                <w:ilvl w:val="0"/>
                <w:numId w:val="78"/>
              </w:numPr>
              <w:autoSpaceDE w:val="0"/>
              <w:autoSpaceDN w:val="0"/>
              <w:spacing w:after="0" w:line="276" w:lineRule="auto"/>
              <w:jc w:val="center"/>
              <w:rPr>
                <w:sz w:val="22"/>
                <w:szCs w:val="22"/>
                <w:lang w:val="en-US"/>
              </w:rPr>
            </w:pPr>
            <w:r w:rsidRPr="00E7696B">
              <w:rPr>
                <w:noProof/>
                <w:sz w:val="22"/>
                <w:szCs w:val="22"/>
                <w:lang w:val="en-US"/>
              </w:rPr>
              <w:t>Bulk and clad outer temperatures at SS2</w:t>
            </w:r>
          </w:p>
          <w:p w14:paraId="25C4D5F7" w14:textId="77777777" w:rsidR="00E7696B" w:rsidRDefault="00E7696B" w:rsidP="00DE27B3">
            <w:pPr>
              <w:pStyle w:val="Corpodeltesto3"/>
              <w:spacing w:line="276" w:lineRule="auto"/>
              <w:rPr>
                <w:sz w:val="22"/>
                <w:szCs w:val="22"/>
              </w:rPr>
            </w:pPr>
            <w:r>
              <w:rPr>
                <w:noProof/>
                <w:lang w:val="fr-FR" w:eastAsia="fr-FR"/>
              </w:rPr>
              <w:drawing>
                <wp:inline distT="0" distB="0" distL="0" distR="0" wp14:anchorId="4BCE192E" wp14:editId="22BD3093">
                  <wp:extent cx="5796002" cy="2289269"/>
                  <wp:effectExtent l="0" t="0" r="0" b="0"/>
                  <wp:docPr id="625289901" name="picture"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89901" name="picture" descr="Immagine che contiene testo, linea, diagramma, Diagramm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5796002" cy="2289269"/>
                          </a:xfrm>
                          <a:prstGeom prst="rect">
                            <a:avLst/>
                          </a:prstGeom>
                        </pic:spPr>
                      </pic:pic>
                    </a:graphicData>
                  </a:graphic>
                </wp:inline>
              </w:drawing>
            </w:r>
          </w:p>
        </w:tc>
      </w:tr>
    </w:tbl>
    <w:p w14:paraId="433402BE" w14:textId="77777777" w:rsidR="00E7696B" w:rsidRPr="00E7696B" w:rsidRDefault="00E7696B" w:rsidP="00E7696B">
      <w:pPr>
        <w:pStyle w:val="Corpodeltesto3"/>
        <w:jc w:val="center"/>
        <w:rPr>
          <w:sz w:val="22"/>
          <w:szCs w:val="22"/>
          <w:lang w:val="en-US"/>
        </w:rPr>
      </w:pPr>
      <w:r w:rsidRPr="00E7696B">
        <w:rPr>
          <w:b/>
          <w:sz w:val="22"/>
          <w:szCs w:val="22"/>
          <w:lang w:val="en-US"/>
        </w:rPr>
        <w:t xml:space="preserve">Figure 6.  Comparison of SC codes with experimental data of ADP06 for SC and clad TC for SS1 (a) and SS2 (b). Interior, Near-wall and </w:t>
      </w:r>
      <w:proofErr w:type="gramStart"/>
      <w:r w:rsidRPr="00E7696B">
        <w:rPr>
          <w:b/>
          <w:sz w:val="22"/>
          <w:szCs w:val="22"/>
          <w:lang w:val="en-US"/>
        </w:rPr>
        <w:t>Clad</w:t>
      </w:r>
      <w:proofErr w:type="gramEnd"/>
      <w:r w:rsidRPr="00E7696B">
        <w:rPr>
          <w:b/>
          <w:sz w:val="22"/>
          <w:szCs w:val="22"/>
          <w:lang w:val="en-US"/>
        </w:rPr>
        <w:t xml:space="preserve"> of internal and near wall pins experimental values have different symbols.</w:t>
      </w:r>
    </w:p>
    <w:p w14:paraId="3D5A090B" w14:textId="77777777" w:rsidR="00E7696B" w:rsidRPr="00E7696B" w:rsidRDefault="00E7696B" w:rsidP="00E7696B">
      <w:pPr>
        <w:pStyle w:val="Corpodeltesto3"/>
        <w:rPr>
          <w:sz w:val="22"/>
          <w:szCs w:val="22"/>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4"/>
        <w:gridCol w:w="4694"/>
      </w:tblGrid>
      <w:tr w:rsidR="00E7696B" w14:paraId="3A05B53F" w14:textId="77777777" w:rsidTr="00DE27B3">
        <w:tc>
          <w:tcPr>
            <w:tcW w:w="4621" w:type="dxa"/>
          </w:tcPr>
          <w:p w14:paraId="4219B28E" w14:textId="77777777" w:rsidR="00E7696B" w:rsidRDefault="00E7696B" w:rsidP="00DE27B3">
            <w:pPr>
              <w:pStyle w:val="Corpodeltesto3"/>
              <w:spacing w:line="276" w:lineRule="auto"/>
              <w:jc w:val="center"/>
              <w:rPr>
                <w:sz w:val="22"/>
                <w:szCs w:val="22"/>
              </w:rPr>
            </w:pPr>
            <w:r>
              <w:rPr>
                <w:noProof/>
                <w:sz w:val="22"/>
                <w:szCs w:val="22"/>
                <w:lang w:val="fr-FR" w:eastAsia="fr-FR"/>
              </w:rPr>
              <w:lastRenderedPageBreak/>
              <w:drawing>
                <wp:inline distT="0" distB="0" distL="0" distR="0" wp14:anchorId="33559F12" wp14:editId="4EFD313F">
                  <wp:extent cx="2844000" cy="2042041"/>
                  <wp:effectExtent l="0" t="0" r="0" b="0"/>
                  <wp:docPr id="454801000" name="Immagine 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1000" name="Immagine 6" descr="Immagine che contiene testo, linea, diagramma, Diagramma&#10;&#10;Il contenuto generato dall'IA potrebbe non essere corretto."/>
                          <pic:cNvPicPr/>
                        </pic:nvPicPr>
                        <pic:blipFill rotWithShape="1">
                          <a:blip r:embed="rId17" cstate="print">
                            <a:extLst>
                              <a:ext uri="{28A0092B-C50C-407E-A947-70E740481C1C}">
                                <a14:useLocalDpi xmlns:a14="http://schemas.microsoft.com/office/drawing/2010/main" val="0"/>
                              </a:ext>
                            </a:extLst>
                          </a:blip>
                          <a:srcRect l="4914" t="11302" r="9540" b="4240"/>
                          <a:stretch/>
                        </pic:blipFill>
                        <pic:spPr bwMode="auto">
                          <a:xfrm>
                            <a:off x="0" y="0"/>
                            <a:ext cx="2844000" cy="2042041"/>
                          </a:xfrm>
                          <a:prstGeom prst="rect">
                            <a:avLst/>
                          </a:prstGeom>
                          <a:ln>
                            <a:noFill/>
                          </a:ln>
                          <a:extLst>
                            <a:ext uri="{53640926-AAD7-44D8-BBD7-CCE9431645EC}">
                              <a14:shadowObscured xmlns:a14="http://schemas.microsoft.com/office/drawing/2010/main"/>
                            </a:ext>
                          </a:extLst>
                        </pic:spPr>
                      </pic:pic>
                    </a:graphicData>
                  </a:graphic>
                </wp:inline>
              </w:drawing>
            </w:r>
          </w:p>
          <w:p w14:paraId="6EE3B6F8" w14:textId="77777777" w:rsidR="00E7696B" w:rsidRDefault="00E7696B" w:rsidP="00DE27B3">
            <w:pPr>
              <w:pStyle w:val="Corpodeltesto3"/>
              <w:spacing w:line="276" w:lineRule="auto"/>
              <w:jc w:val="center"/>
              <w:rPr>
                <w:sz w:val="22"/>
                <w:szCs w:val="22"/>
              </w:rPr>
            </w:pPr>
            <w:r>
              <w:rPr>
                <w:sz w:val="22"/>
                <w:szCs w:val="22"/>
              </w:rPr>
              <w:t>(a) SS1</w:t>
            </w:r>
          </w:p>
        </w:tc>
        <w:tc>
          <w:tcPr>
            <w:tcW w:w="4621" w:type="dxa"/>
          </w:tcPr>
          <w:p w14:paraId="30EF2994" w14:textId="77777777" w:rsidR="00E7696B" w:rsidRDefault="00E7696B" w:rsidP="00DE27B3">
            <w:pPr>
              <w:pStyle w:val="Corpodeltesto3"/>
              <w:spacing w:line="276" w:lineRule="auto"/>
              <w:jc w:val="center"/>
              <w:rPr>
                <w:sz w:val="22"/>
                <w:szCs w:val="22"/>
              </w:rPr>
            </w:pPr>
            <w:r>
              <w:rPr>
                <w:noProof/>
                <w:sz w:val="22"/>
                <w:szCs w:val="22"/>
                <w:lang w:val="fr-FR" w:eastAsia="fr-FR"/>
              </w:rPr>
              <w:drawing>
                <wp:inline distT="0" distB="0" distL="0" distR="0" wp14:anchorId="6009FD3E" wp14:editId="6257206A">
                  <wp:extent cx="2844000" cy="2050574"/>
                  <wp:effectExtent l="0" t="0" r="0" b="6985"/>
                  <wp:docPr id="2097248615" name="Immagine 7"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8615" name="Immagine 7" descr="Immagine che contiene testo, linea, diagramma, Diagramma&#10;&#10;Il contenuto generato dall'IA potrebbe non essere corretto."/>
                          <pic:cNvPicPr/>
                        </pic:nvPicPr>
                        <pic:blipFill rotWithShape="1">
                          <a:blip r:embed="rId18" cstate="print">
                            <a:extLst>
                              <a:ext uri="{28A0092B-C50C-407E-A947-70E740481C1C}">
                                <a14:useLocalDpi xmlns:a14="http://schemas.microsoft.com/office/drawing/2010/main" val="0"/>
                              </a:ext>
                            </a:extLst>
                          </a:blip>
                          <a:srcRect l="5360" t="11432" r="9741" b="4401"/>
                          <a:stretch/>
                        </pic:blipFill>
                        <pic:spPr bwMode="auto">
                          <a:xfrm>
                            <a:off x="0" y="0"/>
                            <a:ext cx="2844000" cy="2050574"/>
                          </a:xfrm>
                          <a:prstGeom prst="rect">
                            <a:avLst/>
                          </a:prstGeom>
                          <a:ln>
                            <a:noFill/>
                          </a:ln>
                          <a:extLst>
                            <a:ext uri="{53640926-AAD7-44D8-BBD7-CCE9431645EC}">
                              <a14:shadowObscured xmlns:a14="http://schemas.microsoft.com/office/drawing/2010/main"/>
                            </a:ext>
                          </a:extLst>
                        </pic:spPr>
                      </pic:pic>
                    </a:graphicData>
                  </a:graphic>
                </wp:inline>
              </w:drawing>
            </w:r>
          </w:p>
          <w:p w14:paraId="621AD261" w14:textId="77777777" w:rsidR="00E7696B" w:rsidRDefault="00E7696B" w:rsidP="00DE27B3">
            <w:pPr>
              <w:pStyle w:val="Corpodeltesto3"/>
              <w:spacing w:line="276" w:lineRule="auto"/>
              <w:jc w:val="center"/>
              <w:rPr>
                <w:sz w:val="22"/>
                <w:szCs w:val="22"/>
              </w:rPr>
            </w:pPr>
            <w:r>
              <w:rPr>
                <w:sz w:val="22"/>
                <w:szCs w:val="22"/>
              </w:rPr>
              <w:t>(b) SS2</w:t>
            </w:r>
          </w:p>
        </w:tc>
      </w:tr>
    </w:tbl>
    <w:p w14:paraId="0806FBD8" w14:textId="77777777" w:rsidR="00E7696B" w:rsidRPr="00E7696B" w:rsidRDefault="00E7696B" w:rsidP="00E7696B">
      <w:pPr>
        <w:pStyle w:val="Corpodeltesto3"/>
        <w:jc w:val="center"/>
        <w:rPr>
          <w:sz w:val="22"/>
          <w:szCs w:val="22"/>
          <w:lang w:val="en-US"/>
        </w:rPr>
      </w:pPr>
      <w:r w:rsidRPr="00E7696B">
        <w:rPr>
          <w:b/>
          <w:sz w:val="22"/>
          <w:szCs w:val="22"/>
          <w:lang w:val="en-US"/>
        </w:rPr>
        <w:t>Figure 7.  Comparison of SC codes with experimental data of ADP06 for Pin3 TC measuring the clad outer temperature. Elevations z taken from the bottom of the active region.</w:t>
      </w:r>
    </w:p>
    <w:p w14:paraId="0EF84BAA" w14:textId="77777777" w:rsidR="00E7696B" w:rsidRPr="00E7696B" w:rsidRDefault="00E7696B" w:rsidP="00E7696B">
      <w:pPr>
        <w:pStyle w:val="Corpodeltesto3"/>
        <w:rPr>
          <w:sz w:val="22"/>
          <w:szCs w:val="22"/>
          <w:lang w:val="en-US"/>
        </w:rPr>
      </w:pPr>
    </w:p>
    <w:p w14:paraId="667B6317" w14:textId="77777777" w:rsidR="00E7696B" w:rsidRPr="004B50CD" w:rsidRDefault="00E7696B" w:rsidP="00E7696B">
      <w:pPr>
        <w:pStyle w:val="Corpodeltesto3"/>
        <w:jc w:val="center"/>
        <w:rPr>
          <w:b/>
          <w:sz w:val="22"/>
          <w:szCs w:val="22"/>
        </w:rPr>
      </w:pPr>
      <w:r w:rsidRPr="00E7696B">
        <w:rPr>
          <w:b/>
          <w:sz w:val="22"/>
          <w:szCs w:val="22"/>
          <w:lang w:val="en-US"/>
        </w:rPr>
        <w:t xml:space="preserve">Table V. Main statistical performance parameters for the various SC codes on ADP06. </w:t>
      </w:r>
      <w:proofErr w:type="spellStart"/>
      <w:r>
        <w:rPr>
          <w:b/>
          <w:sz w:val="22"/>
          <w:szCs w:val="22"/>
        </w:rPr>
        <w:t>All</w:t>
      </w:r>
      <w:proofErr w:type="spellEnd"/>
      <w:r>
        <w:rPr>
          <w:b/>
          <w:sz w:val="22"/>
          <w:szCs w:val="22"/>
        </w:rPr>
        <w:t xml:space="preserve"> </w:t>
      </w:r>
      <w:proofErr w:type="spellStart"/>
      <w:r>
        <w:rPr>
          <w:b/>
          <w:sz w:val="22"/>
          <w:szCs w:val="22"/>
        </w:rPr>
        <w:t>values</w:t>
      </w:r>
      <w:proofErr w:type="spellEnd"/>
      <w:r>
        <w:rPr>
          <w:b/>
          <w:sz w:val="22"/>
          <w:szCs w:val="22"/>
        </w:rPr>
        <w:t xml:space="preserve"> in [°C].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23"/>
        <w:gridCol w:w="2153"/>
        <w:gridCol w:w="922"/>
        <w:gridCol w:w="923"/>
        <w:gridCol w:w="952"/>
        <w:gridCol w:w="894"/>
        <w:gridCol w:w="923"/>
        <w:gridCol w:w="923"/>
      </w:tblGrid>
      <w:tr w:rsidR="00E7696B" w:rsidRPr="00A77E6F" w14:paraId="2D2755F8" w14:textId="77777777" w:rsidTr="00DE27B3">
        <w:trPr>
          <w:jc w:val="center"/>
        </w:trPr>
        <w:tc>
          <w:tcPr>
            <w:tcW w:w="1523" w:type="dxa"/>
            <w:vMerge w:val="restart"/>
            <w:tcBorders>
              <w:top w:val="double" w:sz="4" w:space="0" w:color="auto"/>
              <w:left w:val="double" w:sz="4" w:space="0" w:color="auto"/>
              <w:right w:val="double" w:sz="4" w:space="0" w:color="auto"/>
            </w:tcBorders>
          </w:tcPr>
          <w:p w14:paraId="26955B40" w14:textId="77777777" w:rsidR="00E7696B" w:rsidRPr="00A77E6F" w:rsidRDefault="00E7696B" w:rsidP="00DE27B3">
            <w:pPr>
              <w:pStyle w:val="NormaleWeb"/>
              <w:spacing w:before="0" w:beforeAutospacing="0" w:after="0" w:afterAutospacing="0" w:line="276" w:lineRule="auto"/>
              <w:rPr>
                <w:b/>
                <w:bCs/>
                <w:sz w:val="22"/>
                <w:szCs w:val="22"/>
              </w:rPr>
            </w:pPr>
            <w:r w:rsidRPr="00A77E6F">
              <w:rPr>
                <w:b/>
                <w:bCs/>
                <w:kern w:val="24"/>
                <w:sz w:val="22"/>
                <w:szCs w:val="22"/>
              </w:rPr>
              <w:t>Organization (Country)</w:t>
            </w:r>
          </w:p>
        </w:tc>
        <w:tc>
          <w:tcPr>
            <w:tcW w:w="2153" w:type="dxa"/>
            <w:vMerge w:val="restart"/>
            <w:tcBorders>
              <w:top w:val="double" w:sz="4" w:space="0" w:color="auto"/>
              <w:right w:val="double" w:sz="4" w:space="0" w:color="auto"/>
            </w:tcBorders>
          </w:tcPr>
          <w:p w14:paraId="4ADA5D52" w14:textId="77777777" w:rsidR="00E7696B" w:rsidRPr="00A77E6F" w:rsidRDefault="00E7696B" w:rsidP="00DE27B3">
            <w:pPr>
              <w:pStyle w:val="NormaleWeb"/>
              <w:spacing w:before="0" w:beforeAutospacing="0" w:after="0" w:afterAutospacing="0" w:line="276" w:lineRule="auto"/>
              <w:jc w:val="center"/>
              <w:rPr>
                <w:b/>
                <w:bCs/>
                <w:sz w:val="22"/>
                <w:szCs w:val="22"/>
              </w:rPr>
            </w:pPr>
            <w:r w:rsidRPr="00A77E6F">
              <w:rPr>
                <w:b/>
                <w:bCs/>
                <w:kern w:val="24"/>
                <w:sz w:val="22"/>
                <w:szCs w:val="22"/>
              </w:rPr>
              <w:t>SC code</w:t>
            </w:r>
          </w:p>
        </w:tc>
        <w:tc>
          <w:tcPr>
            <w:tcW w:w="2797" w:type="dxa"/>
            <w:gridSpan w:val="3"/>
            <w:tcBorders>
              <w:top w:val="double" w:sz="4" w:space="0" w:color="auto"/>
              <w:bottom w:val="double" w:sz="4" w:space="0" w:color="auto"/>
              <w:right w:val="double" w:sz="4" w:space="0" w:color="auto"/>
            </w:tcBorders>
          </w:tcPr>
          <w:p w14:paraId="363B0009" w14:textId="77777777" w:rsidR="00E7696B" w:rsidRPr="00A77E6F" w:rsidRDefault="00E7696B" w:rsidP="00DE27B3">
            <w:pPr>
              <w:pStyle w:val="NormaleWeb"/>
              <w:spacing w:before="0" w:beforeAutospacing="0" w:after="0" w:afterAutospacing="0" w:line="276" w:lineRule="auto"/>
              <w:jc w:val="center"/>
              <w:rPr>
                <w:b/>
                <w:bCs/>
                <w:sz w:val="22"/>
                <w:szCs w:val="22"/>
              </w:rPr>
            </w:pPr>
            <w:r>
              <w:rPr>
                <w:b/>
                <w:bCs/>
                <w:sz w:val="22"/>
                <w:szCs w:val="22"/>
              </w:rPr>
              <w:t>SS1</w:t>
            </w:r>
          </w:p>
        </w:tc>
        <w:tc>
          <w:tcPr>
            <w:tcW w:w="2740" w:type="dxa"/>
            <w:gridSpan w:val="3"/>
            <w:tcBorders>
              <w:top w:val="double" w:sz="4" w:space="0" w:color="auto"/>
              <w:bottom w:val="double" w:sz="4" w:space="0" w:color="auto"/>
              <w:right w:val="double" w:sz="4" w:space="0" w:color="auto"/>
            </w:tcBorders>
          </w:tcPr>
          <w:p w14:paraId="107D2CAB" w14:textId="77777777" w:rsidR="00E7696B" w:rsidRPr="00A77E6F" w:rsidRDefault="00E7696B" w:rsidP="00DE27B3">
            <w:pPr>
              <w:pStyle w:val="NormaleWeb"/>
              <w:spacing w:before="0" w:beforeAutospacing="0" w:after="0" w:afterAutospacing="0" w:line="276" w:lineRule="auto"/>
              <w:jc w:val="center"/>
              <w:rPr>
                <w:b/>
                <w:bCs/>
                <w:sz w:val="22"/>
                <w:szCs w:val="22"/>
              </w:rPr>
            </w:pPr>
            <w:r>
              <w:rPr>
                <w:b/>
                <w:bCs/>
                <w:sz w:val="22"/>
                <w:szCs w:val="22"/>
              </w:rPr>
              <w:t>SS2</w:t>
            </w:r>
          </w:p>
        </w:tc>
      </w:tr>
      <w:tr w:rsidR="00E7696B" w:rsidRPr="00A77E6F" w14:paraId="28E0EECB" w14:textId="77777777" w:rsidTr="00DE27B3">
        <w:trPr>
          <w:jc w:val="center"/>
        </w:trPr>
        <w:tc>
          <w:tcPr>
            <w:tcW w:w="1523" w:type="dxa"/>
            <w:vMerge/>
            <w:tcBorders>
              <w:left w:val="double" w:sz="4" w:space="0" w:color="auto"/>
              <w:bottom w:val="double" w:sz="4" w:space="0" w:color="auto"/>
              <w:right w:val="double" w:sz="4" w:space="0" w:color="auto"/>
            </w:tcBorders>
          </w:tcPr>
          <w:p w14:paraId="5919C743" w14:textId="77777777" w:rsidR="00E7696B" w:rsidRPr="00A77E6F" w:rsidRDefault="00E7696B" w:rsidP="00DE27B3">
            <w:pPr>
              <w:pStyle w:val="NormaleWeb"/>
              <w:spacing w:before="0" w:beforeAutospacing="0" w:after="0" w:afterAutospacing="0" w:line="276" w:lineRule="auto"/>
              <w:rPr>
                <w:b/>
                <w:bCs/>
                <w:kern w:val="24"/>
                <w:sz w:val="22"/>
                <w:szCs w:val="22"/>
              </w:rPr>
            </w:pPr>
          </w:p>
        </w:tc>
        <w:tc>
          <w:tcPr>
            <w:tcW w:w="2153" w:type="dxa"/>
            <w:vMerge/>
            <w:tcBorders>
              <w:bottom w:val="double" w:sz="4" w:space="0" w:color="auto"/>
              <w:right w:val="double" w:sz="4" w:space="0" w:color="auto"/>
            </w:tcBorders>
          </w:tcPr>
          <w:p w14:paraId="4CFE29B5" w14:textId="77777777" w:rsidR="00E7696B" w:rsidRPr="00A77E6F" w:rsidRDefault="00E7696B" w:rsidP="00DE27B3">
            <w:pPr>
              <w:pStyle w:val="NormaleWeb"/>
              <w:spacing w:before="0" w:beforeAutospacing="0" w:after="0" w:afterAutospacing="0" w:line="276" w:lineRule="auto"/>
              <w:jc w:val="center"/>
              <w:rPr>
                <w:b/>
                <w:bCs/>
                <w:kern w:val="24"/>
                <w:sz w:val="22"/>
                <w:szCs w:val="22"/>
              </w:rPr>
            </w:pPr>
          </w:p>
        </w:tc>
        <w:tc>
          <w:tcPr>
            <w:tcW w:w="922" w:type="dxa"/>
            <w:tcBorders>
              <w:top w:val="double" w:sz="4" w:space="0" w:color="auto"/>
              <w:bottom w:val="double" w:sz="4" w:space="0" w:color="auto"/>
              <w:right w:val="double" w:sz="4" w:space="0" w:color="auto"/>
            </w:tcBorders>
          </w:tcPr>
          <w:p w14:paraId="4D92F2D3"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25" w:author="Francesco Lodi" w:date="2025-02-28T12:53:00Z" w16du:dateUtc="2025-02-28T11:53:00Z">
                        <w:rPr>
                          <w:rFonts w:ascii="Cambria Math" w:hAnsi="Cambria Math"/>
                          <w:b/>
                          <w:bCs/>
                          <w:i/>
                          <w:sz w:val="22"/>
                          <w:szCs w:val="22"/>
                        </w:rPr>
                      </w:ins>
                    </m:ctrlPr>
                  </m:sSubPr>
                  <m:e>
                    <m:d>
                      <m:dPr>
                        <m:begChr m:val="|"/>
                        <m:endChr m:val="|"/>
                        <m:ctrlPr>
                          <w:ins w:id="26"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e>
                  <m:sub>
                    <m:r>
                      <m:rPr>
                        <m:sty m:val="bi"/>
                      </m:rPr>
                      <w:rPr>
                        <w:rFonts w:ascii="Cambria Math" w:hAnsi="Cambria Math"/>
                        <w:sz w:val="22"/>
                        <w:szCs w:val="22"/>
                      </w:rPr>
                      <m:t>ave</m:t>
                    </m:r>
                  </m:sub>
                </m:sSub>
              </m:oMath>
            </m:oMathPara>
          </w:p>
        </w:tc>
        <w:tc>
          <w:tcPr>
            <w:tcW w:w="923" w:type="dxa"/>
            <w:tcBorders>
              <w:top w:val="double" w:sz="4" w:space="0" w:color="auto"/>
              <w:bottom w:val="double" w:sz="4" w:space="0" w:color="auto"/>
              <w:right w:val="double" w:sz="4" w:space="0" w:color="auto"/>
            </w:tcBorders>
          </w:tcPr>
          <w:p w14:paraId="197A5BFA"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27" w:author="Francesco Lodi" w:date="2025-02-28T12:53:00Z" w16du:dateUtc="2025-02-28T11:53:00Z">
                        <w:rPr>
                          <w:rFonts w:ascii="Cambria Math" w:hAnsi="Cambria Math"/>
                          <w:b/>
                          <w:bCs/>
                          <w:i/>
                          <w:sz w:val="22"/>
                          <w:szCs w:val="22"/>
                        </w:rPr>
                      </w:ins>
                    </m:ctrlPr>
                  </m:sSubPr>
                  <m:e>
                    <m:d>
                      <m:dPr>
                        <m:begChr m:val="|"/>
                        <m:endChr m:val="|"/>
                        <m:ctrlPr>
                          <w:ins w:id="28"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σ</m:t>
                        </m:r>
                      </m:e>
                    </m:d>
                  </m:e>
                  <m:sub>
                    <m:d>
                      <m:dPr>
                        <m:begChr m:val="|"/>
                        <m:endChr m:val="|"/>
                        <m:ctrlPr>
                          <w:ins w:id="29"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sub>
                </m:sSub>
              </m:oMath>
            </m:oMathPara>
          </w:p>
        </w:tc>
        <w:tc>
          <w:tcPr>
            <w:tcW w:w="952" w:type="dxa"/>
            <w:tcBorders>
              <w:top w:val="double" w:sz="4" w:space="0" w:color="auto"/>
              <w:bottom w:val="double" w:sz="4" w:space="0" w:color="auto"/>
              <w:right w:val="double" w:sz="4" w:space="0" w:color="auto"/>
            </w:tcBorders>
          </w:tcPr>
          <w:p w14:paraId="062738B3"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30" w:author="Francesco Lodi" w:date="2025-02-28T12:53:00Z" w16du:dateUtc="2025-02-28T11:53:00Z">
                        <w:rPr>
                          <w:rFonts w:ascii="Cambria Math" w:hAnsi="Cambria Math"/>
                          <w:b/>
                          <w:bCs/>
                          <w:i/>
                          <w:sz w:val="22"/>
                          <w:szCs w:val="22"/>
                        </w:rPr>
                      </w:ins>
                    </m:ctrlPr>
                  </m:sSubPr>
                  <m:e>
                    <m:d>
                      <m:dPr>
                        <m:begChr m:val="|"/>
                        <m:endChr m:val="|"/>
                        <m:ctrlPr>
                          <w:ins w:id="31"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e>
                  <m:sub>
                    <m:r>
                      <m:rPr>
                        <m:sty m:val="bi"/>
                      </m:rPr>
                      <w:rPr>
                        <w:rFonts w:ascii="Cambria Math" w:hAnsi="Cambria Math"/>
                        <w:sz w:val="22"/>
                        <w:szCs w:val="22"/>
                      </w:rPr>
                      <m:t>max</m:t>
                    </m:r>
                  </m:sub>
                </m:sSub>
              </m:oMath>
            </m:oMathPara>
          </w:p>
        </w:tc>
        <w:tc>
          <w:tcPr>
            <w:tcW w:w="894" w:type="dxa"/>
            <w:tcBorders>
              <w:top w:val="double" w:sz="4" w:space="0" w:color="auto"/>
              <w:bottom w:val="double" w:sz="4" w:space="0" w:color="auto"/>
              <w:right w:val="double" w:sz="4" w:space="0" w:color="auto"/>
            </w:tcBorders>
          </w:tcPr>
          <w:p w14:paraId="29B6EB51"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32" w:author="Francesco Lodi" w:date="2025-02-28T12:53:00Z" w16du:dateUtc="2025-02-28T11:53:00Z">
                        <w:rPr>
                          <w:rFonts w:ascii="Cambria Math" w:hAnsi="Cambria Math"/>
                          <w:b/>
                          <w:bCs/>
                          <w:i/>
                          <w:sz w:val="22"/>
                          <w:szCs w:val="22"/>
                        </w:rPr>
                      </w:ins>
                    </m:ctrlPr>
                  </m:sSubPr>
                  <m:e>
                    <m:d>
                      <m:dPr>
                        <m:begChr m:val="|"/>
                        <m:endChr m:val="|"/>
                        <m:ctrlPr>
                          <w:ins w:id="33"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e>
                  <m:sub>
                    <m:r>
                      <m:rPr>
                        <m:sty m:val="bi"/>
                      </m:rPr>
                      <w:rPr>
                        <w:rFonts w:ascii="Cambria Math" w:hAnsi="Cambria Math"/>
                        <w:sz w:val="22"/>
                        <w:szCs w:val="22"/>
                      </w:rPr>
                      <m:t>ave</m:t>
                    </m:r>
                  </m:sub>
                </m:sSub>
              </m:oMath>
            </m:oMathPara>
          </w:p>
        </w:tc>
        <w:tc>
          <w:tcPr>
            <w:tcW w:w="923" w:type="dxa"/>
            <w:tcBorders>
              <w:top w:val="double" w:sz="4" w:space="0" w:color="auto"/>
              <w:bottom w:val="double" w:sz="4" w:space="0" w:color="auto"/>
              <w:right w:val="double" w:sz="4" w:space="0" w:color="auto"/>
            </w:tcBorders>
          </w:tcPr>
          <w:p w14:paraId="696E566B"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34" w:author="Francesco Lodi" w:date="2025-02-28T12:53:00Z" w16du:dateUtc="2025-02-28T11:53:00Z">
                        <w:rPr>
                          <w:rFonts w:ascii="Cambria Math" w:hAnsi="Cambria Math"/>
                          <w:b/>
                          <w:bCs/>
                          <w:i/>
                          <w:sz w:val="22"/>
                          <w:szCs w:val="22"/>
                        </w:rPr>
                      </w:ins>
                    </m:ctrlPr>
                  </m:sSubPr>
                  <m:e>
                    <m:d>
                      <m:dPr>
                        <m:begChr m:val="|"/>
                        <m:endChr m:val="|"/>
                        <m:ctrlPr>
                          <w:ins w:id="35"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σ</m:t>
                        </m:r>
                      </m:e>
                    </m:d>
                  </m:e>
                  <m:sub>
                    <m:d>
                      <m:dPr>
                        <m:begChr m:val="|"/>
                        <m:endChr m:val="|"/>
                        <m:ctrlPr>
                          <w:ins w:id="36"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sub>
                </m:sSub>
              </m:oMath>
            </m:oMathPara>
          </w:p>
        </w:tc>
        <w:tc>
          <w:tcPr>
            <w:tcW w:w="923" w:type="dxa"/>
            <w:tcBorders>
              <w:top w:val="double" w:sz="4" w:space="0" w:color="auto"/>
              <w:bottom w:val="double" w:sz="4" w:space="0" w:color="auto"/>
              <w:right w:val="double" w:sz="4" w:space="0" w:color="auto"/>
            </w:tcBorders>
          </w:tcPr>
          <w:p w14:paraId="48F63876" w14:textId="77777777" w:rsidR="00E7696B" w:rsidRDefault="00E7696B" w:rsidP="00DE27B3">
            <w:pPr>
              <w:pStyle w:val="NormaleWeb"/>
              <w:spacing w:before="0" w:beforeAutospacing="0" w:after="0" w:afterAutospacing="0" w:line="276" w:lineRule="auto"/>
              <w:jc w:val="center"/>
              <w:rPr>
                <w:b/>
                <w:bCs/>
                <w:sz w:val="22"/>
                <w:szCs w:val="22"/>
              </w:rPr>
            </w:pPr>
            <m:oMathPara>
              <m:oMath>
                <m:sSub>
                  <m:sSubPr>
                    <m:ctrlPr>
                      <w:ins w:id="37" w:author="Francesco Lodi" w:date="2025-02-28T12:53:00Z" w16du:dateUtc="2025-02-28T11:53:00Z">
                        <w:rPr>
                          <w:rFonts w:ascii="Cambria Math" w:hAnsi="Cambria Math"/>
                          <w:b/>
                          <w:bCs/>
                          <w:i/>
                          <w:sz w:val="22"/>
                          <w:szCs w:val="22"/>
                        </w:rPr>
                      </w:ins>
                    </m:ctrlPr>
                  </m:sSubPr>
                  <m:e>
                    <m:d>
                      <m:dPr>
                        <m:begChr m:val="|"/>
                        <m:endChr m:val="|"/>
                        <m:ctrlPr>
                          <w:ins w:id="38" w:author="Francesco Lodi" w:date="2025-02-28T12:53:00Z" w16du:dateUtc="2025-02-28T11:53:00Z">
                            <w:rPr>
                              <w:rFonts w:ascii="Cambria Math" w:hAnsi="Cambria Math"/>
                              <w:b/>
                              <w:bCs/>
                              <w:i/>
                              <w:sz w:val="22"/>
                              <w:szCs w:val="22"/>
                            </w:rPr>
                          </w:ins>
                        </m:ctrlPr>
                      </m:dPr>
                      <m:e>
                        <m:r>
                          <m:rPr>
                            <m:sty m:val="bi"/>
                          </m:rPr>
                          <w:rPr>
                            <w:rFonts w:ascii="Cambria Math" w:hAnsi="Cambria Math"/>
                            <w:sz w:val="22"/>
                            <w:szCs w:val="22"/>
                          </w:rPr>
                          <m:t>ε</m:t>
                        </m:r>
                      </m:e>
                    </m:d>
                  </m:e>
                  <m:sub>
                    <m:r>
                      <m:rPr>
                        <m:sty m:val="bi"/>
                      </m:rPr>
                      <w:rPr>
                        <w:rFonts w:ascii="Cambria Math" w:hAnsi="Cambria Math"/>
                        <w:sz w:val="22"/>
                        <w:szCs w:val="22"/>
                      </w:rPr>
                      <m:t>max</m:t>
                    </m:r>
                  </m:sub>
                </m:sSub>
              </m:oMath>
            </m:oMathPara>
          </w:p>
        </w:tc>
      </w:tr>
      <w:tr w:rsidR="00E7696B" w:rsidRPr="00A77E6F" w14:paraId="01E985CE" w14:textId="77777777" w:rsidTr="00DE27B3">
        <w:trPr>
          <w:jc w:val="center"/>
        </w:trPr>
        <w:tc>
          <w:tcPr>
            <w:tcW w:w="1523" w:type="dxa"/>
            <w:tcBorders>
              <w:left w:val="double" w:sz="4" w:space="0" w:color="auto"/>
              <w:right w:val="double" w:sz="4" w:space="0" w:color="auto"/>
            </w:tcBorders>
            <w:vAlign w:val="center"/>
          </w:tcPr>
          <w:p w14:paraId="5835B91D"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CNPRI (CH)</w:t>
            </w:r>
          </w:p>
        </w:tc>
        <w:tc>
          <w:tcPr>
            <w:tcW w:w="2153" w:type="dxa"/>
            <w:tcBorders>
              <w:right w:val="double" w:sz="4" w:space="0" w:color="auto"/>
            </w:tcBorders>
            <w:vAlign w:val="center"/>
          </w:tcPr>
          <w:p w14:paraId="200B5F6F"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ATHAS-LBE</w:t>
            </w:r>
          </w:p>
        </w:tc>
        <w:tc>
          <w:tcPr>
            <w:tcW w:w="922" w:type="dxa"/>
            <w:tcBorders>
              <w:right w:val="double" w:sz="4" w:space="0" w:color="auto"/>
            </w:tcBorders>
            <w:vAlign w:val="bottom"/>
          </w:tcPr>
          <w:p w14:paraId="6F58ED41"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14.3</w:t>
            </w:r>
          </w:p>
        </w:tc>
        <w:tc>
          <w:tcPr>
            <w:tcW w:w="923" w:type="dxa"/>
            <w:tcBorders>
              <w:right w:val="double" w:sz="4" w:space="0" w:color="auto"/>
            </w:tcBorders>
            <w:vAlign w:val="bottom"/>
          </w:tcPr>
          <w:p w14:paraId="4192BED7"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9.9</w:t>
            </w:r>
          </w:p>
        </w:tc>
        <w:tc>
          <w:tcPr>
            <w:tcW w:w="952" w:type="dxa"/>
            <w:tcBorders>
              <w:right w:val="double" w:sz="4" w:space="0" w:color="auto"/>
            </w:tcBorders>
            <w:vAlign w:val="bottom"/>
          </w:tcPr>
          <w:p w14:paraId="35B00B0F"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42.2</w:t>
            </w:r>
          </w:p>
        </w:tc>
        <w:tc>
          <w:tcPr>
            <w:tcW w:w="894" w:type="dxa"/>
            <w:tcBorders>
              <w:right w:val="double" w:sz="4" w:space="0" w:color="auto"/>
            </w:tcBorders>
            <w:vAlign w:val="bottom"/>
          </w:tcPr>
          <w:p w14:paraId="3DA506D5"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15.1</w:t>
            </w:r>
          </w:p>
        </w:tc>
        <w:tc>
          <w:tcPr>
            <w:tcW w:w="923" w:type="dxa"/>
            <w:tcBorders>
              <w:right w:val="double" w:sz="4" w:space="0" w:color="auto"/>
            </w:tcBorders>
            <w:vAlign w:val="bottom"/>
          </w:tcPr>
          <w:p w14:paraId="7F03DEAF"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10.8</w:t>
            </w:r>
          </w:p>
        </w:tc>
        <w:tc>
          <w:tcPr>
            <w:tcW w:w="923" w:type="dxa"/>
            <w:tcBorders>
              <w:right w:val="double" w:sz="4" w:space="0" w:color="auto"/>
            </w:tcBorders>
            <w:vAlign w:val="bottom"/>
          </w:tcPr>
          <w:p w14:paraId="5282E073"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55.6</w:t>
            </w:r>
          </w:p>
        </w:tc>
      </w:tr>
      <w:tr w:rsidR="00E7696B" w:rsidRPr="00A77E6F" w14:paraId="08938916" w14:textId="77777777" w:rsidTr="00DE27B3">
        <w:trPr>
          <w:jc w:val="center"/>
        </w:trPr>
        <w:tc>
          <w:tcPr>
            <w:tcW w:w="1523" w:type="dxa"/>
            <w:tcBorders>
              <w:left w:val="double" w:sz="4" w:space="0" w:color="auto"/>
              <w:right w:val="double" w:sz="4" w:space="0" w:color="auto"/>
            </w:tcBorders>
            <w:vAlign w:val="center"/>
          </w:tcPr>
          <w:p w14:paraId="76BEE422"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XJTU (CH)</w:t>
            </w:r>
          </w:p>
        </w:tc>
        <w:tc>
          <w:tcPr>
            <w:tcW w:w="2153" w:type="dxa"/>
            <w:tcBorders>
              <w:right w:val="double" w:sz="4" w:space="0" w:color="auto"/>
            </w:tcBorders>
            <w:vAlign w:val="center"/>
          </w:tcPr>
          <w:p w14:paraId="1442E451"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YAOGUANG</w:t>
            </w:r>
          </w:p>
        </w:tc>
        <w:tc>
          <w:tcPr>
            <w:tcW w:w="922" w:type="dxa"/>
            <w:tcBorders>
              <w:right w:val="double" w:sz="4" w:space="0" w:color="auto"/>
            </w:tcBorders>
            <w:vAlign w:val="bottom"/>
          </w:tcPr>
          <w:p w14:paraId="653DBA7C"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7.7</w:t>
            </w:r>
          </w:p>
        </w:tc>
        <w:tc>
          <w:tcPr>
            <w:tcW w:w="923" w:type="dxa"/>
            <w:tcBorders>
              <w:right w:val="double" w:sz="4" w:space="0" w:color="auto"/>
            </w:tcBorders>
            <w:vAlign w:val="bottom"/>
          </w:tcPr>
          <w:p w14:paraId="0C2816B2"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7.3</w:t>
            </w:r>
          </w:p>
        </w:tc>
        <w:tc>
          <w:tcPr>
            <w:tcW w:w="952" w:type="dxa"/>
            <w:tcBorders>
              <w:right w:val="double" w:sz="4" w:space="0" w:color="auto"/>
            </w:tcBorders>
            <w:vAlign w:val="bottom"/>
          </w:tcPr>
          <w:p w14:paraId="78FB5080"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35.1</w:t>
            </w:r>
          </w:p>
        </w:tc>
        <w:tc>
          <w:tcPr>
            <w:tcW w:w="894" w:type="dxa"/>
            <w:tcBorders>
              <w:right w:val="double" w:sz="4" w:space="0" w:color="auto"/>
            </w:tcBorders>
            <w:vAlign w:val="bottom"/>
          </w:tcPr>
          <w:p w14:paraId="5C4C3449"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11.9</w:t>
            </w:r>
          </w:p>
        </w:tc>
        <w:tc>
          <w:tcPr>
            <w:tcW w:w="923" w:type="dxa"/>
            <w:tcBorders>
              <w:right w:val="double" w:sz="4" w:space="0" w:color="auto"/>
            </w:tcBorders>
            <w:vAlign w:val="bottom"/>
          </w:tcPr>
          <w:p w14:paraId="727EC309"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10.4</w:t>
            </w:r>
          </w:p>
        </w:tc>
        <w:tc>
          <w:tcPr>
            <w:tcW w:w="923" w:type="dxa"/>
            <w:tcBorders>
              <w:right w:val="double" w:sz="4" w:space="0" w:color="auto"/>
            </w:tcBorders>
            <w:vAlign w:val="bottom"/>
          </w:tcPr>
          <w:p w14:paraId="040D2D67"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47.8</w:t>
            </w:r>
          </w:p>
        </w:tc>
      </w:tr>
      <w:tr w:rsidR="00E7696B" w:rsidRPr="00A77E6F" w14:paraId="58FDFF92" w14:textId="77777777" w:rsidTr="00DE27B3">
        <w:trPr>
          <w:jc w:val="center"/>
        </w:trPr>
        <w:tc>
          <w:tcPr>
            <w:tcW w:w="1523" w:type="dxa"/>
            <w:tcBorders>
              <w:left w:val="double" w:sz="4" w:space="0" w:color="auto"/>
              <w:right w:val="double" w:sz="4" w:space="0" w:color="auto"/>
            </w:tcBorders>
            <w:vAlign w:val="center"/>
          </w:tcPr>
          <w:p w14:paraId="1EFEBB1B"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JRC (EC)</w:t>
            </w:r>
          </w:p>
        </w:tc>
        <w:tc>
          <w:tcPr>
            <w:tcW w:w="2153" w:type="dxa"/>
            <w:tcBorders>
              <w:right w:val="double" w:sz="4" w:space="0" w:color="auto"/>
            </w:tcBorders>
            <w:vAlign w:val="center"/>
          </w:tcPr>
          <w:p w14:paraId="2D5CB16F" w14:textId="77777777" w:rsidR="00E7696B" w:rsidRPr="00A77E6F" w:rsidRDefault="00E7696B" w:rsidP="00DE27B3">
            <w:pPr>
              <w:pStyle w:val="NormaleWeb"/>
              <w:spacing w:before="0" w:beforeAutospacing="0" w:after="0" w:afterAutospacing="0" w:line="276" w:lineRule="auto"/>
              <w:jc w:val="center"/>
              <w:rPr>
                <w:sz w:val="22"/>
                <w:szCs w:val="22"/>
                <w:lang w:val="it-IT"/>
              </w:rPr>
            </w:pPr>
            <w:r w:rsidRPr="00A77E6F">
              <w:rPr>
                <w:kern w:val="24"/>
                <w:sz w:val="22"/>
                <w:szCs w:val="22"/>
                <w:lang w:val="it-IT"/>
              </w:rPr>
              <w:t xml:space="preserve">COBRA-4I (JRC </w:t>
            </w:r>
            <w:proofErr w:type="spellStart"/>
            <w:r w:rsidRPr="00A77E6F">
              <w:rPr>
                <w:kern w:val="24"/>
                <w:sz w:val="22"/>
                <w:szCs w:val="22"/>
                <w:lang w:val="it-IT"/>
              </w:rPr>
              <w:t>version</w:t>
            </w:r>
            <w:proofErr w:type="spellEnd"/>
            <w:r w:rsidRPr="00A77E6F">
              <w:rPr>
                <w:kern w:val="24"/>
                <w:sz w:val="22"/>
                <w:szCs w:val="22"/>
                <w:lang w:val="it-IT"/>
              </w:rPr>
              <w:t>)</w:t>
            </w:r>
          </w:p>
        </w:tc>
        <w:tc>
          <w:tcPr>
            <w:tcW w:w="922" w:type="dxa"/>
            <w:tcBorders>
              <w:right w:val="double" w:sz="4" w:space="0" w:color="auto"/>
            </w:tcBorders>
            <w:vAlign w:val="bottom"/>
          </w:tcPr>
          <w:p w14:paraId="580FB2C2"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13.5</w:t>
            </w:r>
          </w:p>
        </w:tc>
        <w:tc>
          <w:tcPr>
            <w:tcW w:w="923" w:type="dxa"/>
            <w:tcBorders>
              <w:right w:val="double" w:sz="4" w:space="0" w:color="auto"/>
            </w:tcBorders>
            <w:vAlign w:val="bottom"/>
          </w:tcPr>
          <w:p w14:paraId="6D49A898"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9.5</w:t>
            </w:r>
          </w:p>
        </w:tc>
        <w:tc>
          <w:tcPr>
            <w:tcW w:w="952" w:type="dxa"/>
            <w:tcBorders>
              <w:right w:val="double" w:sz="4" w:space="0" w:color="auto"/>
            </w:tcBorders>
            <w:vAlign w:val="bottom"/>
          </w:tcPr>
          <w:p w14:paraId="3DD5D38B"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44.5</w:t>
            </w:r>
          </w:p>
        </w:tc>
        <w:tc>
          <w:tcPr>
            <w:tcW w:w="894" w:type="dxa"/>
            <w:tcBorders>
              <w:right w:val="double" w:sz="4" w:space="0" w:color="auto"/>
            </w:tcBorders>
            <w:vAlign w:val="bottom"/>
          </w:tcPr>
          <w:p w14:paraId="4F214CF1"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23.9</w:t>
            </w:r>
          </w:p>
        </w:tc>
        <w:tc>
          <w:tcPr>
            <w:tcW w:w="923" w:type="dxa"/>
            <w:tcBorders>
              <w:right w:val="double" w:sz="4" w:space="0" w:color="auto"/>
            </w:tcBorders>
            <w:vAlign w:val="bottom"/>
          </w:tcPr>
          <w:p w14:paraId="4B91A466"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18.4</w:t>
            </w:r>
          </w:p>
        </w:tc>
        <w:tc>
          <w:tcPr>
            <w:tcW w:w="923" w:type="dxa"/>
            <w:tcBorders>
              <w:right w:val="double" w:sz="4" w:space="0" w:color="auto"/>
            </w:tcBorders>
            <w:vAlign w:val="bottom"/>
          </w:tcPr>
          <w:p w14:paraId="2D5CB7A5"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77.5</w:t>
            </w:r>
          </w:p>
        </w:tc>
      </w:tr>
      <w:tr w:rsidR="00E7696B" w:rsidRPr="00A77E6F" w14:paraId="2E651D69" w14:textId="77777777" w:rsidTr="00DE27B3">
        <w:trPr>
          <w:jc w:val="center"/>
        </w:trPr>
        <w:tc>
          <w:tcPr>
            <w:tcW w:w="1523" w:type="dxa"/>
            <w:tcBorders>
              <w:left w:val="double" w:sz="4" w:space="0" w:color="auto"/>
              <w:right w:val="double" w:sz="4" w:space="0" w:color="auto"/>
            </w:tcBorders>
            <w:vAlign w:val="center"/>
          </w:tcPr>
          <w:p w14:paraId="23425A95"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ENEA (IT)</w:t>
            </w:r>
          </w:p>
        </w:tc>
        <w:tc>
          <w:tcPr>
            <w:tcW w:w="2153" w:type="dxa"/>
            <w:tcBorders>
              <w:right w:val="double" w:sz="4" w:space="0" w:color="auto"/>
            </w:tcBorders>
            <w:vAlign w:val="center"/>
          </w:tcPr>
          <w:p w14:paraId="4399D81A"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ANTEO+</w:t>
            </w:r>
          </w:p>
        </w:tc>
        <w:tc>
          <w:tcPr>
            <w:tcW w:w="922" w:type="dxa"/>
            <w:tcBorders>
              <w:right w:val="double" w:sz="4" w:space="0" w:color="auto"/>
            </w:tcBorders>
            <w:vAlign w:val="bottom"/>
          </w:tcPr>
          <w:p w14:paraId="00042C59"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9.9</w:t>
            </w:r>
          </w:p>
        </w:tc>
        <w:tc>
          <w:tcPr>
            <w:tcW w:w="923" w:type="dxa"/>
            <w:tcBorders>
              <w:right w:val="double" w:sz="4" w:space="0" w:color="auto"/>
            </w:tcBorders>
            <w:vAlign w:val="bottom"/>
          </w:tcPr>
          <w:p w14:paraId="3B261013"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10.1</w:t>
            </w:r>
          </w:p>
        </w:tc>
        <w:tc>
          <w:tcPr>
            <w:tcW w:w="952" w:type="dxa"/>
            <w:tcBorders>
              <w:right w:val="double" w:sz="4" w:space="0" w:color="auto"/>
            </w:tcBorders>
            <w:vAlign w:val="bottom"/>
          </w:tcPr>
          <w:p w14:paraId="3E437628"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45.5</w:t>
            </w:r>
          </w:p>
        </w:tc>
        <w:tc>
          <w:tcPr>
            <w:tcW w:w="894" w:type="dxa"/>
            <w:tcBorders>
              <w:right w:val="double" w:sz="4" w:space="0" w:color="auto"/>
            </w:tcBorders>
            <w:vAlign w:val="bottom"/>
          </w:tcPr>
          <w:p w14:paraId="3D18A849"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20.1</w:t>
            </w:r>
          </w:p>
        </w:tc>
        <w:tc>
          <w:tcPr>
            <w:tcW w:w="923" w:type="dxa"/>
            <w:tcBorders>
              <w:right w:val="double" w:sz="4" w:space="0" w:color="auto"/>
            </w:tcBorders>
            <w:vAlign w:val="bottom"/>
          </w:tcPr>
          <w:p w14:paraId="75FCC47E"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16.8</w:t>
            </w:r>
          </w:p>
        </w:tc>
        <w:tc>
          <w:tcPr>
            <w:tcW w:w="923" w:type="dxa"/>
            <w:tcBorders>
              <w:right w:val="double" w:sz="4" w:space="0" w:color="auto"/>
            </w:tcBorders>
            <w:vAlign w:val="bottom"/>
          </w:tcPr>
          <w:p w14:paraId="7D0B1D04"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64.9</w:t>
            </w:r>
          </w:p>
        </w:tc>
      </w:tr>
      <w:tr w:rsidR="00E7696B" w:rsidRPr="00A77E6F" w14:paraId="0F8EFD3B" w14:textId="77777777" w:rsidTr="00DE27B3">
        <w:trPr>
          <w:jc w:val="center"/>
        </w:trPr>
        <w:tc>
          <w:tcPr>
            <w:tcW w:w="1523" w:type="dxa"/>
            <w:tcBorders>
              <w:left w:val="double" w:sz="4" w:space="0" w:color="auto"/>
              <w:right w:val="double" w:sz="4" w:space="0" w:color="auto"/>
            </w:tcBorders>
            <w:vAlign w:val="center"/>
          </w:tcPr>
          <w:p w14:paraId="782621D4"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La Sapienza (IT)</w:t>
            </w:r>
          </w:p>
        </w:tc>
        <w:tc>
          <w:tcPr>
            <w:tcW w:w="2153" w:type="dxa"/>
            <w:tcBorders>
              <w:right w:val="double" w:sz="4" w:space="0" w:color="auto"/>
            </w:tcBorders>
            <w:vAlign w:val="center"/>
          </w:tcPr>
          <w:p w14:paraId="69ECB64D"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RELAP5-3D</w:t>
            </w:r>
            <w:r w:rsidRPr="004235B8">
              <w:rPr>
                <w:kern w:val="24"/>
                <w:sz w:val="22"/>
                <w:szCs w:val="22"/>
                <w:vertAlign w:val="superscript"/>
              </w:rPr>
              <w:t>©</w:t>
            </w:r>
            <w:r w:rsidRPr="00A77E6F">
              <w:rPr>
                <w:kern w:val="24"/>
                <w:sz w:val="22"/>
                <w:szCs w:val="22"/>
              </w:rPr>
              <w:t xml:space="preserve"> (v4.3</w:t>
            </w:r>
            <w:r>
              <w:rPr>
                <w:kern w:val="24"/>
                <w:sz w:val="22"/>
                <w:szCs w:val="22"/>
              </w:rPr>
              <w:t>.4</w:t>
            </w:r>
            <w:r w:rsidRPr="00A77E6F">
              <w:rPr>
                <w:kern w:val="24"/>
                <w:sz w:val="22"/>
                <w:szCs w:val="22"/>
              </w:rPr>
              <w:t>)</w:t>
            </w:r>
          </w:p>
        </w:tc>
        <w:tc>
          <w:tcPr>
            <w:tcW w:w="922" w:type="dxa"/>
            <w:tcBorders>
              <w:right w:val="double" w:sz="4" w:space="0" w:color="auto"/>
            </w:tcBorders>
            <w:vAlign w:val="bottom"/>
          </w:tcPr>
          <w:p w14:paraId="391AA494"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12.5</w:t>
            </w:r>
          </w:p>
        </w:tc>
        <w:tc>
          <w:tcPr>
            <w:tcW w:w="923" w:type="dxa"/>
            <w:tcBorders>
              <w:right w:val="double" w:sz="4" w:space="0" w:color="auto"/>
            </w:tcBorders>
            <w:vAlign w:val="bottom"/>
          </w:tcPr>
          <w:p w14:paraId="4E289E3A"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8.3</w:t>
            </w:r>
          </w:p>
        </w:tc>
        <w:tc>
          <w:tcPr>
            <w:tcW w:w="952" w:type="dxa"/>
            <w:tcBorders>
              <w:right w:val="double" w:sz="4" w:space="0" w:color="auto"/>
            </w:tcBorders>
            <w:vAlign w:val="bottom"/>
          </w:tcPr>
          <w:p w14:paraId="074AF675"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39.8</w:t>
            </w:r>
          </w:p>
        </w:tc>
        <w:tc>
          <w:tcPr>
            <w:tcW w:w="894" w:type="dxa"/>
            <w:tcBorders>
              <w:right w:val="double" w:sz="4" w:space="0" w:color="auto"/>
            </w:tcBorders>
            <w:vAlign w:val="bottom"/>
          </w:tcPr>
          <w:p w14:paraId="61DDA2BF"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20.7</w:t>
            </w:r>
          </w:p>
        </w:tc>
        <w:tc>
          <w:tcPr>
            <w:tcW w:w="923" w:type="dxa"/>
            <w:tcBorders>
              <w:right w:val="double" w:sz="4" w:space="0" w:color="auto"/>
            </w:tcBorders>
            <w:vAlign w:val="bottom"/>
          </w:tcPr>
          <w:p w14:paraId="0EB954BA"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16.2</w:t>
            </w:r>
          </w:p>
        </w:tc>
        <w:tc>
          <w:tcPr>
            <w:tcW w:w="923" w:type="dxa"/>
            <w:tcBorders>
              <w:right w:val="double" w:sz="4" w:space="0" w:color="auto"/>
            </w:tcBorders>
            <w:vAlign w:val="bottom"/>
          </w:tcPr>
          <w:p w14:paraId="76F42727"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72.5</w:t>
            </w:r>
          </w:p>
        </w:tc>
      </w:tr>
      <w:tr w:rsidR="00E7696B" w:rsidRPr="00A77E6F" w14:paraId="2D7F779E" w14:textId="77777777" w:rsidTr="00DE27B3">
        <w:trPr>
          <w:jc w:val="center"/>
        </w:trPr>
        <w:tc>
          <w:tcPr>
            <w:tcW w:w="1523" w:type="dxa"/>
            <w:tcBorders>
              <w:left w:val="double" w:sz="4" w:space="0" w:color="auto"/>
              <w:bottom w:val="single" w:sz="4" w:space="0" w:color="auto"/>
              <w:right w:val="double" w:sz="4" w:space="0" w:color="auto"/>
            </w:tcBorders>
            <w:vAlign w:val="center"/>
          </w:tcPr>
          <w:p w14:paraId="7B956FDC"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RATEN ICN (RO)</w:t>
            </w:r>
          </w:p>
        </w:tc>
        <w:tc>
          <w:tcPr>
            <w:tcW w:w="2153" w:type="dxa"/>
            <w:tcBorders>
              <w:bottom w:val="single" w:sz="4" w:space="0" w:color="auto"/>
              <w:right w:val="double" w:sz="4" w:space="0" w:color="auto"/>
            </w:tcBorders>
            <w:vAlign w:val="center"/>
          </w:tcPr>
          <w:p w14:paraId="2EF14A4D"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ANTEO+/RELAP5 (SCADAP-SIM)</w:t>
            </w:r>
          </w:p>
        </w:tc>
        <w:tc>
          <w:tcPr>
            <w:tcW w:w="922" w:type="dxa"/>
            <w:tcBorders>
              <w:bottom w:val="single" w:sz="4" w:space="0" w:color="auto"/>
              <w:right w:val="double" w:sz="4" w:space="0" w:color="auto"/>
            </w:tcBorders>
            <w:vAlign w:val="bottom"/>
          </w:tcPr>
          <w:p w14:paraId="79BC3DB7"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13.2</w:t>
            </w:r>
          </w:p>
        </w:tc>
        <w:tc>
          <w:tcPr>
            <w:tcW w:w="923" w:type="dxa"/>
            <w:tcBorders>
              <w:bottom w:val="single" w:sz="4" w:space="0" w:color="auto"/>
              <w:right w:val="double" w:sz="4" w:space="0" w:color="auto"/>
            </w:tcBorders>
            <w:vAlign w:val="bottom"/>
          </w:tcPr>
          <w:p w14:paraId="45989C34"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11.5</w:t>
            </w:r>
          </w:p>
        </w:tc>
        <w:tc>
          <w:tcPr>
            <w:tcW w:w="952" w:type="dxa"/>
            <w:tcBorders>
              <w:bottom w:val="single" w:sz="4" w:space="0" w:color="auto"/>
              <w:right w:val="double" w:sz="4" w:space="0" w:color="auto"/>
            </w:tcBorders>
            <w:vAlign w:val="bottom"/>
          </w:tcPr>
          <w:p w14:paraId="0AAD4126"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52.2</w:t>
            </w:r>
          </w:p>
        </w:tc>
        <w:tc>
          <w:tcPr>
            <w:tcW w:w="894" w:type="dxa"/>
            <w:tcBorders>
              <w:bottom w:val="single" w:sz="4" w:space="0" w:color="auto"/>
              <w:right w:val="double" w:sz="4" w:space="0" w:color="auto"/>
            </w:tcBorders>
            <w:vAlign w:val="bottom"/>
          </w:tcPr>
          <w:p w14:paraId="33A90282"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23.9</w:t>
            </w:r>
          </w:p>
        </w:tc>
        <w:tc>
          <w:tcPr>
            <w:tcW w:w="923" w:type="dxa"/>
            <w:tcBorders>
              <w:bottom w:val="single" w:sz="4" w:space="0" w:color="auto"/>
              <w:right w:val="double" w:sz="4" w:space="0" w:color="auto"/>
            </w:tcBorders>
            <w:vAlign w:val="bottom"/>
          </w:tcPr>
          <w:p w14:paraId="75D1F570"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18.3</w:t>
            </w:r>
          </w:p>
        </w:tc>
        <w:tc>
          <w:tcPr>
            <w:tcW w:w="923" w:type="dxa"/>
            <w:tcBorders>
              <w:bottom w:val="single" w:sz="4" w:space="0" w:color="auto"/>
              <w:right w:val="double" w:sz="4" w:space="0" w:color="auto"/>
            </w:tcBorders>
            <w:vAlign w:val="bottom"/>
          </w:tcPr>
          <w:p w14:paraId="12C1BD15"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72.7</w:t>
            </w:r>
          </w:p>
        </w:tc>
      </w:tr>
      <w:tr w:rsidR="00E7696B" w:rsidRPr="00A77E6F" w14:paraId="2CD6114E" w14:textId="77777777" w:rsidTr="00DE27B3">
        <w:trPr>
          <w:jc w:val="center"/>
        </w:trPr>
        <w:tc>
          <w:tcPr>
            <w:tcW w:w="1523" w:type="dxa"/>
            <w:tcBorders>
              <w:left w:val="double" w:sz="4" w:space="0" w:color="auto"/>
              <w:right w:val="double" w:sz="4" w:space="0" w:color="auto"/>
            </w:tcBorders>
            <w:vAlign w:val="center"/>
          </w:tcPr>
          <w:p w14:paraId="0E1CA997" w14:textId="77777777" w:rsidR="00E7696B" w:rsidRPr="00A77E6F" w:rsidRDefault="00E7696B" w:rsidP="00DE27B3">
            <w:pPr>
              <w:pStyle w:val="NormaleWeb"/>
              <w:spacing w:before="0" w:beforeAutospacing="0" w:after="0" w:afterAutospacing="0" w:line="276" w:lineRule="auto"/>
              <w:rPr>
                <w:b/>
                <w:sz w:val="22"/>
                <w:szCs w:val="22"/>
              </w:rPr>
            </w:pPr>
            <w:proofErr w:type="spellStart"/>
            <w:r w:rsidRPr="00A77E6F">
              <w:rPr>
                <w:kern w:val="24"/>
                <w:sz w:val="22"/>
                <w:szCs w:val="22"/>
              </w:rPr>
              <w:t>Gidropress</w:t>
            </w:r>
            <w:proofErr w:type="spellEnd"/>
            <w:r w:rsidRPr="00A77E6F">
              <w:rPr>
                <w:kern w:val="24"/>
                <w:sz w:val="22"/>
                <w:szCs w:val="22"/>
              </w:rPr>
              <w:t xml:space="preserve"> (RU)</w:t>
            </w:r>
          </w:p>
        </w:tc>
        <w:tc>
          <w:tcPr>
            <w:tcW w:w="2153" w:type="dxa"/>
            <w:tcBorders>
              <w:right w:val="double" w:sz="4" w:space="0" w:color="auto"/>
            </w:tcBorders>
            <w:vAlign w:val="center"/>
          </w:tcPr>
          <w:p w14:paraId="7CA2BA60"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MATADOR</w:t>
            </w:r>
          </w:p>
        </w:tc>
        <w:tc>
          <w:tcPr>
            <w:tcW w:w="922" w:type="dxa"/>
            <w:tcBorders>
              <w:right w:val="double" w:sz="4" w:space="0" w:color="auto"/>
            </w:tcBorders>
            <w:vAlign w:val="bottom"/>
          </w:tcPr>
          <w:p w14:paraId="09D501BE"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9.2</w:t>
            </w:r>
          </w:p>
        </w:tc>
        <w:tc>
          <w:tcPr>
            <w:tcW w:w="923" w:type="dxa"/>
            <w:tcBorders>
              <w:right w:val="double" w:sz="4" w:space="0" w:color="auto"/>
            </w:tcBorders>
            <w:vAlign w:val="bottom"/>
          </w:tcPr>
          <w:p w14:paraId="4BB09C15"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8.4</w:t>
            </w:r>
          </w:p>
        </w:tc>
        <w:tc>
          <w:tcPr>
            <w:tcW w:w="952" w:type="dxa"/>
            <w:tcBorders>
              <w:right w:val="double" w:sz="4" w:space="0" w:color="auto"/>
            </w:tcBorders>
            <w:vAlign w:val="bottom"/>
          </w:tcPr>
          <w:p w14:paraId="5160A519"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37.2</w:t>
            </w:r>
          </w:p>
        </w:tc>
        <w:tc>
          <w:tcPr>
            <w:tcW w:w="894" w:type="dxa"/>
            <w:tcBorders>
              <w:right w:val="double" w:sz="4" w:space="0" w:color="auto"/>
            </w:tcBorders>
            <w:vAlign w:val="bottom"/>
          </w:tcPr>
          <w:p w14:paraId="03AA9743"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11.9</w:t>
            </w:r>
          </w:p>
        </w:tc>
        <w:tc>
          <w:tcPr>
            <w:tcW w:w="923" w:type="dxa"/>
            <w:tcBorders>
              <w:right w:val="double" w:sz="4" w:space="0" w:color="auto"/>
            </w:tcBorders>
            <w:vAlign w:val="bottom"/>
          </w:tcPr>
          <w:p w14:paraId="42799D63"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11.1</w:t>
            </w:r>
          </w:p>
        </w:tc>
        <w:tc>
          <w:tcPr>
            <w:tcW w:w="923" w:type="dxa"/>
            <w:tcBorders>
              <w:right w:val="double" w:sz="4" w:space="0" w:color="auto"/>
            </w:tcBorders>
            <w:vAlign w:val="bottom"/>
          </w:tcPr>
          <w:p w14:paraId="4E97B3B5"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51.8</w:t>
            </w:r>
          </w:p>
        </w:tc>
      </w:tr>
      <w:tr w:rsidR="00E7696B" w:rsidRPr="00A77E6F" w14:paraId="2616B45F" w14:textId="77777777" w:rsidTr="00DE27B3">
        <w:trPr>
          <w:jc w:val="center"/>
        </w:trPr>
        <w:tc>
          <w:tcPr>
            <w:tcW w:w="1523" w:type="dxa"/>
            <w:tcBorders>
              <w:left w:val="double" w:sz="4" w:space="0" w:color="auto"/>
              <w:right w:val="double" w:sz="4" w:space="0" w:color="auto"/>
            </w:tcBorders>
            <w:vAlign w:val="center"/>
          </w:tcPr>
          <w:p w14:paraId="2B629C0D"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IBRAE (RU)</w:t>
            </w:r>
          </w:p>
        </w:tc>
        <w:tc>
          <w:tcPr>
            <w:tcW w:w="2153" w:type="dxa"/>
            <w:tcBorders>
              <w:right w:val="double" w:sz="4" w:space="0" w:color="auto"/>
            </w:tcBorders>
            <w:vAlign w:val="center"/>
          </w:tcPr>
          <w:p w14:paraId="010979D7"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EUCLID/V2 (subchannel module CELSIST)</w:t>
            </w:r>
          </w:p>
        </w:tc>
        <w:tc>
          <w:tcPr>
            <w:tcW w:w="922" w:type="dxa"/>
            <w:tcBorders>
              <w:right w:val="double" w:sz="4" w:space="0" w:color="auto"/>
            </w:tcBorders>
            <w:vAlign w:val="bottom"/>
          </w:tcPr>
          <w:p w14:paraId="6393DBC9"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7.2</w:t>
            </w:r>
          </w:p>
        </w:tc>
        <w:tc>
          <w:tcPr>
            <w:tcW w:w="923" w:type="dxa"/>
            <w:tcBorders>
              <w:right w:val="double" w:sz="4" w:space="0" w:color="auto"/>
            </w:tcBorders>
            <w:vAlign w:val="bottom"/>
          </w:tcPr>
          <w:p w14:paraId="3A638E14"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5.9</w:t>
            </w:r>
          </w:p>
        </w:tc>
        <w:tc>
          <w:tcPr>
            <w:tcW w:w="952" w:type="dxa"/>
            <w:tcBorders>
              <w:right w:val="double" w:sz="4" w:space="0" w:color="auto"/>
            </w:tcBorders>
            <w:vAlign w:val="bottom"/>
          </w:tcPr>
          <w:p w14:paraId="184E7554"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27.2</w:t>
            </w:r>
          </w:p>
        </w:tc>
        <w:tc>
          <w:tcPr>
            <w:tcW w:w="894" w:type="dxa"/>
            <w:tcBorders>
              <w:right w:val="double" w:sz="4" w:space="0" w:color="auto"/>
            </w:tcBorders>
            <w:vAlign w:val="bottom"/>
          </w:tcPr>
          <w:p w14:paraId="14F7C5C0"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12.9</w:t>
            </w:r>
          </w:p>
        </w:tc>
        <w:tc>
          <w:tcPr>
            <w:tcW w:w="923" w:type="dxa"/>
            <w:tcBorders>
              <w:right w:val="double" w:sz="4" w:space="0" w:color="auto"/>
            </w:tcBorders>
            <w:vAlign w:val="bottom"/>
          </w:tcPr>
          <w:p w14:paraId="006A0D01"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11.5</w:t>
            </w:r>
          </w:p>
        </w:tc>
        <w:tc>
          <w:tcPr>
            <w:tcW w:w="923" w:type="dxa"/>
            <w:tcBorders>
              <w:right w:val="double" w:sz="4" w:space="0" w:color="auto"/>
            </w:tcBorders>
            <w:vAlign w:val="bottom"/>
          </w:tcPr>
          <w:p w14:paraId="7F817FF4"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44.8</w:t>
            </w:r>
          </w:p>
        </w:tc>
      </w:tr>
      <w:tr w:rsidR="00E7696B" w:rsidRPr="00A77E6F" w14:paraId="05FD4FCE" w14:textId="77777777" w:rsidTr="00DE27B3">
        <w:trPr>
          <w:jc w:val="center"/>
        </w:trPr>
        <w:tc>
          <w:tcPr>
            <w:tcW w:w="1523" w:type="dxa"/>
            <w:tcBorders>
              <w:left w:val="double" w:sz="4" w:space="0" w:color="auto"/>
              <w:right w:val="double" w:sz="4" w:space="0" w:color="auto"/>
            </w:tcBorders>
            <w:vAlign w:val="center"/>
          </w:tcPr>
          <w:p w14:paraId="5012649F"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NIKIET (RU)</w:t>
            </w:r>
          </w:p>
        </w:tc>
        <w:tc>
          <w:tcPr>
            <w:tcW w:w="2153" w:type="dxa"/>
            <w:tcBorders>
              <w:right w:val="double" w:sz="4" w:space="0" w:color="auto"/>
            </w:tcBorders>
            <w:vAlign w:val="center"/>
          </w:tcPr>
          <w:p w14:paraId="6CAB05DF"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PUCHOK GMT</w:t>
            </w:r>
          </w:p>
        </w:tc>
        <w:tc>
          <w:tcPr>
            <w:tcW w:w="922" w:type="dxa"/>
            <w:tcBorders>
              <w:right w:val="double" w:sz="4" w:space="0" w:color="auto"/>
            </w:tcBorders>
            <w:vAlign w:val="bottom"/>
          </w:tcPr>
          <w:p w14:paraId="780D1B3E"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7.9</w:t>
            </w:r>
          </w:p>
        </w:tc>
        <w:tc>
          <w:tcPr>
            <w:tcW w:w="923" w:type="dxa"/>
            <w:tcBorders>
              <w:right w:val="double" w:sz="4" w:space="0" w:color="auto"/>
            </w:tcBorders>
            <w:vAlign w:val="bottom"/>
          </w:tcPr>
          <w:p w14:paraId="29DB14A2"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8.3</w:t>
            </w:r>
          </w:p>
        </w:tc>
        <w:tc>
          <w:tcPr>
            <w:tcW w:w="952" w:type="dxa"/>
            <w:tcBorders>
              <w:right w:val="double" w:sz="4" w:space="0" w:color="auto"/>
            </w:tcBorders>
            <w:vAlign w:val="bottom"/>
          </w:tcPr>
          <w:p w14:paraId="54B34F1C"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36.1</w:t>
            </w:r>
          </w:p>
        </w:tc>
        <w:tc>
          <w:tcPr>
            <w:tcW w:w="894" w:type="dxa"/>
            <w:tcBorders>
              <w:right w:val="double" w:sz="4" w:space="0" w:color="auto"/>
            </w:tcBorders>
            <w:vAlign w:val="bottom"/>
          </w:tcPr>
          <w:p w14:paraId="7DEED137"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11.6</w:t>
            </w:r>
          </w:p>
        </w:tc>
        <w:tc>
          <w:tcPr>
            <w:tcW w:w="923" w:type="dxa"/>
            <w:tcBorders>
              <w:right w:val="double" w:sz="4" w:space="0" w:color="auto"/>
            </w:tcBorders>
            <w:vAlign w:val="bottom"/>
          </w:tcPr>
          <w:p w14:paraId="4DDD2856"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10.6</w:t>
            </w:r>
          </w:p>
        </w:tc>
        <w:tc>
          <w:tcPr>
            <w:tcW w:w="923" w:type="dxa"/>
            <w:tcBorders>
              <w:right w:val="double" w:sz="4" w:space="0" w:color="auto"/>
            </w:tcBorders>
            <w:vAlign w:val="bottom"/>
          </w:tcPr>
          <w:p w14:paraId="386140BC"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46.7</w:t>
            </w:r>
          </w:p>
        </w:tc>
      </w:tr>
      <w:tr w:rsidR="00E7696B" w:rsidRPr="00A77E6F" w14:paraId="537E3906" w14:textId="77777777" w:rsidTr="00DE27B3">
        <w:trPr>
          <w:jc w:val="center"/>
        </w:trPr>
        <w:tc>
          <w:tcPr>
            <w:tcW w:w="1523" w:type="dxa"/>
            <w:tcBorders>
              <w:left w:val="double" w:sz="4" w:space="0" w:color="auto"/>
              <w:right w:val="double" w:sz="4" w:space="0" w:color="auto"/>
            </w:tcBorders>
            <w:vAlign w:val="center"/>
          </w:tcPr>
          <w:p w14:paraId="61EB4DB4"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ANL (USA)</w:t>
            </w:r>
          </w:p>
        </w:tc>
        <w:tc>
          <w:tcPr>
            <w:tcW w:w="2153" w:type="dxa"/>
            <w:tcBorders>
              <w:right w:val="double" w:sz="4" w:space="0" w:color="auto"/>
            </w:tcBorders>
            <w:vAlign w:val="center"/>
          </w:tcPr>
          <w:p w14:paraId="1B10D141"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SAS4A/SASSYS-1</w:t>
            </w:r>
          </w:p>
        </w:tc>
        <w:tc>
          <w:tcPr>
            <w:tcW w:w="922" w:type="dxa"/>
            <w:tcBorders>
              <w:right w:val="double" w:sz="4" w:space="0" w:color="auto"/>
            </w:tcBorders>
            <w:vAlign w:val="bottom"/>
          </w:tcPr>
          <w:p w14:paraId="6F385C70"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8.9</w:t>
            </w:r>
          </w:p>
        </w:tc>
        <w:tc>
          <w:tcPr>
            <w:tcW w:w="923" w:type="dxa"/>
            <w:tcBorders>
              <w:right w:val="double" w:sz="4" w:space="0" w:color="auto"/>
            </w:tcBorders>
            <w:vAlign w:val="bottom"/>
          </w:tcPr>
          <w:p w14:paraId="603F2CDF"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7.4</w:t>
            </w:r>
          </w:p>
        </w:tc>
        <w:tc>
          <w:tcPr>
            <w:tcW w:w="952" w:type="dxa"/>
            <w:tcBorders>
              <w:right w:val="double" w:sz="4" w:space="0" w:color="auto"/>
            </w:tcBorders>
            <w:vAlign w:val="bottom"/>
          </w:tcPr>
          <w:p w14:paraId="72A94E56"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29.1</w:t>
            </w:r>
          </w:p>
        </w:tc>
        <w:tc>
          <w:tcPr>
            <w:tcW w:w="894" w:type="dxa"/>
            <w:tcBorders>
              <w:right w:val="double" w:sz="4" w:space="0" w:color="auto"/>
            </w:tcBorders>
            <w:vAlign w:val="bottom"/>
          </w:tcPr>
          <w:p w14:paraId="642F2596"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11.7</w:t>
            </w:r>
          </w:p>
        </w:tc>
        <w:tc>
          <w:tcPr>
            <w:tcW w:w="923" w:type="dxa"/>
            <w:tcBorders>
              <w:right w:val="double" w:sz="4" w:space="0" w:color="auto"/>
            </w:tcBorders>
            <w:vAlign w:val="bottom"/>
          </w:tcPr>
          <w:p w14:paraId="7FC1DE81"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8.9</w:t>
            </w:r>
          </w:p>
        </w:tc>
        <w:tc>
          <w:tcPr>
            <w:tcW w:w="923" w:type="dxa"/>
            <w:tcBorders>
              <w:right w:val="double" w:sz="4" w:space="0" w:color="auto"/>
            </w:tcBorders>
            <w:vAlign w:val="bottom"/>
          </w:tcPr>
          <w:p w14:paraId="4B81F419"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34.8</w:t>
            </w:r>
          </w:p>
        </w:tc>
      </w:tr>
      <w:tr w:rsidR="00E7696B" w:rsidRPr="00A77E6F" w14:paraId="6E4BB57C" w14:textId="77777777" w:rsidTr="00DE27B3">
        <w:trPr>
          <w:jc w:val="center"/>
        </w:trPr>
        <w:tc>
          <w:tcPr>
            <w:tcW w:w="1523" w:type="dxa"/>
            <w:tcBorders>
              <w:left w:val="double" w:sz="4" w:space="0" w:color="auto"/>
              <w:bottom w:val="double" w:sz="4" w:space="0" w:color="auto"/>
              <w:right w:val="double" w:sz="4" w:space="0" w:color="auto"/>
            </w:tcBorders>
            <w:vAlign w:val="center"/>
          </w:tcPr>
          <w:p w14:paraId="2C5E8222" w14:textId="77777777" w:rsidR="00E7696B" w:rsidRPr="00A77E6F" w:rsidRDefault="00E7696B" w:rsidP="00DE27B3">
            <w:pPr>
              <w:pStyle w:val="NormaleWeb"/>
              <w:spacing w:before="0" w:beforeAutospacing="0" w:after="0" w:afterAutospacing="0" w:line="276" w:lineRule="auto"/>
              <w:rPr>
                <w:b/>
                <w:sz w:val="22"/>
                <w:szCs w:val="22"/>
              </w:rPr>
            </w:pPr>
            <w:r w:rsidRPr="00A77E6F">
              <w:rPr>
                <w:kern w:val="24"/>
                <w:sz w:val="22"/>
                <w:szCs w:val="22"/>
              </w:rPr>
              <w:t>Westinghouse (USA)</w:t>
            </w:r>
          </w:p>
        </w:tc>
        <w:tc>
          <w:tcPr>
            <w:tcW w:w="2153" w:type="dxa"/>
            <w:tcBorders>
              <w:bottom w:val="double" w:sz="4" w:space="0" w:color="auto"/>
              <w:right w:val="double" w:sz="4" w:space="0" w:color="auto"/>
            </w:tcBorders>
            <w:vAlign w:val="center"/>
          </w:tcPr>
          <w:p w14:paraId="40B31BDB" w14:textId="77777777" w:rsidR="00E7696B" w:rsidRPr="00A77E6F" w:rsidRDefault="00E7696B" w:rsidP="00DE27B3">
            <w:pPr>
              <w:pStyle w:val="NormaleWeb"/>
              <w:spacing w:before="0" w:beforeAutospacing="0" w:after="0" w:afterAutospacing="0" w:line="276" w:lineRule="auto"/>
              <w:jc w:val="center"/>
              <w:rPr>
                <w:sz w:val="22"/>
                <w:szCs w:val="22"/>
              </w:rPr>
            </w:pPr>
            <w:r w:rsidRPr="00A77E6F">
              <w:rPr>
                <w:kern w:val="24"/>
                <w:sz w:val="22"/>
                <w:szCs w:val="22"/>
              </w:rPr>
              <w:t>SAS4A/SASSYS-1</w:t>
            </w:r>
          </w:p>
        </w:tc>
        <w:tc>
          <w:tcPr>
            <w:tcW w:w="922" w:type="dxa"/>
            <w:tcBorders>
              <w:bottom w:val="double" w:sz="4" w:space="0" w:color="auto"/>
              <w:right w:val="double" w:sz="4" w:space="0" w:color="auto"/>
            </w:tcBorders>
            <w:vAlign w:val="bottom"/>
          </w:tcPr>
          <w:p w14:paraId="324081AB"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11.4</w:t>
            </w:r>
          </w:p>
        </w:tc>
        <w:tc>
          <w:tcPr>
            <w:tcW w:w="923" w:type="dxa"/>
            <w:tcBorders>
              <w:bottom w:val="double" w:sz="4" w:space="0" w:color="auto"/>
              <w:right w:val="double" w:sz="4" w:space="0" w:color="auto"/>
            </w:tcBorders>
            <w:vAlign w:val="bottom"/>
          </w:tcPr>
          <w:p w14:paraId="6FBB402E"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8.7</w:t>
            </w:r>
          </w:p>
        </w:tc>
        <w:tc>
          <w:tcPr>
            <w:tcW w:w="952" w:type="dxa"/>
            <w:tcBorders>
              <w:bottom w:val="double" w:sz="4" w:space="0" w:color="auto"/>
              <w:right w:val="double" w:sz="4" w:space="0" w:color="auto"/>
            </w:tcBorders>
            <w:vAlign w:val="bottom"/>
          </w:tcPr>
          <w:p w14:paraId="7D9A145A"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40.8</w:t>
            </w:r>
          </w:p>
        </w:tc>
        <w:tc>
          <w:tcPr>
            <w:tcW w:w="894" w:type="dxa"/>
            <w:tcBorders>
              <w:bottom w:val="double" w:sz="4" w:space="0" w:color="auto"/>
              <w:right w:val="double" w:sz="4" w:space="0" w:color="auto"/>
            </w:tcBorders>
            <w:vAlign w:val="bottom"/>
          </w:tcPr>
          <w:p w14:paraId="1B0BB36A"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19.3</w:t>
            </w:r>
          </w:p>
        </w:tc>
        <w:tc>
          <w:tcPr>
            <w:tcW w:w="923" w:type="dxa"/>
            <w:tcBorders>
              <w:bottom w:val="double" w:sz="4" w:space="0" w:color="auto"/>
              <w:right w:val="double" w:sz="4" w:space="0" w:color="auto"/>
            </w:tcBorders>
            <w:vAlign w:val="bottom"/>
          </w:tcPr>
          <w:p w14:paraId="2AEEA095"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12.1</w:t>
            </w:r>
          </w:p>
        </w:tc>
        <w:tc>
          <w:tcPr>
            <w:tcW w:w="923" w:type="dxa"/>
            <w:tcBorders>
              <w:bottom w:val="double" w:sz="4" w:space="0" w:color="auto"/>
              <w:right w:val="double" w:sz="4" w:space="0" w:color="auto"/>
            </w:tcBorders>
            <w:vAlign w:val="bottom"/>
          </w:tcPr>
          <w:p w14:paraId="1F933B03" w14:textId="77777777" w:rsidR="00E7696B" w:rsidRPr="00C12D95" w:rsidRDefault="00E7696B" w:rsidP="00DE27B3">
            <w:pPr>
              <w:pStyle w:val="NormaleWeb"/>
              <w:spacing w:before="0" w:beforeAutospacing="0" w:after="0" w:afterAutospacing="0" w:line="276" w:lineRule="auto"/>
              <w:jc w:val="center"/>
              <w:rPr>
                <w:sz w:val="22"/>
                <w:szCs w:val="22"/>
              </w:rPr>
            </w:pPr>
            <w:r w:rsidRPr="00C12D95">
              <w:rPr>
                <w:sz w:val="22"/>
                <w:szCs w:val="22"/>
              </w:rPr>
              <w:t>47.2</w:t>
            </w:r>
          </w:p>
        </w:tc>
      </w:tr>
    </w:tbl>
    <w:p w14:paraId="697E3641" w14:textId="77777777" w:rsidR="00E7696B" w:rsidRPr="004B50CD" w:rsidRDefault="00E7696B" w:rsidP="00E7696B">
      <w:pPr>
        <w:pStyle w:val="Corpodeltesto3"/>
        <w:rPr>
          <w:sz w:val="22"/>
          <w:szCs w:val="22"/>
        </w:rPr>
      </w:pPr>
    </w:p>
    <w:p w14:paraId="29F43E25" w14:textId="77777777" w:rsidR="00E7696B" w:rsidRPr="00E7696B" w:rsidRDefault="00E7696B" w:rsidP="00E7696B">
      <w:pPr>
        <w:rPr>
          <w:lang w:val="en-US"/>
        </w:rPr>
      </w:pPr>
      <w:r w:rsidRPr="00E7696B">
        <w:rPr>
          <w:lang w:val="en-US"/>
        </w:rPr>
        <w:t xml:space="preserve">For bulk temperatures, the general trend of errors observed for ADP10 is also observed in Figure 6 (i.e., sharper gradient between inner and near-wall SCs), but with a higher absolute and relative magnitude. Errors on the temperature increase can indeed be as high as 35% amounting to 30°C and 55°C before and after the transient, respectively (at Section C). The motivation of the difference are believed to be the same as the ones highlighted for ADP10, but with a higher magnitude due to the higher temperature difference between internal and near-wall SCs (as high as 150°C in SS2 and Section C). Spread among participants also </w:t>
      </w:r>
      <w:r w:rsidRPr="00E7696B">
        <w:rPr>
          <w:lang w:val="en-US"/>
        </w:rPr>
        <w:lastRenderedPageBreak/>
        <w:t>considerably increased highlighting the effect of the different modelling choices with such a strong temperature gradient.</w:t>
      </w:r>
    </w:p>
    <w:p w14:paraId="1A00E5D0" w14:textId="77777777" w:rsidR="00E7696B" w:rsidRPr="00E7696B" w:rsidRDefault="00E7696B" w:rsidP="00E7696B">
      <w:pPr>
        <w:rPr>
          <w:lang w:val="en-US"/>
        </w:rPr>
      </w:pPr>
      <w:r w:rsidRPr="00E7696B">
        <w:rPr>
          <w:lang w:val="en-US"/>
        </w:rPr>
        <w:t>Similarly to ADP10, the agreement with experimental values for the clad temperatures follows the same behavior as the SC temperatures, with higher errors around non-powered pins (see “</w:t>
      </w:r>
      <w:proofErr w:type="gramStart"/>
      <w:r w:rsidRPr="00E7696B">
        <w:rPr>
          <w:lang w:val="en-US"/>
        </w:rPr>
        <w:t>Clad-wall</w:t>
      </w:r>
      <w:proofErr w:type="gramEnd"/>
      <w:r w:rsidRPr="00E7696B">
        <w:rPr>
          <w:lang w:val="en-US"/>
        </w:rPr>
        <w:t>” in Figure 6). Relative errors on the temperature increase as high as 65% can be reached both in SS1 and SS2 (meaning absolute difference of 40 °C and 75 °C in SS1 and SS2, respectively).</w:t>
      </w:r>
    </w:p>
    <w:p w14:paraId="2AB186FF" w14:textId="45A4F1D5" w:rsidR="00E7696B" w:rsidRPr="00E7696B" w:rsidRDefault="00E7696B" w:rsidP="00E7696B">
      <w:pPr>
        <w:rPr>
          <w:lang w:val="en-US"/>
        </w:rPr>
      </w:pPr>
      <w:r w:rsidRPr="00E7696B">
        <w:rPr>
          <w:lang w:val="en-US"/>
        </w:rPr>
        <w:t xml:space="preserve">For pin 3 axial clad temperature evolution (Figure 7), the agreement with measured value is acceptable in the lower portion of the active region but, similarly to what observed in ADP10, SC codes </w:t>
      </w:r>
      <w:proofErr w:type="gramStart"/>
      <w:r w:rsidRPr="00E7696B">
        <w:rPr>
          <w:lang w:val="en-US"/>
        </w:rPr>
        <w:t>are not able to</w:t>
      </w:r>
      <w:proofErr w:type="gramEnd"/>
      <w:r w:rsidRPr="00E7696B">
        <w:rPr>
          <w:lang w:val="en-US"/>
        </w:rPr>
        <w:t xml:space="preserve"> consistently capture data in the top portion. Similar physical explanations to ADP10 are believed to apply but again increased by the even higher difference between internal and near-wall regions of the bundle. Errors on the relative temperature increase are, in any case, below 20%. To discuss further pin 3 behavior, the cold fluid swept by the wire takes almost two full wire rotations to arrive at the second row of pins (where pin 3 is located) an effect only captured by MATADAOR (</w:t>
      </w:r>
      <w:proofErr w:type="spellStart"/>
      <w:r w:rsidRPr="00E7696B">
        <w:rPr>
          <w:lang w:val="en-US"/>
        </w:rPr>
        <w:t>Gidropress</w:t>
      </w:r>
      <w:proofErr w:type="spellEnd"/>
      <w:r w:rsidRPr="00E7696B">
        <w:rPr>
          <w:lang w:val="en-US"/>
        </w:rPr>
        <w:t>) thanks to the “distributed” approach in wire modelling; none of the SC codes is however able to capture it consistently among SS1 and SS2 suggesting that some inertia effect of the fluid swept by the wire may be involved (and partially confirmed by CFD analysis inside the CRP [</w:t>
      </w:r>
      <w:r>
        <w:fldChar w:fldCharType="begin"/>
      </w:r>
      <w:r w:rsidRPr="00E7696B">
        <w:rPr>
          <w:lang w:val="en-US"/>
        </w:rPr>
        <w:instrText xml:space="preserve"> REF _Ref190271714 \r \h </w:instrText>
      </w:r>
      <w:r w:rsidRPr="00E7696B">
        <w:rPr>
          <w:lang w:val="en-US"/>
        </w:rPr>
        <w:instrText xml:space="preserve"> \* MERGEFORMAT </w:instrText>
      </w:r>
      <w:r>
        <w:fldChar w:fldCharType="separate"/>
      </w:r>
      <w:r w:rsidRPr="00E7696B">
        <w:rPr>
          <w:lang w:val="en-US"/>
        </w:rPr>
        <w:t>21</w:t>
      </w:r>
      <w:r>
        <w:fldChar w:fldCharType="end"/>
      </w:r>
      <w:r w:rsidRPr="00E7696B">
        <w:rPr>
          <w:lang w:val="en-US"/>
        </w:rPr>
        <w:t>]). The latter is beyond SC codes since one of the fundamental assumptions is that fluid loses direction memory when passing from one SC to another [</w:t>
      </w:r>
      <w:r>
        <w:fldChar w:fldCharType="begin"/>
      </w:r>
      <w:r w:rsidRPr="00E7696B">
        <w:rPr>
          <w:lang w:val="en-US"/>
        </w:rPr>
        <w:instrText xml:space="preserve"> REF _Ref190271886 \r \h </w:instrText>
      </w:r>
      <w:r w:rsidRPr="00E7696B">
        <w:rPr>
          <w:lang w:val="en-US"/>
        </w:rPr>
        <w:instrText xml:space="preserve"> \* MERGEFORMAT </w:instrText>
      </w:r>
      <w:r>
        <w:fldChar w:fldCharType="separate"/>
      </w:r>
      <w:r w:rsidRPr="00E7696B">
        <w:rPr>
          <w:lang w:val="en-US"/>
        </w:rPr>
        <w:t>22</w:t>
      </w:r>
      <w:r>
        <w:fldChar w:fldCharType="end"/>
      </w:r>
      <w:r w:rsidRPr="00E7696B">
        <w:rPr>
          <w:lang w:val="en-US"/>
        </w:rPr>
        <w:t>].</w:t>
      </w:r>
    </w:p>
    <w:p w14:paraId="24D6F748" w14:textId="0FED2301" w:rsidR="00925529" w:rsidRDefault="00925529" w:rsidP="00925529">
      <w:pPr>
        <w:pStyle w:val="Paragrafoelenco"/>
        <w:numPr>
          <w:ilvl w:val="1"/>
          <w:numId w:val="6"/>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Blind phase simulations</w:t>
      </w:r>
    </w:p>
    <w:p w14:paraId="09D5C59B" w14:textId="53E9A1D6" w:rsidR="00925529" w:rsidRPr="00925529" w:rsidRDefault="00925529" w:rsidP="00925529">
      <w:pPr>
        <w:rPr>
          <w:lang w:val="en-US"/>
        </w:rPr>
      </w:pPr>
      <w:r>
        <w:rPr>
          <w:lang w:val="en-US"/>
        </w:rPr>
        <w:t>TBD</w:t>
      </w:r>
    </w:p>
    <w:p w14:paraId="13F6EEEB" w14:textId="66483094" w:rsidR="00925529" w:rsidRDefault="00925529" w:rsidP="00925529">
      <w:pPr>
        <w:pStyle w:val="Paragrafoelenco"/>
        <w:numPr>
          <w:ilvl w:val="1"/>
          <w:numId w:val="6"/>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Refined final calculations</w:t>
      </w:r>
    </w:p>
    <w:p w14:paraId="7E90489C" w14:textId="7FE425ED" w:rsidR="00925529" w:rsidRPr="00925529" w:rsidRDefault="00925529" w:rsidP="00925529">
      <w:pPr>
        <w:rPr>
          <w:lang w:val="en-US"/>
        </w:rPr>
      </w:pPr>
      <w:r>
        <w:rPr>
          <w:lang w:val="en-US"/>
        </w:rPr>
        <w:t>TBD</w:t>
      </w:r>
    </w:p>
    <w:p w14:paraId="2918A406" w14:textId="29355F91" w:rsidR="00925529" w:rsidRPr="00925529" w:rsidRDefault="00925529" w:rsidP="00925529">
      <w:pPr>
        <w:pStyle w:val="Titolo2"/>
        <w:numPr>
          <w:ilvl w:val="1"/>
          <w:numId w:val="6"/>
        </w:numPr>
        <w:rPr>
          <w:lang w:val="en-US"/>
        </w:rPr>
      </w:pPr>
      <w:r>
        <w:rPr>
          <w:lang w:val="en-US"/>
        </w:rPr>
        <w:t>Conclusions</w:t>
      </w:r>
    </w:p>
    <w:p w14:paraId="4CC73656" w14:textId="51F12303" w:rsidR="00925529" w:rsidRPr="00925529" w:rsidRDefault="00925529" w:rsidP="00925529">
      <w:pPr>
        <w:rPr>
          <w:lang w:val="en-US"/>
        </w:rPr>
      </w:pPr>
      <w:r>
        <w:rPr>
          <w:lang w:val="en-US"/>
        </w:rPr>
        <w:t>TBD</w:t>
      </w:r>
    </w:p>
    <w:p w14:paraId="7D82A772" w14:textId="77777777" w:rsidR="00A47277" w:rsidRPr="00A47277" w:rsidRDefault="00A47277" w:rsidP="00A47277">
      <w:pPr>
        <w:rPr>
          <w:lang w:val="en-US" w:eastAsia="it-IT"/>
        </w:rPr>
      </w:pPr>
      <w:r w:rsidRPr="00A47277">
        <w:rPr>
          <w:lang w:val="en-US" w:eastAsia="it-IT"/>
        </w:rPr>
        <w:t>The main results for SC codes applied to the open cases ADP10 and ADP06 of the IAEA CRP “Benchmark of Transition from Forced to Natural Circulation Experiment with Heavy Liquid Metal Loop (NACIE)-CRP-I31038” have been presented.</w:t>
      </w:r>
    </w:p>
    <w:p w14:paraId="185EBC20" w14:textId="77777777" w:rsidR="00A47277" w:rsidRPr="00A47277" w:rsidRDefault="00A47277" w:rsidP="00A47277">
      <w:pPr>
        <w:rPr>
          <w:lang w:val="en-US" w:eastAsia="it-IT"/>
        </w:rPr>
      </w:pPr>
      <w:r w:rsidRPr="00A47277">
        <w:rPr>
          <w:lang w:val="en-US" w:eastAsia="it-IT"/>
        </w:rPr>
        <w:t>The comparison with the more operation-oriented case ADP10 has shown the strong predictive capabilities of SC codes with errors and standard deviation presumably within experimental uncertainties. The accuracy is quite uniform for bulk and clad temperatures with possible improvements for the Nusselt number correlations for near-wall pins.</w:t>
      </w:r>
    </w:p>
    <w:p w14:paraId="0563C6E9" w14:textId="77777777" w:rsidR="00A47277" w:rsidRPr="00A47277" w:rsidRDefault="00A47277" w:rsidP="00A47277">
      <w:pPr>
        <w:rPr>
          <w:lang w:val="en-US" w:eastAsia="it-IT"/>
        </w:rPr>
      </w:pPr>
      <w:r w:rsidRPr="00A47277">
        <w:rPr>
          <w:lang w:val="en-US" w:eastAsia="it-IT"/>
        </w:rPr>
        <w:t>ADP06, due to its strong interior/near-wall temperature gradient, has revealed errors consistently higher and, especially for the maximum ones, well above experimental uncertainties. This has highlighted the main shortcomings of SC codes in capturing the full implication of the internal pin structure and, mostly, the sweeping effect of the wire and related fluid inertia effects amplified in a 19-pin bundle. While distributed approaches to wire modelling could help in more consistently capture such effects further modelling improvements are needed to ensure predictive capabilities can be extrapolated to different strong-gradient conditions and different bundle sizes.</w:t>
      </w:r>
    </w:p>
    <w:p w14:paraId="48B91C59" w14:textId="5FD27D5C" w:rsidR="006D5633" w:rsidRPr="006D5633" w:rsidRDefault="00A47277" w:rsidP="00A47277">
      <w:pPr>
        <w:rPr>
          <w:lang w:val="en-US" w:eastAsia="it-IT"/>
        </w:rPr>
      </w:pPr>
      <w:r w:rsidRPr="00A47277">
        <w:rPr>
          <w:lang w:val="en-US" w:eastAsia="it-IT"/>
        </w:rPr>
        <w:lastRenderedPageBreak/>
        <w:t>The blind case of ADP07, with its strong non-symmetrical profile, and the sensitivity and uncertainty analysis to be performed in the CRP will prove fundamental in further assessing SC codes areas of improvement when applied to wire-spaced bundles.</w:t>
      </w:r>
    </w:p>
    <w:p w14:paraId="60454CCF" w14:textId="77777777" w:rsidR="006D5633" w:rsidRPr="006D5633" w:rsidRDefault="006D5633" w:rsidP="00BB30C6">
      <w:pPr>
        <w:rPr>
          <w:lang w:val="en-GB"/>
        </w:rPr>
      </w:pPr>
    </w:p>
    <w:p w14:paraId="0C88785C" w14:textId="79AFBAD7" w:rsidR="00BB30C6" w:rsidRDefault="00BB30C6" w:rsidP="00BB30C6">
      <w:pPr>
        <w:pStyle w:val="Titolo2"/>
        <w:rPr>
          <w:lang w:val="en-US"/>
        </w:rPr>
      </w:pPr>
      <w:r>
        <w:rPr>
          <w:lang w:val="en-US"/>
        </w:rPr>
        <w:t>References</w:t>
      </w:r>
    </w:p>
    <w:p w14:paraId="02FAB553" w14:textId="77777777" w:rsidR="00A47277" w:rsidRPr="00A47277" w:rsidRDefault="00A47277" w:rsidP="00A47277">
      <w:pPr>
        <w:pStyle w:val="Corpodeltesto3"/>
        <w:keepNext/>
        <w:keepLines/>
        <w:numPr>
          <w:ilvl w:val="0"/>
          <w:numId w:val="76"/>
        </w:numPr>
        <w:autoSpaceDE w:val="0"/>
        <w:autoSpaceDN w:val="0"/>
        <w:spacing w:after="0"/>
        <w:jc w:val="left"/>
        <w:rPr>
          <w:sz w:val="22"/>
          <w:szCs w:val="22"/>
          <w:lang w:val="en-US"/>
        </w:rPr>
      </w:pPr>
      <w:bookmarkStart w:id="39" w:name="_Ref190262792"/>
      <w:r w:rsidRPr="00A47277">
        <w:rPr>
          <w:sz w:val="22"/>
          <w:szCs w:val="22"/>
          <w:lang w:val="en-US"/>
        </w:rPr>
        <w:t>I Di PIAZZA, et al., Benchmark specifications for NACIE-UP facility: non-uniform power distribution tests, Presentation delivered at the First RCM of the IAEA CRP I31038, July 2022, Vienna, Austria (2022)</w:t>
      </w:r>
    </w:p>
    <w:p w14:paraId="670AE394"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40" w:name="_Ref190451147"/>
      <w:r w:rsidRPr="00A47277">
        <w:rPr>
          <w:sz w:val="22"/>
          <w:szCs w:val="22"/>
          <w:lang w:val="en-US"/>
        </w:rPr>
        <w:t xml:space="preserve">I. Di piazza, et al., “The IAEA Benchmark on Transition from Forced to Natural Circulation with NACIE Heavy Liquid Metal Loop”, </w:t>
      </w:r>
      <w:r w:rsidRPr="00A47277">
        <w:rPr>
          <w:i/>
          <w:sz w:val="22"/>
          <w:szCs w:val="22"/>
          <w:lang w:val="en-US"/>
        </w:rPr>
        <w:t>21st International Topical Meeting on Nuclear Reactor Thermal Hydraulics (NURETH-21)</w:t>
      </w:r>
      <w:r w:rsidRPr="00A47277">
        <w:rPr>
          <w:sz w:val="22"/>
          <w:szCs w:val="22"/>
          <w:lang w:val="en-US"/>
        </w:rPr>
        <w:t>, Busan, Korea, August 1– September 5, in press (2025).</w:t>
      </w:r>
      <w:bookmarkEnd w:id="39"/>
      <w:bookmarkEnd w:id="40"/>
    </w:p>
    <w:p w14:paraId="27C987FA"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41" w:name="_Ref190263022"/>
      <w:r w:rsidRPr="00A47277">
        <w:rPr>
          <w:sz w:val="22"/>
          <w:szCs w:val="22"/>
          <w:lang w:val="en-US"/>
        </w:rPr>
        <w:t xml:space="preserve">S.K. Cheng and N.E. Todreas, “Hydrodynamic modes and correlations for bare and wire-wrapped hexagonal rod bundles – bundle friction factors, subchannel friction factors and mixing parameters”, </w:t>
      </w:r>
      <w:r w:rsidRPr="00A47277">
        <w:rPr>
          <w:i/>
          <w:iCs/>
          <w:sz w:val="22"/>
          <w:szCs w:val="22"/>
          <w:lang w:val="en-US"/>
        </w:rPr>
        <w:t>Nuclear Engineering and Design</w:t>
      </w:r>
      <w:r w:rsidRPr="00A47277">
        <w:rPr>
          <w:sz w:val="22"/>
          <w:szCs w:val="22"/>
          <w:lang w:val="en-US"/>
        </w:rPr>
        <w:t xml:space="preserve">, </w:t>
      </w:r>
      <w:r w:rsidRPr="00A47277">
        <w:rPr>
          <w:b/>
          <w:bCs/>
          <w:sz w:val="22"/>
          <w:szCs w:val="22"/>
          <w:lang w:val="en-US"/>
        </w:rPr>
        <w:t>92</w:t>
      </w:r>
      <w:r w:rsidRPr="00A47277">
        <w:rPr>
          <w:sz w:val="22"/>
          <w:szCs w:val="22"/>
          <w:lang w:val="en-US"/>
        </w:rPr>
        <w:t>, pp. 227-251 (1986).</w:t>
      </w:r>
      <w:bookmarkEnd w:id="41"/>
    </w:p>
    <w:p w14:paraId="797238D1" w14:textId="77777777" w:rsidR="00A47277" w:rsidRPr="00A47277" w:rsidRDefault="00A47277" w:rsidP="00A47277">
      <w:pPr>
        <w:pStyle w:val="Corpodeltesto3"/>
        <w:numPr>
          <w:ilvl w:val="0"/>
          <w:numId w:val="76"/>
        </w:numPr>
        <w:autoSpaceDE w:val="0"/>
        <w:autoSpaceDN w:val="0"/>
        <w:spacing w:after="0"/>
        <w:jc w:val="left"/>
        <w:rPr>
          <w:sz w:val="22"/>
          <w:szCs w:val="22"/>
        </w:rPr>
      </w:pPr>
      <w:bookmarkStart w:id="42" w:name="_Ref191455575"/>
      <w:r w:rsidRPr="00A47277">
        <w:rPr>
          <w:sz w:val="22"/>
          <w:szCs w:val="22"/>
          <w:lang w:val="en-US"/>
        </w:rPr>
        <w:t xml:space="preserve">Zhang Rong, et al. "Subchannel thermal–hydraulic analysis of a wire-wrapped 19-pin rod bundle in the NACIE-UP facility." </w:t>
      </w:r>
      <w:proofErr w:type="spellStart"/>
      <w:r w:rsidRPr="00A47277">
        <w:rPr>
          <w:i/>
          <w:iCs/>
          <w:sz w:val="22"/>
          <w:szCs w:val="22"/>
        </w:rPr>
        <w:t>Annals</w:t>
      </w:r>
      <w:proofErr w:type="spellEnd"/>
      <w:r w:rsidRPr="00A47277">
        <w:rPr>
          <w:i/>
          <w:iCs/>
          <w:sz w:val="22"/>
          <w:szCs w:val="22"/>
        </w:rPr>
        <w:t xml:space="preserve"> of Nuclear Energy 196</w:t>
      </w:r>
      <w:r w:rsidRPr="00A47277">
        <w:rPr>
          <w:sz w:val="22"/>
          <w:szCs w:val="22"/>
        </w:rPr>
        <w:t>. (2024).</w:t>
      </w:r>
      <w:bookmarkEnd w:id="42"/>
    </w:p>
    <w:p w14:paraId="2DFA9034" w14:textId="77777777" w:rsidR="00A47277" w:rsidRPr="00A47277" w:rsidRDefault="00A47277" w:rsidP="00A47277">
      <w:pPr>
        <w:pStyle w:val="Corpodeltesto3"/>
        <w:numPr>
          <w:ilvl w:val="0"/>
          <w:numId w:val="76"/>
        </w:numPr>
        <w:autoSpaceDE w:val="0"/>
        <w:autoSpaceDN w:val="0"/>
        <w:spacing w:after="0"/>
        <w:jc w:val="left"/>
        <w:rPr>
          <w:sz w:val="22"/>
          <w:szCs w:val="22"/>
        </w:rPr>
      </w:pPr>
      <w:bookmarkStart w:id="43" w:name="_Ref191455571"/>
      <w:r w:rsidRPr="00A47277">
        <w:rPr>
          <w:sz w:val="22"/>
          <w:szCs w:val="22"/>
          <w:lang w:val="en-US"/>
        </w:rPr>
        <w:t xml:space="preserve">Liang Yu, et al. "A subchannel analysis code SACOS-Na for sodium-cooled fast reactor." </w:t>
      </w:r>
      <w:r w:rsidRPr="00A47277">
        <w:rPr>
          <w:i/>
          <w:iCs/>
          <w:sz w:val="22"/>
          <w:szCs w:val="22"/>
        </w:rPr>
        <w:t>Progress in Nuclear Energy 166.</w:t>
      </w:r>
      <w:r w:rsidRPr="00A47277">
        <w:rPr>
          <w:sz w:val="22"/>
          <w:szCs w:val="22"/>
        </w:rPr>
        <w:t xml:space="preserve"> (2023).</w:t>
      </w:r>
      <w:bookmarkEnd w:id="43"/>
    </w:p>
    <w:p w14:paraId="007AF27C" w14:textId="77777777" w:rsidR="00A47277" w:rsidRPr="00A47277" w:rsidRDefault="00A47277" w:rsidP="00A47277">
      <w:pPr>
        <w:pStyle w:val="Corpodeltesto3"/>
        <w:numPr>
          <w:ilvl w:val="0"/>
          <w:numId w:val="76"/>
        </w:numPr>
        <w:autoSpaceDE w:val="0"/>
        <w:autoSpaceDN w:val="0"/>
        <w:spacing w:after="0" w:line="240" w:lineRule="auto"/>
        <w:jc w:val="left"/>
        <w:rPr>
          <w:sz w:val="22"/>
          <w:szCs w:val="22"/>
          <w:lang w:val="en-US"/>
        </w:rPr>
      </w:pPr>
      <w:bookmarkStart w:id="44" w:name="_Ref191456691"/>
      <w:r w:rsidRPr="00A47277">
        <w:rPr>
          <w:sz w:val="22"/>
          <w:szCs w:val="22"/>
          <w:lang w:val="en-US"/>
        </w:rPr>
        <w:t>M. Kazami and M. Carelli, “Heat transfer correlation for analysis of CRBRP Assemblies”, Westinghouse Report CRBRP-ARD-0034, (1976).</w:t>
      </w:r>
      <w:bookmarkEnd w:id="44"/>
    </w:p>
    <w:p w14:paraId="07B53F7D" w14:textId="77777777" w:rsidR="00A47277" w:rsidRPr="00A47277" w:rsidRDefault="00A47277" w:rsidP="00A47277">
      <w:pPr>
        <w:pStyle w:val="Corpodeltesto3"/>
        <w:numPr>
          <w:ilvl w:val="0"/>
          <w:numId w:val="76"/>
        </w:numPr>
        <w:autoSpaceDE w:val="0"/>
        <w:autoSpaceDN w:val="0"/>
        <w:spacing w:after="0" w:line="240" w:lineRule="auto"/>
        <w:jc w:val="left"/>
        <w:rPr>
          <w:sz w:val="22"/>
          <w:szCs w:val="22"/>
        </w:rPr>
      </w:pPr>
      <w:bookmarkStart w:id="45" w:name="_Ref190271347"/>
      <w:bookmarkStart w:id="46" w:name="_Ref190263163"/>
      <w:r w:rsidRPr="00A47277">
        <w:rPr>
          <w:sz w:val="22"/>
          <w:szCs w:val="22"/>
          <w:lang w:val="en-US"/>
        </w:rPr>
        <w:t xml:space="preserve">P.A. Ushakov, A.V. Zhukov and N.M. Matyukhin, “Heat transfer to liquid metals in regular arrays of fuel elements”, </w:t>
      </w:r>
      <w:r w:rsidRPr="00A47277">
        <w:rPr>
          <w:i/>
          <w:iCs/>
          <w:sz w:val="22"/>
          <w:szCs w:val="22"/>
          <w:lang w:val="en-US"/>
        </w:rPr>
        <w:t xml:space="preserve">Teplofiz. </w:t>
      </w:r>
      <w:proofErr w:type="spellStart"/>
      <w:r w:rsidRPr="00A47277">
        <w:rPr>
          <w:i/>
          <w:iCs/>
          <w:sz w:val="22"/>
          <w:szCs w:val="22"/>
        </w:rPr>
        <w:t>Vys</w:t>
      </w:r>
      <w:proofErr w:type="spellEnd"/>
      <w:r w:rsidRPr="00A47277">
        <w:rPr>
          <w:i/>
          <w:iCs/>
          <w:sz w:val="22"/>
          <w:szCs w:val="22"/>
        </w:rPr>
        <w:t>. Temp.</w:t>
      </w:r>
      <w:r w:rsidRPr="00A47277">
        <w:rPr>
          <w:sz w:val="22"/>
          <w:szCs w:val="22"/>
        </w:rPr>
        <w:t xml:space="preserve">, </w:t>
      </w:r>
      <w:r w:rsidRPr="00A47277">
        <w:rPr>
          <w:b/>
          <w:bCs/>
          <w:sz w:val="22"/>
          <w:szCs w:val="22"/>
        </w:rPr>
        <w:t>15</w:t>
      </w:r>
      <w:r w:rsidRPr="00A47277">
        <w:rPr>
          <w:sz w:val="22"/>
          <w:szCs w:val="22"/>
        </w:rPr>
        <w:t>, no. 5, pp. 1027-1033 (1977).</w:t>
      </w:r>
      <w:bookmarkEnd w:id="45"/>
    </w:p>
    <w:p w14:paraId="4F5159FB"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47" w:name="_Ref191457155"/>
      <w:r w:rsidRPr="00A47277">
        <w:rPr>
          <w:sz w:val="22"/>
          <w:szCs w:val="22"/>
          <w:lang w:val="en-US"/>
        </w:rPr>
        <w:t xml:space="preserve">F. Lodi and G. Grasso, “Extension of the sub-channel code ANTEO+ to the mixed convection regime”, </w:t>
      </w:r>
      <w:r w:rsidRPr="00A47277">
        <w:rPr>
          <w:i/>
          <w:iCs/>
          <w:sz w:val="22"/>
          <w:szCs w:val="22"/>
          <w:lang w:val="en-US"/>
        </w:rPr>
        <w:t>Nuclear Engineering and Design</w:t>
      </w:r>
      <w:r w:rsidRPr="00A47277">
        <w:rPr>
          <w:sz w:val="22"/>
          <w:szCs w:val="22"/>
          <w:lang w:val="en-US"/>
        </w:rPr>
        <w:t xml:space="preserve">, </w:t>
      </w:r>
      <w:r w:rsidRPr="00A47277">
        <w:rPr>
          <w:b/>
          <w:bCs/>
          <w:sz w:val="22"/>
          <w:szCs w:val="22"/>
          <w:lang w:val="en-US"/>
        </w:rPr>
        <w:t>322</w:t>
      </w:r>
      <w:r w:rsidRPr="00A47277">
        <w:rPr>
          <w:sz w:val="22"/>
          <w:szCs w:val="22"/>
          <w:lang w:val="en-US"/>
        </w:rPr>
        <w:t>, pp. 368-378 (2017).</w:t>
      </w:r>
      <w:bookmarkEnd w:id="46"/>
      <w:bookmarkEnd w:id="47"/>
    </w:p>
    <w:p w14:paraId="7EF5C0AB"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48" w:name="_Ref191457198"/>
      <w:r w:rsidRPr="00A47277">
        <w:rPr>
          <w:sz w:val="22"/>
          <w:szCs w:val="22"/>
          <w:lang w:val="en-US"/>
        </w:rPr>
        <w:t xml:space="preserve">Z. Ma, et al., “An innovative method for prediction of liquid metal heat transfer rate for rod bundles based on annuli”, </w:t>
      </w:r>
      <w:r w:rsidRPr="00A47277">
        <w:rPr>
          <w:i/>
          <w:iCs/>
          <w:sz w:val="22"/>
          <w:szCs w:val="22"/>
          <w:lang w:val="en-US"/>
        </w:rPr>
        <w:t>Annals of Nuclear Energy</w:t>
      </w:r>
      <w:r w:rsidRPr="00A47277">
        <w:rPr>
          <w:sz w:val="22"/>
          <w:szCs w:val="22"/>
          <w:lang w:val="en-US"/>
        </w:rPr>
        <w:t>, 47, pp. 91-97 (2012).</w:t>
      </w:r>
      <w:bookmarkEnd w:id="48"/>
    </w:p>
    <w:p w14:paraId="34ED5768"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49" w:name="_Ref190789689"/>
      <w:bookmarkStart w:id="50" w:name="_Ref190270811"/>
      <w:r w:rsidRPr="00A47277">
        <w:rPr>
          <w:sz w:val="22"/>
          <w:szCs w:val="22"/>
          <w:lang w:val="en-US"/>
        </w:rPr>
        <w:t>The RELAP5-3D© Code Development Team, 2015. RELAP5-3D Code Manual Vol. I: Code Structure, System Models, and Solution Methods. INL/MIS-15-36723 Volume I, Revision 4.3, Idaho Falls, Idaho, USA.</w:t>
      </w:r>
      <w:bookmarkEnd w:id="49"/>
    </w:p>
    <w:p w14:paraId="103F1138"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51" w:name="_Ref191630012"/>
      <w:r w:rsidRPr="00A47277">
        <w:rPr>
          <w:sz w:val="22"/>
          <w:szCs w:val="22"/>
          <w:lang w:val="en-US"/>
        </w:rPr>
        <w:t xml:space="preserve">M.P. Ferragut, et al., “The Development of RELAP5/SCDAPSIM/MOD4.0 for Advanced Fluid Systems Design and Analysis” </w:t>
      </w:r>
      <w:r w:rsidRPr="00A47277">
        <w:rPr>
          <w:i/>
          <w:iCs/>
          <w:sz w:val="22"/>
          <w:szCs w:val="22"/>
          <w:lang w:val="en-US"/>
        </w:rPr>
        <w:t>23rd International Conference on Nuclear Engineering (ICONE 23)</w:t>
      </w:r>
      <w:r w:rsidRPr="00A47277">
        <w:rPr>
          <w:sz w:val="22"/>
          <w:szCs w:val="22"/>
          <w:lang w:val="en-US"/>
        </w:rPr>
        <w:t>, Makuhari Messe, Chiba, Japan, May 17th - 21st (2015).</w:t>
      </w:r>
      <w:bookmarkEnd w:id="51"/>
    </w:p>
    <w:p w14:paraId="5E843C0D"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52" w:name="_Ref190271355"/>
      <w:r w:rsidRPr="00A47277">
        <w:rPr>
          <w:sz w:val="22"/>
          <w:szCs w:val="22"/>
          <w:lang w:val="en-US"/>
        </w:rPr>
        <w:t xml:space="preserve">K. Mikityuk, “Heat transfer to liquid metal: Review of data and correlations for tube bundles”, </w:t>
      </w:r>
      <w:r w:rsidRPr="00A47277">
        <w:rPr>
          <w:i/>
          <w:iCs/>
          <w:sz w:val="22"/>
          <w:szCs w:val="22"/>
          <w:lang w:val="en-US"/>
        </w:rPr>
        <w:t>Nuclear Engineering and Design</w:t>
      </w:r>
      <w:r w:rsidRPr="00A47277">
        <w:rPr>
          <w:sz w:val="22"/>
          <w:szCs w:val="22"/>
          <w:lang w:val="en-US"/>
        </w:rPr>
        <w:t>, 239, pp. 680-687 (2009).</w:t>
      </w:r>
      <w:bookmarkEnd w:id="52"/>
    </w:p>
    <w:p w14:paraId="1200AD18" w14:textId="77777777" w:rsidR="00A47277" w:rsidRPr="00A47277" w:rsidRDefault="00A47277" w:rsidP="00A47277">
      <w:pPr>
        <w:pStyle w:val="Corpodeltesto3"/>
        <w:numPr>
          <w:ilvl w:val="0"/>
          <w:numId w:val="76"/>
        </w:numPr>
        <w:wordWrap w:val="0"/>
        <w:autoSpaceDE w:val="0"/>
        <w:autoSpaceDN w:val="0"/>
        <w:spacing w:after="0"/>
        <w:jc w:val="left"/>
        <w:rPr>
          <w:sz w:val="22"/>
          <w:szCs w:val="22"/>
        </w:rPr>
      </w:pPr>
      <w:bookmarkStart w:id="53" w:name="_Ref191456372"/>
      <w:r w:rsidRPr="00A47277">
        <w:rPr>
          <w:sz w:val="22"/>
          <w:szCs w:val="22"/>
          <w:lang w:val="en-US"/>
        </w:rPr>
        <w:t xml:space="preserve">A.S. Zalesov and A.N. Churkin, “MATADOR Code for Calculating Local Inhomogeneous Heat and Mass Transfer Processes in Rod Bundles”, </w:t>
      </w:r>
      <w:r w:rsidRPr="00A47277">
        <w:rPr>
          <w:i/>
          <w:iCs/>
          <w:sz w:val="22"/>
          <w:szCs w:val="22"/>
          <w:lang w:val="en-US"/>
        </w:rPr>
        <w:t xml:space="preserve">Problems of Atomic Science and Engineering. </w:t>
      </w:r>
      <w:r w:rsidRPr="00A47277">
        <w:rPr>
          <w:i/>
          <w:iCs/>
          <w:sz w:val="22"/>
          <w:szCs w:val="22"/>
        </w:rPr>
        <w:t xml:space="preserve">Series: </w:t>
      </w:r>
      <w:proofErr w:type="spellStart"/>
      <w:r w:rsidRPr="00A47277">
        <w:rPr>
          <w:i/>
          <w:iCs/>
          <w:sz w:val="22"/>
          <w:szCs w:val="22"/>
        </w:rPr>
        <w:t>Physics</w:t>
      </w:r>
      <w:proofErr w:type="spellEnd"/>
      <w:r w:rsidRPr="00A47277">
        <w:rPr>
          <w:i/>
          <w:iCs/>
          <w:sz w:val="22"/>
          <w:szCs w:val="22"/>
        </w:rPr>
        <w:t xml:space="preserve"> of Nuclear Reactors</w:t>
      </w:r>
      <w:r w:rsidRPr="00A47277">
        <w:rPr>
          <w:sz w:val="22"/>
          <w:szCs w:val="22"/>
        </w:rPr>
        <w:t xml:space="preserve">, </w:t>
      </w:r>
      <w:r w:rsidRPr="00A47277">
        <w:rPr>
          <w:b/>
          <w:bCs/>
          <w:sz w:val="22"/>
          <w:szCs w:val="22"/>
        </w:rPr>
        <w:t>3</w:t>
      </w:r>
      <w:r w:rsidRPr="00A47277">
        <w:rPr>
          <w:sz w:val="22"/>
          <w:szCs w:val="22"/>
        </w:rPr>
        <w:t>, pp. 29-40 (2023). (In Russian)</w:t>
      </w:r>
      <w:bookmarkEnd w:id="53"/>
    </w:p>
    <w:p w14:paraId="3EFD3A8D" w14:textId="77777777" w:rsidR="00A47277" w:rsidRPr="00A47277" w:rsidRDefault="00A47277" w:rsidP="00A47277">
      <w:pPr>
        <w:pStyle w:val="Corpodeltesto3"/>
        <w:numPr>
          <w:ilvl w:val="0"/>
          <w:numId w:val="76"/>
        </w:numPr>
        <w:wordWrap w:val="0"/>
        <w:autoSpaceDE w:val="0"/>
        <w:autoSpaceDN w:val="0"/>
        <w:spacing w:after="0"/>
        <w:jc w:val="left"/>
        <w:rPr>
          <w:sz w:val="22"/>
          <w:szCs w:val="22"/>
          <w:lang w:val="en-US"/>
        </w:rPr>
      </w:pPr>
      <w:bookmarkStart w:id="54" w:name="_Ref191456414"/>
      <w:r w:rsidRPr="00A47277">
        <w:rPr>
          <w:sz w:val="22"/>
          <w:szCs w:val="22"/>
          <w:lang w:val="en-US"/>
        </w:rPr>
        <w:t xml:space="preserve">S. Pramuditya and M. Takahashi, “Thermal–hydraulic analysis of wire-wrapped SFR test subassemblies by subchannel analysis method”, </w:t>
      </w:r>
      <w:r w:rsidRPr="00A47277">
        <w:rPr>
          <w:i/>
          <w:iCs/>
          <w:sz w:val="22"/>
          <w:szCs w:val="22"/>
          <w:lang w:val="en-US"/>
        </w:rPr>
        <w:t>Annals of Nuclear Energy</w:t>
      </w:r>
      <w:r w:rsidRPr="00A47277">
        <w:rPr>
          <w:sz w:val="22"/>
          <w:szCs w:val="22"/>
          <w:lang w:val="en-US"/>
        </w:rPr>
        <w:t xml:space="preserve">, </w:t>
      </w:r>
      <w:r w:rsidRPr="00A47277">
        <w:rPr>
          <w:b/>
          <w:bCs/>
          <w:sz w:val="22"/>
          <w:szCs w:val="22"/>
          <w:lang w:val="en-US"/>
        </w:rPr>
        <w:t>54</w:t>
      </w:r>
      <w:r w:rsidRPr="00A47277">
        <w:rPr>
          <w:sz w:val="22"/>
          <w:szCs w:val="22"/>
          <w:lang w:val="en-US"/>
        </w:rPr>
        <w:t>, pp. 109–119 (2013).</w:t>
      </w:r>
      <w:bookmarkEnd w:id="54"/>
    </w:p>
    <w:p w14:paraId="13BBFBFB" w14:textId="77777777" w:rsidR="00A47277" w:rsidRPr="00A47277" w:rsidRDefault="00A47277" w:rsidP="00A47277">
      <w:pPr>
        <w:pStyle w:val="Corpodeltesto3"/>
        <w:numPr>
          <w:ilvl w:val="0"/>
          <w:numId w:val="76"/>
        </w:numPr>
        <w:autoSpaceDE w:val="0"/>
        <w:autoSpaceDN w:val="0"/>
        <w:spacing w:after="0"/>
        <w:jc w:val="left"/>
        <w:rPr>
          <w:sz w:val="22"/>
          <w:szCs w:val="22"/>
        </w:rPr>
      </w:pPr>
      <w:bookmarkStart w:id="55" w:name="_Ref191457393"/>
      <w:r w:rsidRPr="00A47277">
        <w:rPr>
          <w:sz w:val="22"/>
          <w:szCs w:val="22"/>
          <w:lang w:val="en-US"/>
        </w:rPr>
        <w:t xml:space="preserve">A.V. Zhukov, et al., “Methodical Instructions and Recommendations for Thermal-Hydraulic Calculation of Active Zones of Fast Reactors”, RTM (Technical Guide) 1604.008-88, Obninsk: </w:t>
      </w:r>
      <w:proofErr w:type="gramStart"/>
      <w:r w:rsidRPr="00A47277">
        <w:rPr>
          <w:sz w:val="22"/>
          <w:szCs w:val="22"/>
          <w:lang w:val="en-US"/>
        </w:rPr>
        <w:t>Fiz.-</w:t>
      </w:r>
      <w:proofErr w:type="gramEnd"/>
      <w:r w:rsidRPr="00A47277">
        <w:rPr>
          <w:sz w:val="22"/>
          <w:szCs w:val="22"/>
          <w:lang w:val="en-US"/>
        </w:rPr>
        <w:t xml:space="preserve">Energ. </w:t>
      </w:r>
      <w:proofErr w:type="spellStart"/>
      <w:r w:rsidRPr="00A47277">
        <w:rPr>
          <w:sz w:val="22"/>
          <w:szCs w:val="22"/>
        </w:rPr>
        <w:t>Inst</w:t>
      </w:r>
      <w:proofErr w:type="spellEnd"/>
      <w:r w:rsidRPr="00A47277">
        <w:rPr>
          <w:sz w:val="22"/>
          <w:szCs w:val="22"/>
        </w:rPr>
        <w:t>., (1988).</w:t>
      </w:r>
      <w:bookmarkEnd w:id="50"/>
      <w:bookmarkEnd w:id="55"/>
    </w:p>
    <w:p w14:paraId="2DBE8DF9" w14:textId="77777777" w:rsidR="00A47277" w:rsidRPr="00A47277" w:rsidRDefault="00A47277" w:rsidP="00A47277">
      <w:pPr>
        <w:pStyle w:val="Corpodeltesto3"/>
        <w:numPr>
          <w:ilvl w:val="0"/>
          <w:numId w:val="76"/>
        </w:numPr>
        <w:wordWrap w:val="0"/>
        <w:autoSpaceDE w:val="0"/>
        <w:autoSpaceDN w:val="0"/>
        <w:spacing w:after="0" w:line="240" w:lineRule="auto"/>
        <w:jc w:val="left"/>
        <w:rPr>
          <w:sz w:val="22"/>
          <w:szCs w:val="22"/>
          <w:lang w:val="en-US"/>
        </w:rPr>
      </w:pPr>
      <w:bookmarkStart w:id="56" w:name="_Ref191456558"/>
      <w:r w:rsidRPr="00A47277">
        <w:rPr>
          <w:sz w:val="22"/>
          <w:szCs w:val="22"/>
          <w:lang w:val="en-US"/>
        </w:rPr>
        <w:t>S.Yu. Afonin, et al., “Validation of the Subchannel Puchok-LM Code Applied to the MBIR Fast Neutron Reactor”, Nuclear Physics and Engineering, vol. 5, № 7-8, pp. 564-577 (2014).</w:t>
      </w:r>
      <w:bookmarkEnd w:id="56"/>
    </w:p>
    <w:p w14:paraId="02594F5F" w14:textId="77777777" w:rsidR="00A47277" w:rsidRPr="00A47277" w:rsidRDefault="00A47277" w:rsidP="00A47277">
      <w:pPr>
        <w:pStyle w:val="Corpodeltesto3"/>
        <w:numPr>
          <w:ilvl w:val="0"/>
          <w:numId w:val="76"/>
        </w:numPr>
        <w:wordWrap w:val="0"/>
        <w:autoSpaceDE w:val="0"/>
        <w:autoSpaceDN w:val="0"/>
        <w:spacing w:after="0"/>
        <w:jc w:val="left"/>
        <w:rPr>
          <w:sz w:val="22"/>
          <w:szCs w:val="22"/>
        </w:rPr>
      </w:pPr>
      <w:bookmarkStart w:id="57" w:name="_Ref191456564"/>
      <w:r w:rsidRPr="00A47277">
        <w:rPr>
          <w:sz w:val="22"/>
          <w:szCs w:val="22"/>
          <w:lang w:val="en-US"/>
        </w:rPr>
        <w:lastRenderedPageBreak/>
        <w:t xml:space="preserve">S.Yu. et al., “Combined Methodology of Thermal-hydraulic Calculation of Fuel Assemblies of Reactors with Liquid Metal Coolant and its Justification”, Problems of Atomic Science and Engineering. </w:t>
      </w:r>
      <w:r w:rsidRPr="00A47277">
        <w:rPr>
          <w:sz w:val="22"/>
          <w:szCs w:val="22"/>
        </w:rPr>
        <w:t xml:space="preserve">Series: </w:t>
      </w:r>
      <w:proofErr w:type="spellStart"/>
      <w:r w:rsidRPr="00A47277">
        <w:rPr>
          <w:sz w:val="22"/>
          <w:szCs w:val="22"/>
        </w:rPr>
        <w:t>Ensuring</w:t>
      </w:r>
      <w:proofErr w:type="spellEnd"/>
      <w:r w:rsidRPr="00A47277">
        <w:rPr>
          <w:sz w:val="22"/>
          <w:szCs w:val="22"/>
        </w:rPr>
        <w:t xml:space="preserve"> the </w:t>
      </w:r>
      <w:proofErr w:type="spellStart"/>
      <w:r w:rsidRPr="00A47277">
        <w:rPr>
          <w:sz w:val="22"/>
          <w:szCs w:val="22"/>
        </w:rPr>
        <w:t>Safety</w:t>
      </w:r>
      <w:proofErr w:type="spellEnd"/>
      <w:r w:rsidRPr="00A47277">
        <w:rPr>
          <w:sz w:val="22"/>
          <w:szCs w:val="22"/>
        </w:rPr>
        <w:t xml:space="preserve"> of NPP, № 36, pp. 78-85 (2016).</w:t>
      </w:r>
      <w:bookmarkEnd w:id="57"/>
    </w:p>
    <w:p w14:paraId="37468EAF"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58" w:name="_Ref191456273"/>
      <w:bookmarkStart w:id="59" w:name="_Ref191277966"/>
      <w:r w:rsidRPr="00A47277">
        <w:rPr>
          <w:sz w:val="22"/>
          <w:szCs w:val="22"/>
          <w:lang w:val="en-US"/>
        </w:rPr>
        <w:t>D. J. O'Grady et al., The SAS4A/SASSYS-1 Version 5.7 Safety Analysis Code System, Argonne National Laboratory, Lemont, IL, ANL/NSE-SAS/5.7, June 2023.</w:t>
      </w:r>
      <w:bookmarkEnd w:id="58"/>
    </w:p>
    <w:p w14:paraId="28DC98A2" w14:textId="77777777" w:rsidR="00A47277" w:rsidRPr="00A47277" w:rsidRDefault="00A47277" w:rsidP="00A47277">
      <w:pPr>
        <w:pStyle w:val="Corpodeltesto3"/>
        <w:numPr>
          <w:ilvl w:val="0"/>
          <w:numId w:val="76"/>
        </w:numPr>
        <w:autoSpaceDE w:val="0"/>
        <w:autoSpaceDN w:val="0"/>
        <w:spacing w:after="0"/>
        <w:jc w:val="left"/>
        <w:rPr>
          <w:sz w:val="22"/>
          <w:szCs w:val="22"/>
        </w:rPr>
      </w:pPr>
      <w:bookmarkStart w:id="60" w:name="_Ref191456305"/>
      <w:r w:rsidRPr="00A47277">
        <w:rPr>
          <w:sz w:val="22"/>
          <w:szCs w:val="22"/>
          <w:lang w:val="en-US"/>
        </w:rPr>
        <w:t xml:space="preserve">G. Calamai, R. Coffield, L. Jossens, et al. Steady State Thermal and Hydraulic Characteristics of the FFTF Fuel Assemblies. </w:t>
      </w:r>
      <w:r w:rsidRPr="00A47277">
        <w:rPr>
          <w:sz w:val="22"/>
          <w:szCs w:val="22"/>
        </w:rPr>
        <w:t>Technical Report ARD-FRT-1582, Westinghouse Electric Corporation, 1974.</w:t>
      </w:r>
      <w:bookmarkEnd w:id="59"/>
      <w:bookmarkEnd w:id="60"/>
    </w:p>
    <w:p w14:paraId="31D84D27"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61" w:name="_Ref190271611"/>
      <w:bookmarkStart w:id="62" w:name="_Ref191457492"/>
      <w:r w:rsidRPr="00A47277">
        <w:rPr>
          <w:sz w:val="22"/>
          <w:szCs w:val="22"/>
          <w:lang w:val="en-US"/>
        </w:rPr>
        <w:t xml:space="preserve">K. Mikityuk, et al., “Simulation of NACIE Tests with Thermal Hydraulics Systems </w:t>
      </w:r>
      <w:proofErr w:type="gramStart"/>
      <w:r w:rsidRPr="00A47277">
        <w:rPr>
          <w:sz w:val="22"/>
          <w:szCs w:val="22"/>
          <w:lang w:val="en-US"/>
        </w:rPr>
        <w:t>Codes</w:t>
      </w:r>
      <w:r w:rsidRPr="00A47277" w:rsidDel="00C527A3">
        <w:rPr>
          <w:sz w:val="22"/>
          <w:szCs w:val="22"/>
          <w:lang w:val="en-US"/>
        </w:rPr>
        <w:t xml:space="preserve"> </w:t>
      </w:r>
      <w:r w:rsidRPr="00A47277">
        <w:rPr>
          <w:sz w:val="22"/>
          <w:szCs w:val="22"/>
          <w:lang w:val="en-US"/>
        </w:rPr>
        <w:t>”</w:t>
      </w:r>
      <w:proofErr w:type="gramEnd"/>
      <w:r w:rsidRPr="00A47277">
        <w:rPr>
          <w:sz w:val="22"/>
          <w:szCs w:val="22"/>
          <w:lang w:val="en-US"/>
        </w:rPr>
        <w:t xml:space="preserve">, </w:t>
      </w:r>
      <w:r w:rsidRPr="00A47277">
        <w:rPr>
          <w:i/>
          <w:iCs/>
          <w:sz w:val="22"/>
          <w:szCs w:val="22"/>
          <w:lang w:val="en-US"/>
        </w:rPr>
        <w:t>21st International Topical Meeting on Nuclear Reactor Thermal Hydraulics (NURETH-21)</w:t>
      </w:r>
      <w:r w:rsidRPr="00A47277">
        <w:rPr>
          <w:sz w:val="22"/>
          <w:szCs w:val="22"/>
          <w:lang w:val="en-US"/>
        </w:rPr>
        <w:t>, Busan, Korea, August 1– September 5, in press (2025).</w:t>
      </w:r>
      <w:bookmarkEnd w:id="61"/>
      <w:bookmarkEnd w:id="62"/>
    </w:p>
    <w:p w14:paraId="5214A3E3"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63" w:name="_Ref190271714"/>
      <w:r w:rsidRPr="00A47277">
        <w:rPr>
          <w:sz w:val="22"/>
          <w:szCs w:val="22"/>
          <w:lang w:val="en-US"/>
        </w:rPr>
        <w:t xml:space="preserve">M. Akshat, et al., “CFD benchmark for non-uniform heating experiments in NACIE rod </w:t>
      </w:r>
      <w:proofErr w:type="gramStart"/>
      <w:r w:rsidRPr="00A47277">
        <w:rPr>
          <w:sz w:val="22"/>
          <w:szCs w:val="22"/>
          <w:lang w:val="en-US"/>
        </w:rPr>
        <w:t>bundle</w:t>
      </w:r>
      <w:r w:rsidRPr="00A47277" w:rsidDel="00C527A3">
        <w:rPr>
          <w:sz w:val="22"/>
          <w:szCs w:val="22"/>
          <w:lang w:val="en-US"/>
        </w:rPr>
        <w:t xml:space="preserve"> </w:t>
      </w:r>
      <w:r w:rsidRPr="00A47277">
        <w:rPr>
          <w:sz w:val="22"/>
          <w:szCs w:val="22"/>
          <w:lang w:val="en-US"/>
        </w:rPr>
        <w:t>”</w:t>
      </w:r>
      <w:proofErr w:type="gramEnd"/>
      <w:r w:rsidRPr="00A47277">
        <w:rPr>
          <w:sz w:val="22"/>
          <w:szCs w:val="22"/>
          <w:lang w:val="en-US"/>
        </w:rPr>
        <w:t xml:space="preserve">, </w:t>
      </w:r>
      <w:r w:rsidRPr="00A47277">
        <w:rPr>
          <w:i/>
          <w:iCs/>
          <w:sz w:val="22"/>
          <w:szCs w:val="22"/>
          <w:lang w:val="en-US"/>
        </w:rPr>
        <w:t>21st International Topical Meeting on Nuclear Reactor Thermal Hydraulics (NURETH-21)</w:t>
      </w:r>
      <w:r w:rsidRPr="00A47277">
        <w:rPr>
          <w:sz w:val="22"/>
          <w:szCs w:val="22"/>
          <w:lang w:val="en-US"/>
        </w:rPr>
        <w:t>, Busan, Korea, August 1– September 5, in press (2025).</w:t>
      </w:r>
      <w:bookmarkEnd w:id="63"/>
    </w:p>
    <w:p w14:paraId="7CE029AE"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64" w:name="_Ref190271886"/>
      <w:r w:rsidRPr="00A47277">
        <w:rPr>
          <w:sz w:val="22"/>
          <w:szCs w:val="22"/>
          <w:lang w:val="en-US"/>
        </w:rPr>
        <w:t xml:space="preserve">N.E. Todreas and M.S. Kazimi, </w:t>
      </w:r>
      <w:r w:rsidRPr="00A47277">
        <w:rPr>
          <w:i/>
          <w:iCs/>
          <w:sz w:val="22"/>
          <w:szCs w:val="22"/>
          <w:lang w:val="en-US"/>
        </w:rPr>
        <w:t>Nuclear Systems II: Elements of Thermal Hydraulic Design</w:t>
      </w:r>
      <w:r w:rsidRPr="00A47277">
        <w:rPr>
          <w:sz w:val="22"/>
          <w:szCs w:val="22"/>
          <w:lang w:val="en-US"/>
        </w:rPr>
        <w:t>, Chapter 6, Taylor and Francis, USA (2003).</w:t>
      </w:r>
      <w:bookmarkEnd w:id="64"/>
    </w:p>
    <w:p w14:paraId="0B470437" w14:textId="77777777" w:rsidR="006209D3" w:rsidRDefault="006209D3" w:rsidP="006209D3">
      <w:pPr>
        <w:overflowPunct w:val="0"/>
        <w:autoSpaceDE w:val="0"/>
        <w:autoSpaceDN w:val="0"/>
        <w:adjustRightInd w:val="0"/>
        <w:spacing w:after="160" w:line="240" w:lineRule="auto"/>
        <w:contextualSpacing/>
        <w:textAlignment w:val="baseline"/>
        <w:rPr>
          <w:rFonts w:ascii="Times New Roman" w:eastAsia="Times New Roman" w:hAnsi="Times New Roman" w:cs="Times New Roman"/>
          <w:lang w:val="en-US" w:eastAsia="it-IT"/>
        </w:rPr>
      </w:pPr>
    </w:p>
    <w:sectPr w:rsidR="006209D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A3D2D" w14:textId="77777777" w:rsidR="00D62774" w:rsidRDefault="00D62774" w:rsidP="00E7696B">
      <w:pPr>
        <w:spacing w:after="0" w:line="240" w:lineRule="auto"/>
      </w:pPr>
      <w:r>
        <w:separator/>
      </w:r>
    </w:p>
  </w:endnote>
  <w:endnote w:type="continuationSeparator" w:id="0">
    <w:p w14:paraId="6D84829F" w14:textId="77777777" w:rsidR="00D62774" w:rsidRDefault="00D62774" w:rsidP="00E76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0"/>
    <w:family w:val="roman"/>
    <w:pitch w:val="variable"/>
  </w:font>
  <w:font w:name="Noto Sans CJK SC">
    <w:altName w:val="SimSun"/>
    <w:charset w:val="00"/>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6C58" w14:textId="77777777" w:rsidR="00D62774" w:rsidRDefault="00D62774" w:rsidP="00E7696B">
      <w:pPr>
        <w:spacing w:after="0" w:line="240" w:lineRule="auto"/>
      </w:pPr>
      <w:r>
        <w:separator/>
      </w:r>
    </w:p>
  </w:footnote>
  <w:footnote w:type="continuationSeparator" w:id="0">
    <w:p w14:paraId="1EC9F44A" w14:textId="77777777" w:rsidR="00D62774" w:rsidRDefault="00D62774" w:rsidP="00E7696B">
      <w:pPr>
        <w:spacing w:after="0" w:line="240" w:lineRule="auto"/>
      </w:pPr>
      <w:r>
        <w:continuationSeparator/>
      </w:r>
    </w:p>
  </w:footnote>
  <w:footnote w:id="1">
    <w:p w14:paraId="47DEE648" w14:textId="77777777" w:rsidR="00E7696B" w:rsidRPr="000D4FED" w:rsidRDefault="00E7696B" w:rsidP="00E7696B">
      <w:pPr>
        <w:pStyle w:val="Testonotaapidipagina"/>
      </w:pPr>
      <w:r>
        <w:rPr>
          <w:rStyle w:val="Rimandonotaapidipagina"/>
        </w:rPr>
        <w:footnoteRef/>
      </w:r>
      <w:r>
        <w:t xml:space="preserve"> </w:t>
      </w:r>
      <w:r w:rsidRPr="000D4FED">
        <w:t>Considering the temperature increas</w:t>
      </w:r>
      <w:r>
        <w:t>e in the bundle basically double due to the halved mass flow rate passing from SS1 to SS2 (see Table II), if the error is normalized to the temperature increase the relative error stays almost constant.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50758A"/>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1FD7823"/>
    <w:multiLevelType w:val="multilevel"/>
    <w:tmpl w:val="A6F47864"/>
    <w:lvl w:ilvl="0">
      <w:start w:val="3"/>
      <w:numFmt w:val="upperLetter"/>
      <w:lvlText w:val="%1"/>
      <w:lvlJc w:val="left"/>
      <w:pPr>
        <w:ind w:left="0" w:firstLine="0"/>
      </w:pPr>
      <w:rPr>
        <w:rFonts w:hint="default"/>
      </w:rPr>
    </w:lvl>
    <w:lvl w:ilvl="1">
      <w:start w:val="1"/>
      <w:numFmt w:val="decimal"/>
      <w:lvlRestart w:val="0"/>
      <w:pStyle w:val="Appendix2c"/>
      <w:lvlText w:val="%1.%2"/>
      <w:lvlJc w:val="left"/>
      <w:pPr>
        <w:ind w:left="284" w:hanging="284"/>
      </w:pPr>
      <w:rPr>
        <w:rFonts w:hint="default"/>
      </w:rPr>
    </w:lvl>
    <w:lvl w:ilvl="2">
      <w:start w:val="1"/>
      <w:numFmt w:val="decimal"/>
      <w:lvlRestart w:val="0"/>
      <w:lvlText w:val="%1.%2.%3"/>
      <w:lvlJc w:val="left"/>
      <w:pPr>
        <w:ind w:left="113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2A22F15"/>
    <w:multiLevelType w:val="multilevel"/>
    <w:tmpl w:val="899A67E4"/>
    <w:styleLink w:val="Stile1"/>
    <w:lvl w:ilvl="0">
      <w:start w:val="1"/>
      <w:numFmt w:val="decimal"/>
      <w:lvlText w:val="%1."/>
      <w:lvlJc w:val="left"/>
      <w:pPr>
        <w:ind w:left="397" w:hanging="397"/>
      </w:pPr>
      <w:rPr>
        <w:rFonts w:hint="default"/>
      </w:rPr>
    </w:lvl>
    <w:lvl w:ilvl="1">
      <w:start w:val="1"/>
      <w:numFmt w:val="decimal"/>
      <w:lvlText w:val="%2.%1."/>
      <w:lvlJc w:val="left"/>
      <w:pPr>
        <w:ind w:left="680" w:hanging="680"/>
      </w:pPr>
      <w:rPr>
        <w:rFonts w:hint="default"/>
      </w:rPr>
    </w:lvl>
    <w:lvl w:ilvl="2">
      <w:start w:val="1"/>
      <w:numFmt w:val="decimal"/>
      <w:lvlText w:val="%2.%1.%3."/>
      <w:lvlJc w:val="left"/>
      <w:pPr>
        <w:ind w:left="794" w:firstLine="0"/>
      </w:pPr>
      <w:rPr>
        <w:rFonts w:hint="default"/>
      </w:rPr>
    </w:lvl>
    <w:lvl w:ilvl="3">
      <w:start w:val="1"/>
      <w:numFmt w:val="decimal"/>
      <w:lvlText w:val="%2..%4.%1."/>
      <w:lvlJc w:val="left"/>
      <w:pPr>
        <w:ind w:left="1191" w:firstLine="0"/>
      </w:pPr>
      <w:rPr>
        <w:rFonts w:hint="default"/>
      </w:rPr>
    </w:lvl>
    <w:lvl w:ilvl="4">
      <w:start w:val="1"/>
      <w:numFmt w:val="lowerLetter"/>
      <w:lvlText w:val="(%5)"/>
      <w:lvlJc w:val="left"/>
      <w:pPr>
        <w:ind w:left="1588" w:firstLine="0"/>
      </w:pPr>
      <w:rPr>
        <w:rFonts w:hint="default"/>
      </w:rPr>
    </w:lvl>
    <w:lvl w:ilvl="5">
      <w:start w:val="1"/>
      <w:numFmt w:val="lowerRoman"/>
      <w:lvlText w:val="(%6)"/>
      <w:lvlJc w:val="left"/>
      <w:pPr>
        <w:ind w:left="1985" w:firstLine="0"/>
      </w:pPr>
      <w:rPr>
        <w:rFonts w:hint="default"/>
      </w:rPr>
    </w:lvl>
    <w:lvl w:ilvl="6">
      <w:start w:val="1"/>
      <w:numFmt w:val="decimal"/>
      <w:lvlText w:val="%7."/>
      <w:lvlJc w:val="left"/>
      <w:pPr>
        <w:ind w:left="2382" w:firstLine="0"/>
      </w:pPr>
      <w:rPr>
        <w:rFonts w:hint="default"/>
      </w:rPr>
    </w:lvl>
    <w:lvl w:ilvl="7">
      <w:start w:val="1"/>
      <w:numFmt w:val="lowerLetter"/>
      <w:lvlText w:val="%8."/>
      <w:lvlJc w:val="left"/>
      <w:pPr>
        <w:ind w:left="2779" w:firstLine="0"/>
      </w:pPr>
      <w:rPr>
        <w:rFonts w:hint="default"/>
      </w:rPr>
    </w:lvl>
    <w:lvl w:ilvl="8">
      <w:start w:val="1"/>
      <w:numFmt w:val="lowerRoman"/>
      <w:lvlText w:val="%9."/>
      <w:lvlJc w:val="left"/>
      <w:pPr>
        <w:ind w:left="3176" w:firstLine="0"/>
      </w:pPr>
      <w:rPr>
        <w:rFonts w:hint="default"/>
      </w:rPr>
    </w:lvl>
  </w:abstractNum>
  <w:abstractNum w:abstractNumId="3" w15:restartNumberingAfterBreak="0">
    <w:nsid w:val="06897021"/>
    <w:multiLevelType w:val="hybridMultilevel"/>
    <w:tmpl w:val="011AC32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7DA5FF2"/>
    <w:multiLevelType w:val="hybridMultilevel"/>
    <w:tmpl w:val="86561B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87D637B"/>
    <w:multiLevelType w:val="hybridMultilevel"/>
    <w:tmpl w:val="9496B072"/>
    <w:lvl w:ilvl="0" w:tplc="0910E452">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8D330CF"/>
    <w:multiLevelType w:val="hybridMultilevel"/>
    <w:tmpl w:val="CAD2818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9151B3B"/>
    <w:multiLevelType w:val="hybridMultilevel"/>
    <w:tmpl w:val="E3B4ECEE"/>
    <w:lvl w:ilvl="0" w:tplc="00286E52">
      <w:start w:val="1"/>
      <w:numFmt w:val="decimal"/>
      <w:pStyle w:val="Ref-Autori"/>
      <w:lvlText w:val="[%1]"/>
      <w:lvlJc w:val="left"/>
      <w:pPr>
        <w:tabs>
          <w:tab w:val="num" w:pos="705"/>
        </w:tabs>
        <w:ind w:left="705" w:hanging="705"/>
      </w:pPr>
      <w:rPr>
        <w:rFonts w:hint="default"/>
        <w:b w:val="0"/>
        <w:i w:val="0"/>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15:restartNumberingAfterBreak="0">
    <w:nsid w:val="09326CA4"/>
    <w:multiLevelType w:val="hybridMultilevel"/>
    <w:tmpl w:val="42AC50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A8C52DC"/>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0101C4"/>
    <w:multiLevelType w:val="hybridMultilevel"/>
    <w:tmpl w:val="034A9F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1D67C58"/>
    <w:multiLevelType w:val="hybridMultilevel"/>
    <w:tmpl w:val="D85A7D06"/>
    <w:lvl w:ilvl="0" w:tplc="38BC0706">
      <w:start w:val="1"/>
      <w:numFmt w:val="decimal"/>
      <w:lvlText w:val="%1."/>
      <w:lvlJc w:val="left"/>
      <w:pPr>
        <w:tabs>
          <w:tab w:val="num" w:pos="720"/>
        </w:tabs>
        <w:ind w:left="720" w:hanging="360"/>
      </w:pPr>
      <w:rPr>
        <w:rFont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A76A68"/>
    <w:multiLevelType w:val="hybridMultilevel"/>
    <w:tmpl w:val="D0F4E0F4"/>
    <w:lvl w:ilvl="0" w:tplc="C83EA7A2">
      <w:start w:val="1"/>
      <w:numFmt w:val="decimal"/>
      <w:pStyle w:val="AutoripaperA"/>
      <w:lvlText w:val="[B-%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5F177F3"/>
    <w:multiLevelType w:val="multilevel"/>
    <w:tmpl w:val="5FE42962"/>
    <w:lvl w:ilvl="0">
      <w:start w:val="3"/>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16493141"/>
    <w:multiLevelType w:val="hybridMultilevel"/>
    <w:tmpl w:val="69DEEA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66856CD"/>
    <w:multiLevelType w:val="multilevel"/>
    <w:tmpl w:val="A89E54AE"/>
    <w:lvl w:ilvl="0">
      <w:start w:val="2"/>
      <w:numFmt w:val="upperLetter"/>
      <w:pStyle w:val="Appendix1"/>
      <w:lvlText w:val="%1"/>
      <w:lvlJc w:val="left"/>
      <w:pPr>
        <w:ind w:left="0" w:firstLine="0"/>
      </w:pPr>
      <w:rPr>
        <w:rFonts w:hint="default"/>
      </w:rPr>
    </w:lvl>
    <w:lvl w:ilvl="1">
      <w:start w:val="1"/>
      <w:numFmt w:val="decimal"/>
      <w:lvlRestart w:val="0"/>
      <w:pStyle w:val="Appendix2b"/>
      <w:lvlText w:val="%1.%2"/>
      <w:lvlJc w:val="left"/>
      <w:pPr>
        <w:ind w:left="284" w:hanging="28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4"/>
      <w:numFmt w:val="decimal"/>
      <w:lvlRestart w:val="0"/>
      <w:pStyle w:val="Appendix3b"/>
      <w:lvlText w:val="%1.%2.%3"/>
      <w:lvlJc w:val="left"/>
      <w:pPr>
        <w:ind w:left="131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6" w15:restartNumberingAfterBreak="0">
    <w:nsid w:val="1AA96BD5"/>
    <w:multiLevelType w:val="hybridMultilevel"/>
    <w:tmpl w:val="E138D99E"/>
    <w:lvl w:ilvl="0" w:tplc="9EAA8866">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1B402690"/>
    <w:multiLevelType w:val="multilevel"/>
    <w:tmpl w:val="009CB58E"/>
    <w:lvl w:ilvl="0">
      <w:start w:val="1"/>
      <w:numFmt w:val="bullet"/>
      <w:pStyle w:val="Normalepuntato"/>
      <w:lvlText w:val=""/>
      <w:lvlJc w:val="left"/>
      <w:pPr>
        <w:tabs>
          <w:tab w:val="num" w:pos="567"/>
        </w:tabs>
        <w:ind w:left="680" w:hanging="680"/>
      </w:pPr>
      <w:rPr>
        <w:rFonts w:ascii="Symbol" w:hAnsi="Symbol" w:hint="default"/>
      </w:rPr>
    </w:lvl>
    <w:lvl w:ilvl="1">
      <w:start w:val="1"/>
      <w:numFmt w:val="bullet"/>
      <w:lvlText w:val="o"/>
      <w:lvlJc w:val="left"/>
      <w:pPr>
        <w:tabs>
          <w:tab w:val="num" w:pos="964"/>
        </w:tabs>
        <w:ind w:left="1134" w:hanging="567"/>
      </w:pPr>
      <w:rPr>
        <w:rFonts w:ascii="Courier New" w:hAnsi="Courier New" w:cs="Times New Roman" w:hint="default"/>
      </w:rPr>
    </w:lvl>
    <w:lvl w:ilvl="2">
      <w:start w:val="1"/>
      <w:numFmt w:val="bullet"/>
      <w:lvlText w:val=""/>
      <w:lvlJc w:val="left"/>
      <w:pPr>
        <w:tabs>
          <w:tab w:val="num" w:pos="1531"/>
        </w:tabs>
        <w:ind w:left="1644" w:hanging="51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DD06158"/>
    <w:multiLevelType w:val="hybridMultilevel"/>
    <w:tmpl w:val="6F7439DE"/>
    <w:lvl w:ilvl="0" w:tplc="FFFFFFFF">
      <w:start w:val="1"/>
      <w:numFmt w:val="decimal"/>
      <w:lvlText w:val="/%1/"/>
      <w:lvlJc w:val="left"/>
      <w:pPr>
        <w:tabs>
          <w:tab w:val="num" w:pos="720"/>
        </w:tabs>
        <w:ind w:left="720" w:hanging="360"/>
      </w:pPr>
      <w:rPr>
        <w:rFonts w:hint="default"/>
      </w:rPr>
    </w:lvl>
    <w:lvl w:ilvl="1" w:tplc="FD181FF0">
      <w:start w:val="1"/>
      <w:numFmt w:val="decimal"/>
      <w:pStyle w:val="AutoripaperB"/>
      <w:lvlText w:val="/B.3-%2/"/>
      <w:lvlJc w:val="left"/>
      <w:pPr>
        <w:tabs>
          <w:tab w:val="num" w:pos="1931"/>
        </w:tabs>
        <w:ind w:left="1931" w:hanging="851"/>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1E3F0249"/>
    <w:multiLevelType w:val="hybridMultilevel"/>
    <w:tmpl w:val="034A9F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1AC74A0"/>
    <w:multiLevelType w:val="hybridMultilevel"/>
    <w:tmpl w:val="E138D9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249060C"/>
    <w:multiLevelType w:val="hybridMultilevel"/>
    <w:tmpl w:val="CAD281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4B912DE"/>
    <w:multiLevelType w:val="hybridMultilevel"/>
    <w:tmpl w:val="16D081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256551D7"/>
    <w:multiLevelType w:val="hybridMultilevel"/>
    <w:tmpl w:val="F55690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2AE95BF6"/>
    <w:multiLevelType w:val="hybridMultilevel"/>
    <w:tmpl w:val="6C02DF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2B081A71"/>
    <w:multiLevelType w:val="hybridMultilevel"/>
    <w:tmpl w:val="16D081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2BF80645"/>
    <w:multiLevelType w:val="multilevel"/>
    <w:tmpl w:val="7032BB2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C44776E"/>
    <w:multiLevelType w:val="multilevel"/>
    <w:tmpl w:val="DB3C294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D7A4E68"/>
    <w:multiLevelType w:val="hybridMultilevel"/>
    <w:tmpl w:val="86561B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31582B4C"/>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31D57ACD"/>
    <w:multiLevelType w:val="hybridMultilevel"/>
    <w:tmpl w:val="D85A7D06"/>
    <w:lvl w:ilvl="0" w:tplc="38BC0706">
      <w:start w:val="1"/>
      <w:numFmt w:val="decimal"/>
      <w:lvlText w:val="%1."/>
      <w:lvlJc w:val="left"/>
      <w:pPr>
        <w:tabs>
          <w:tab w:val="num" w:pos="720"/>
        </w:tabs>
        <w:ind w:left="720" w:hanging="360"/>
      </w:pPr>
      <w:rPr>
        <w:rFont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2CA366C"/>
    <w:multiLevelType w:val="hybridMultilevel"/>
    <w:tmpl w:val="F55690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33A56D9A"/>
    <w:multiLevelType w:val="hybridMultilevel"/>
    <w:tmpl w:val="1B26CC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6B86DA7"/>
    <w:multiLevelType w:val="hybridMultilevel"/>
    <w:tmpl w:val="514A03CC"/>
    <w:lvl w:ilvl="0" w:tplc="F92CBBEA">
      <w:start w:val="1"/>
      <w:numFmt w:val="none"/>
      <w:pStyle w:val="Titoloappendici"/>
      <w:lvlText w:val=""/>
      <w:lvlJc w:val="left"/>
      <w:pPr>
        <w:tabs>
          <w:tab w:val="num" w:pos="0"/>
        </w:tabs>
      </w:pPr>
      <w:rPr>
        <w:rFonts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F">
      <w:start w:val="1"/>
      <w:numFmt w:val="decimal"/>
      <w:lvlText w:val="%7."/>
      <w:lvlJc w:val="left"/>
      <w:pPr>
        <w:tabs>
          <w:tab w:val="num" w:pos="5040"/>
        </w:tabs>
        <w:ind w:left="5040" w:hanging="360"/>
      </w:pPr>
    </w:lvl>
    <w:lvl w:ilvl="7" w:tplc="04100019">
      <w:start w:val="1"/>
      <w:numFmt w:val="lowerLetter"/>
      <w:lvlText w:val="%8."/>
      <w:lvlJc w:val="left"/>
      <w:pPr>
        <w:tabs>
          <w:tab w:val="num" w:pos="5760"/>
        </w:tabs>
        <w:ind w:left="5760" w:hanging="360"/>
      </w:pPr>
    </w:lvl>
    <w:lvl w:ilvl="8" w:tplc="0410001B">
      <w:start w:val="1"/>
      <w:numFmt w:val="lowerRoman"/>
      <w:lvlText w:val="%9."/>
      <w:lvlJc w:val="right"/>
      <w:pPr>
        <w:tabs>
          <w:tab w:val="num" w:pos="6480"/>
        </w:tabs>
        <w:ind w:left="6480" w:hanging="180"/>
      </w:pPr>
    </w:lvl>
  </w:abstractNum>
  <w:abstractNum w:abstractNumId="34" w15:restartNumberingAfterBreak="0">
    <w:nsid w:val="36E660C3"/>
    <w:multiLevelType w:val="hybridMultilevel"/>
    <w:tmpl w:val="CAD2818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3AE224E6"/>
    <w:multiLevelType w:val="hybridMultilevel"/>
    <w:tmpl w:val="BE3210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3BDC25FD"/>
    <w:multiLevelType w:val="hybridMultilevel"/>
    <w:tmpl w:val="40BA7DFC"/>
    <w:lvl w:ilvl="0" w:tplc="91DABA6A">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41937954"/>
    <w:multiLevelType w:val="multilevel"/>
    <w:tmpl w:val="DB3C294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36F3BE8"/>
    <w:multiLevelType w:val="hybridMultilevel"/>
    <w:tmpl w:val="6C02DF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76953DB"/>
    <w:multiLevelType w:val="hybridMultilevel"/>
    <w:tmpl w:val="86561B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9CF3D88"/>
    <w:multiLevelType w:val="hybridMultilevel"/>
    <w:tmpl w:val="9C88B5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C6C1BFE"/>
    <w:multiLevelType w:val="hybridMultilevel"/>
    <w:tmpl w:val="1B26CCEE"/>
    <w:lvl w:ilvl="0" w:tplc="7310B1A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506575A3"/>
    <w:multiLevelType w:val="multilevel"/>
    <w:tmpl w:val="7032BB2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35A6A92"/>
    <w:multiLevelType w:val="multilevel"/>
    <w:tmpl w:val="D8942860"/>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5BE29C3"/>
    <w:multiLevelType w:val="hybridMultilevel"/>
    <w:tmpl w:val="D99A7D2C"/>
    <w:lvl w:ilvl="0" w:tplc="0410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903139B"/>
    <w:multiLevelType w:val="hybridMultilevel"/>
    <w:tmpl w:val="BE3210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59A15058"/>
    <w:multiLevelType w:val="hybridMultilevel"/>
    <w:tmpl w:val="F80A5B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5D817B46"/>
    <w:multiLevelType w:val="hybridMultilevel"/>
    <w:tmpl w:val="F124AB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5EA107B2"/>
    <w:multiLevelType w:val="hybridMultilevel"/>
    <w:tmpl w:val="E56276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619A2333"/>
    <w:multiLevelType w:val="singleLevel"/>
    <w:tmpl w:val="D38C3D5A"/>
    <w:lvl w:ilvl="0">
      <w:start w:val="1"/>
      <w:numFmt w:val="bullet"/>
      <w:pStyle w:val="StilePuntato2"/>
      <w:lvlText w:val=""/>
      <w:lvlJc w:val="left"/>
      <w:pPr>
        <w:tabs>
          <w:tab w:val="num" w:pos="1776"/>
        </w:tabs>
        <w:ind w:left="1776" w:hanging="360"/>
      </w:pPr>
      <w:rPr>
        <w:rFonts w:ascii="Wingdings" w:hAnsi="Wingdings" w:hint="default"/>
      </w:rPr>
    </w:lvl>
  </w:abstractNum>
  <w:abstractNum w:abstractNumId="50" w15:restartNumberingAfterBreak="0">
    <w:nsid w:val="626A4AB5"/>
    <w:multiLevelType w:val="hybridMultilevel"/>
    <w:tmpl w:val="F124AB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4C06AB6"/>
    <w:multiLevelType w:val="multilevel"/>
    <w:tmpl w:val="C772F3C2"/>
    <w:styleLink w:val="SEARCH"/>
    <w:lvl w:ilvl="0">
      <w:start w:val="1"/>
      <w:numFmt w:val="decimal"/>
      <w:lvlText w:val="%1."/>
      <w:lvlJc w:val="left"/>
      <w:pPr>
        <w:ind w:left="4188"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177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651F2556"/>
    <w:multiLevelType w:val="singleLevel"/>
    <w:tmpl w:val="9A486AA6"/>
    <w:lvl w:ilvl="0">
      <w:start w:val="1"/>
      <w:numFmt w:val="decimal"/>
      <w:pStyle w:val="StileNumerato"/>
      <w:lvlText w:val="%1)"/>
      <w:lvlJc w:val="left"/>
      <w:pPr>
        <w:tabs>
          <w:tab w:val="num" w:pos="737"/>
        </w:tabs>
        <w:ind w:left="397" w:hanging="397"/>
      </w:pPr>
      <w:rPr>
        <w:rFonts w:hint="default"/>
      </w:rPr>
    </w:lvl>
  </w:abstractNum>
  <w:abstractNum w:abstractNumId="53" w15:restartNumberingAfterBreak="0">
    <w:nsid w:val="68F141E5"/>
    <w:multiLevelType w:val="multilevel"/>
    <w:tmpl w:val="CF5C9B0A"/>
    <w:lvl w:ilvl="0">
      <w:start w:val="3"/>
      <w:numFmt w:val="upperLetter"/>
      <w:lvlText w:val="%1"/>
      <w:lvlJc w:val="left"/>
      <w:pPr>
        <w:ind w:left="0" w:firstLine="0"/>
      </w:pPr>
      <w:rPr>
        <w:rFonts w:hint="default"/>
      </w:rPr>
    </w:lvl>
    <w:lvl w:ilvl="1">
      <w:start w:val="1"/>
      <w:numFmt w:val="decimal"/>
      <w:lvlRestart w:val="0"/>
      <w:lvlText w:val="%1.%2"/>
      <w:lvlJc w:val="left"/>
      <w:pPr>
        <w:ind w:left="284" w:hanging="284"/>
      </w:pPr>
      <w:rPr>
        <w:rFonts w:hint="default"/>
      </w:rPr>
    </w:lvl>
    <w:lvl w:ilvl="2">
      <w:start w:val="1"/>
      <w:numFmt w:val="decimal"/>
      <w:lvlRestart w:val="0"/>
      <w:pStyle w:val="Appendix3c"/>
      <w:lvlText w:val="%1.%2.%3"/>
      <w:lvlJc w:val="left"/>
      <w:pPr>
        <w:ind w:left="365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4" w15:restartNumberingAfterBreak="0">
    <w:nsid w:val="69DF4BC1"/>
    <w:multiLevelType w:val="hybridMultilevel"/>
    <w:tmpl w:val="87A8CD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9E0083C"/>
    <w:multiLevelType w:val="multilevel"/>
    <w:tmpl w:val="7018C95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6A2D01EE"/>
    <w:multiLevelType w:val="multilevel"/>
    <w:tmpl w:val="44641832"/>
    <w:styleLink w:val="StileNumerazioneautomatica"/>
    <w:lvl w:ilvl="0">
      <w:start w:val="1"/>
      <w:numFmt w:val="decimal"/>
      <w:lvlText w:val="%1."/>
      <w:lvlJc w:val="left"/>
      <w:pPr>
        <w:tabs>
          <w:tab w:val="num" w:pos="550"/>
        </w:tabs>
        <w:ind w:left="550" w:hanging="55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7" w15:restartNumberingAfterBreak="0">
    <w:nsid w:val="6A2E3A83"/>
    <w:multiLevelType w:val="hybridMultilevel"/>
    <w:tmpl w:val="F124AB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6AFB64B1"/>
    <w:multiLevelType w:val="hybridMultilevel"/>
    <w:tmpl w:val="BEA093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6BF43703"/>
    <w:multiLevelType w:val="hybridMultilevel"/>
    <w:tmpl w:val="F55690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CBA5947"/>
    <w:multiLevelType w:val="hybridMultilevel"/>
    <w:tmpl w:val="87A8CD3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1" w15:restartNumberingAfterBreak="0">
    <w:nsid w:val="6FF150FF"/>
    <w:multiLevelType w:val="hybridMultilevel"/>
    <w:tmpl w:val="27009612"/>
    <w:lvl w:ilvl="0" w:tplc="DAAC8946">
      <w:start w:val="1"/>
      <w:numFmt w:val="bullet"/>
      <w:pStyle w:val="elenco"/>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2" w15:restartNumberingAfterBreak="0">
    <w:nsid w:val="71190CAB"/>
    <w:multiLevelType w:val="multilevel"/>
    <w:tmpl w:val="D7F08AA6"/>
    <w:lvl w:ilvl="0">
      <w:start w:val="1"/>
      <w:numFmt w:val="decimal"/>
      <w:lvlText w:val="%1"/>
      <w:lvlJc w:val="left"/>
      <w:pPr>
        <w:ind w:left="432" w:hanging="432"/>
      </w:pPr>
      <w:rPr>
        <w:rFonts w:hint="default"/>
        <w:color w:val="auto"/>
      </w:rPr>
    </w:lvl>
    <w:lvl w:ilvl="1">
      <w:start w:val="1"/>
      <w:numFmt w:val="decimal"/>
      <w:lvlText w:val="%1.%2"/>
      <w:lvlJc w:val="left"/>
      <w:pPr>
        <w:ind w:left="718" w:hanging="576"/>
      </w:pPr>
      <w:rPr>
        <w:b/>
        <w:bCs/>
        <w:i w:val="0"/>
        <w:iCs w:val="0"/>
        <w:caps w:val="0"/>
        <w:smallCaps w:val="0"/>
        <w:strike w:val="0"/>
        <w:dstrike w:val="0"/>
        <w:noProof w:val="0"/>
        <w:vanish w:val="0"/>
        <w:color w:val="000000"/>
        <w:spacing w:val="0"/>
        <w:kern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3" w15:restartNumberingAfterBreak="0">
    <w:nsid w:val="721A30B8"/>
    <w:multiLevelType w:val="hybridMultilevel"/>
    <w:tmpl w:val="82BAA9C0"/>
    <w:lvl w:ilvl="0" w:tplc="04100003">
      <w:start w:val="1"/>
      <w:numFmt w:val="bullet"/>
      <w:lvlText w:val="o"/>
      <w:lvlJc w:val="left"/>
      <w:pPr>
        <w:ind w:left="1797" w:hanging="360"/>
      </w:pPr>
      <w:rPr>
        <w:rFonts w:ascii="Courier New" w:hAnsi="Courier New" w:cs="Courier New"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64" w15:restartNumberingAfterBreak="0">
    <w:nsid w:val="72C121BF"/>
    <w:multiLevelType w:val="hybridMultilevel"/>
    <w:tmpl w:val="034A9F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15:restartNumberingAfterBreak="0">
    <w:nsid w:val="75B45D4C"/>
    <w:multiLevelType w:val="hybridMultilevel"/>
    <w:tmpl w:val="CF02F8AA"/>
    <w:lvl w:ilvl="0" w:tplc="04100003">
      <w:start w:val="1"/>
      <w:numFmt w:val="decimal"/>
      <w:pStyle w:val="ReferenceannexB3"/>
      <w:lvlText w:val="/B.3-%1/"/>
      <w:lvlJc w:val="left"/>
      <w:pPr>
        <w:tabs>
          <w:tab w:val="num" w:pos="851"/>
        </w:tabs>
        <w:ind w:left="851" w:hanging="851"/>
      </w:pPr>
      <w:rPr>
        <w:rFonts w:hint="default"/>
      </w:rPr>
    </w:lvl>
    <w:lvl w:ilvl="1" w:tplc="04100003" w:tentative="1">
      <w:start w:val="1"/>
      <w:numFmt w:val="lowerLetter"/>
      <w:lvlText w:val="%2."/>
      <w:lvlJc w:val="left"/>
      <w:pPr>
        <w:tabs>
          <w:tab w:val="num" w:pos="1440"/>
        </w:tabs>
        <w:ind w:left="1440" w:hanging="360"/>
      </w:pPr>
    </w:lvl>
    <w:lvl w:ilvl="2" w:tplc="04100005" w:tentative="1">
      <w:start w:val="1"/>
      <w:numFmt w:val="lowerRoman"/>
      <w:lvlText w:val="%3."/>
      <w:lvlJc w:val="right"/>
      <w:pPr>
        <w:tabs>
          <w:tab w:val="num" w:pos="2160"/>
        </w:tabs>
        <w:ind w:left="2160" w:hanging="180"/>
      </w:pPr>
    </w:lvl>
    <w:lvl w:ilvl="3" w:tplc="04100001" w:tentative="1">
      <w:start w:val="1"/>
      <w:numFmt w:val="decimal"/>
      <w:lvlText w:val="%4."/>
      <w:lvlJc w:val="left"/>
      <w:pPr>
        <w:tabs>
          <w:tab w:val="num" w:pos="2880"/>
        </w:tabs>
        <w:ind w:left="2880" w:hanging="360"/>
      </w:pPr>
    </w:lvl>
    <w:lvl w:ilvl="4" w:tplc="04100003" w:tentative="1">
      <w:start w:val="1"/>
      <w:numFmt w:val="lowerLetter"/>
      <w:lvlText w:val="%5."/>
      <w:lvlJc w:val="left"/>
      <w:pPr>
        <w:tabs>
          <w:tab w:val="num" w:pos="3600"/>
        </w:tabs>
        <w:ind w:left="3600" w:hanging="360"/>
      </w:pPr>
    </w:lvl>
    <w:lvl w:ilvl="5" w:tplc="04100005" w:tentative="1">
      <w:start w:val="1"/>
      <w:numFmt w:val="lowerRoman"/>
      <w:lvlText w:val="%6."/>
      <w:lvlJc w:val="right"/>
      <w:pPr>
        <w:tabs>
          <w:tab w:val="num" w:pos="4320"/>
        </w:tabs>
        <w:ind w:left="4320" w:hanging="180"/>
      </w:pPr>
    </w:lvl>
    <w:lvl w:ilvl="6" w:tplc="04100001" w:tentative="1">
      <w:start w:val="1"/>
      <w:numFmt w:val="decimal"/>
      <w:lvlText w:val="%7."/>
      <w:lvlJc w:val="left"/>
      <w:pPr>
        <w:tabs>
          <w:tab w:val="num" w:pos="5040"/>
        </w:tabs>
        <w:ind w:left="5040" w:hanging="360"/>
      </w:pPr>
    </w:lvl>
    <w:lvl w:ilvl="7" w:tplc="04100003" w:tentative="1">
      <w:start w:val="1"/>
      <w:numFmt w:val="lowerLetter"/>
      <w:lvlText w:val="%8."/>
      <w:lvlJc w:val="left"/>
      <w:pPr>
        <w:tabs>
          <w:tab w:val="num" w:pos="5760"/>
        </w:tabs>
        <w:ind w:left="5760" w:hanging="360"/>
      </w:pPr>
    </w:lvl>
    <w:lvl w:ilvl="8" w:tplc="04100005" w:tentative="1">
      <w:start w:val="1"/>
      <w:numFmt w:val="lowerRoman"/>
      <w:lvlText w:val="%9."/>
      <w:lvlJc w:val="right"/>
      <w:pPr>
        <w:tabs>
          <w:tab w:val="num" w:pos="6480"/>
        </w:tabs>
        <w:ind w:left="6480" w:hanging="180"/>
      </w:pPr>
    </w:lvl>
  </w:abstractNum>
  <w:abstractNum w:abstractNumId="66" w15:restartNumberingAfterBreak="0">
    <w:nsid w:val="760F75D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6BA7E1E"/>
    <w:multiLevelType w:val="hybridMultilevel"/>
    <w:tmpl w:val="E56276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6F97624"/>
    <w:multiLevelType w:val="multilevel"/>
    <w:tmpl w:val="44641832"/>
    <w:lvl w:ilvl="0">
      <w:start w:val="1"/>
      <w:numFmt w:val="decimal"/>
      <w:lvlText w:val="%1."/>
      <w:lvlJc w:val="left"/>
      <w:pPr>
        <w:tabs>
          <w:tab w:val="num" w:pos="550"/>
        </w:tabs>
        <w:ind w:left="550" w:hanging="55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9" w15:restartNumberingAfterBreak="0">
    <w:nsid w:val="77F37A12"/>
    <w:multiLevelType w:val="hybridMultilevel"/>
    <w:tmpl w:val="87A8CD3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0" w15:restartNumberingAfterBreak="0">
    <w:nsid w:val="78DD1A59"/>
    <w:multiLevelType w:val="hybridMultilevel"/>
    <w:tmpl w:val="E56276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1" w15:restartNumberingAfterBreak="0">
    <w:nsid w:val="7A1C6718"/>
    <w:multiLevelType w:val="hybridMultilevel"/>
    <w:tmpl w:val="7CB469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7AB42908"/>
    <w:multiLevelType w:val="multilevel"/>
    <w:tmpl w:val="04100029"/>
    <w:lvl w:ilvl="0">
      <w:start w:val="1"/>
      <w:numFmt w:val="decimal"/>
      <w:pStyle w:val="Titolo1"/>
      <w:suff w:val="space"/>
      <w:lvlText w:val="Capitolo %1"/>
      <w:lvlJc w:val="left"/>
      <w:pPr>
        <w:ind w:left="0" w:firstLine="0"/>
      </w:pPr>
    </w:lvl>
    <w:lvl w:ilvl="1">
      <w:start w:val="1"/>
      <w:numFmt w:val="none"/>
      <w:pStyle w:val="Titolo2"/>
      <w:suff w:val="nothing"/>
      <w:lvlText w:val=""/>
      <w:lvlJc w:val="left"/>
      <w:pPr>
        <w:ind w:left="0" w:firstLine="0"/>
      </w:pPr>
    </w:lvl>
    <w:lvl w:ilvl="2">
      <w:start w:val="1"/>
      <w:numFmt w:val="none"/>
      <w:pStyle w:val="Titolo3"/>
      <w:suff w:val="nothing"/>
      <w:lvlText w:val=""/>
      <w:lvlJc w:val="left"/>
      <w:pPr>
        <w:ind w:left="0" w:firstLine="0"/>
      </w:pPr>
    </w:lvl>
    <w:lvl w:ilvl="3">
      <w:start w:val="1"/>
      <w:numFmt w:val="none"/>
      <w:pStyle w:val="Titolo4"/>
      <w:suff w:val="nothing"/>
      <w:lvlText w:val=""/>
      <w:lvlJc w:val="left"/>
      <w:pPr>
        <w:ind w:left="0" w:firstLine="0"/>
      </w:pPr>
    </w:lvl>
    <w:lvl w:ilvl="4">
      <w:start w:val="1"/>
      <w:numFmt w:val="none"/>
      <w:pStyle w:val="Titolo5"/>
      <w:suff w:val="nothing"/>
      <w:lvlText w:val=""/>
      <w:lvlJc w:val="left"/>
      <w:pPr>
        <w:ind w:left="0" w:firstLine="0"/>
      </w:pPr>
    </w:lvl>
    <w:lvl w:ilvl="5">
      <w:start w:val="1"/>
      <w:numFmt w:val="none"/>
      <w:pStyle w:val="Titolo6"/>
      <w:suff w:val="nothing"/>
      <w:lvlText w:val=""/>
      <w:lvlJc w:val="left"/>
      <w:pPr>
        <w:ind w:left="0" w:firstLine="0"/>
      </w:pPr>
    </w:lvl>
    <w:lvl w:ilvl="6">
      <w:start w:val="1"/>
      <w:numFmt w:val="none"/>
      <w:pStyle w:val="Titolo7"/>
      <w:suff w:val="nothing"/>
      <w:lvlText w:val=""/>
      <w:lvlJc w:val="left"/>
      <w:pPr>
        <w:ind w:left="0" w:firstLine="0"/>
      </w:pPr>
    </w:lvl>
    <w:lvl w:ilvl="7">
      <w:start w:val="1"/>
      <w:numFmt w:val="none"/>
      <w:pStyle w:val="Titolo8"/>
      <w:suff w:val="nothing"/>
      <w:lvlText w:val=""/>
      <w:lvlJc w:val="left"/>
      <w:pPr>
        <w:ind w:left="0" w:firstLine="0"/>
      </w:pPr>
    </w:lvl>
    <w:lvl w:ilvl="8">
      <w:start w:val="1"/>
      <w:numFmt w:val="none"/>
      <w:pStyle w:val="Titolo9"/>
      <w:suff w:val="nothing"/>
      <w:lvlText w:val=""/>
      <w:lvlJc w:val="left"/>
      <w:pPr>
        <w:ind w:left="0" w:firstLine="0"/>
      </w:pPr>
    </w:lvl>
  </w:abstractNum>
  <w:abstractNum w:abstractNumId="73" w15:restartNumberingAfterBreak="0">
    <w:nsid w:val="7B333226"/>
    <w:multiLevelType w:val="multilevel"/>
    <w:tmpl w:val="14E61AE4"/>
    <w:styleLink w:val="StilePuntato"/>
    <w:lvl w:ilvl="0">
      <w:start w:val="1"/>
      <w:numFmt w:val="bullet"/>
      <w:lvlText w:val=""/>
      <w:lvlJc w:val="left"/>
      <w:pPr>
        <w:tabs>
          <w:tab w:val="num" w:pos="72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C0813B8"/>
    <w:multiLevelType w:val="hybridMultilevel"/>
    <w:tmpl w:val="4524FF02"/>
    <w:lvl w:ilvl="0" w:tplc="FFFFFFFF">
      <w:start w:val="1"/>
      <w:numFmt w:val="decimal"/>
      <w:lvlText w:val="%1."/>
      <w:lvlJc w:val="left"/>
      <w:pPr>
        <w:tabs>
          <w:tab w:val="num" w:pos="360"/>
        </w:tabs>
        <w:ind w:left="360" w:hanging="360"/>
      </w:pPr>
    </w:lvl>
    <w:lvl w:ilvl="1" w:tplc="BD1A41C8" w:tentative="1">
      <w:start w:val="1"/>
      <w:numFmt w:val="lowerLetter"/>
      <w:lvlText w:val="%2."/>
      <w:lvlJc w:val="left"/>
      <w:pPr>
        <w:tabs>
          <w:tab w:val="num" w:pos="1440"/>
        </w:tabs>
        <w:ind w:left="1440" w:hanging="360"/>
      </w:pPr>
    </w:lvl>
    <w:lvl w:ilvl="2" w:tplc="1860A23E" w:tentative="1">
      <w:start w:val="1"/>
      <w:numFmt w:val="lowerRoman"/>
      <w:lvlText w:val="%3."/>
      <w:lvlJc w:val="right"/>
      <w:pPr>
        <w:tabs>
          <w:tab w:val="num" w:pos="2160"/>
        </w:tabs>
        <w:ind w:left="2160" w:hanging="180"/>
      </w:pPr>
    </w:lvl>
    <w:lvl w:ilvl="3" w:tplc="A366F354" w:tentative="1">
      <w:start w:val="1"/>
      <w:numFmt w:val="decimal"/>
      <w:lvlText w:val="%4."/>
      <w:lvlJc w:val="left"/>
      <w:pPr>
        <w:tabs>
          <w:tab w:val="num" w:pos="2880"/>
        </w:tabs>
        <w:ind w:left="2880" w:hanging="360"/>
      </w:pPr>
    </w:lvl>
    <w:lvl w:ilvl="4" w:tplc="7A70A796" w:tentative="1">
      <w:start w:val="1"/>
      <w:numFmt w:val="lowerLetter"/>
      <w:lvlText w:val="%5."/>
      <w:lvlJc w:val="left"/>
      <w:pPr>
        <w:tabs>
          <w:tab w:val="num" w:pos="3600"/>
        </w:tabs>
        <w:ind w:left="3600" w:hanging="360"/>
      </w:pPr>
    </w:lvl>
    <w:lvl w:ilvl="5" w:tplc="C218BBD0" w:tentative="1">
      <w:start w:val="1"/>
      <w:numFmt w:val="lowerRoman"/>
      <w:lvlText w:val="%6."/>
      <w:lvlJc w:val="right"/>
      <w:pPr>
        <w:tabs>
          <w:tab w:val="num" w:pos="4320"/>
        </w:tabs>
        <w:ind w:left="4320" w:hanging="180"/>
      </w:pPr>
    </w:lvl>
    <w:lvl w:ilvl="6" w:tplc="CAD29204" w:tentative="1">
      <w:start w:val="1"/>
      <w:numFmt w:val="decimal"/>
      <w:lvlText w:val="%7."/>
      <w:lvlJc w:val="left"/>
      <w:pPr>
        <w:tabs>
          <w:tab w:val="num" w:pos="5040"/>
        </w:tabs>
        <w:ind w:left="5040" w:hanging="360"/>
      </w:pPr>
    </w:lvl>
    <w:lvl w:ilvl="7" w:tplc="45A67194" w:tentative="1">
      <w:start w:val="1"/>
      <w:numFmt w:val="lowerLetter"/>
      <w:lvlText w:val="%8."/>
      <w:lvlJc w:val="left"/>
      <w:pPr>
        <w:tabs>
          <w:tab w:val="num" w:pos="5760"/>
        </w:tabs>
        <w:ind w:left="5760" w:hanging="360"/>
      </w:pPr>
    </w:lvl>
    <w:lvl w:ilvl="8" w:tplc="CCC659C4" w:tentative="1">
      <w:start w:val="1"/>
      <w:numFmt w:val="lowerRoman"/>
      <w:lvlText w:val="%9."/>
      <w:lvlJc w:val="right"/>
      <w:pPr>
        <w:tabs>
          <w:tab w:val="num" w:pos="6480"/>
        </w:tabs>
        <w:ind w:left="6480" w:hanging="180"/>
      </w:pPr>
    </w:lvl>
  </w:abstractNum>
  <w:abstractNum w:abstractNumId="75" w15:restartNumberingAfterBreak="0">
    <w:nsid w:val="7CCB584D"/>
    <w:multiLevelType w:val="hybridMultilevel"/>
    <w:tmpl w:val="F80A5B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6" w15:restartNumberingAfterBreak="0">
    <w:nsid w:val="7D435328"/>
    <w:multiLevelType w:val="hybridMultilevel"/>
    <w:tmpl w:val="0D8862A6"/>
    <w:lvl w:ilvl="0" w:tplc="C25A71A0">
      <w:start w:val="1"/>
      <w:numFmt w:val="bullet"/>
      <w:pStyle w:val="Normaleelencopuntato2"/>
      <w:lvlText w:val=""/>
      <w:lvlJc w:val="left"/>
      <w:pPr>
        <w:tabs>
          <w:tab w:val="num" w:pos="720"/>
        </w:tabs>
        <w:ind w:left="720" w:hanging="360"/>
      </w:pPr>
      <w:rPr>
        <w:rFonts w:ascii="Wingdings" w:hAnsi="Wingdings" w:hint="default"/>
      </w:rPr>
    </w:lvl>
    <w:lvl w:ilvl="1" w:tplc="8682BB0A">
      <w:start w:val="1"/>
      <w:numFmt w:val="bullet"/>
      <w:lvlText w:val="o"/>
      <w:lvlJc w:val="left"/>
      <w:pPr>
        <w:tabs>
          <w:tab w:val="num" w:pos="1440"/>
        </w:tabs>
        <w:ind w:left="1440" w:hanging="360"/>
      </w:pPr>
      <w:rPr>
        <w:rFonts w:ascii="Courier New" w:hAnsi="Courier New" w:cs="Courier New" w:hint="default"/>
      </w:rPr>
    </w:lvl>
    <w:lvl w:ilvl="2" w:tplc="1E9C9C64" w:tentative="1">
      <w:start w:val="1"/>
      <w:numFmt w:val="bullet"/>
      <w:lvlText w:val=""/>
      <w:lvlJc w:val="left"/>
      <w:pPr>
        <w:tabs>
          <w:tab w:val="num" w:pos="2160"/>
        </w:tabs>
        <w:ind w:left="2160" w:hanging="360"/>
      </w:pPr>
      <w:rPr>
        <w:rFonts w:ascii="Wingdings" w:hAnsi="Wingdings" w:hint="default"/>
      </w:rPr>
    </w:lvl>
    <w:lvl w:ilvl="3" w:tplc="2B1E7D04" w:tentative="1">
      <w:start w:val="1"/>
      <w:numFmt w:val="bullet"/>
      <w:lvlText w:val=""/>
      <w:lvlJc w:val="left"/>
      <w:pPr>
        <w:tabs>
          <w:tab w:val="num" w:pos="2880"/>
        </w:tabs>
        <w:ind w:left="2880" w:hanging="360"/>
      </w:pPr>
      <w:rPr>
        <w:rFonts w:ascii="Symbol" w:hAnsi="Symbol" w:hint="default"/>
      </w:rPr>
    </w:lvl>
    <w:lvl w:ilvl="4" w:tplc="6DE2CEC8" w:tentative="1">
      <w:start w:val="1"/>
      <w:numFmt w:val="bullet"/>
      <w:lvlText w:val="o"/>
      <w:lvlJc w:val="left"/>
      <w:pPr>
        <w:tabs>
          <w:tab w:val="num" w:pos="3600"/>
        </w:tabs>
        <w:ind w:left="3600" w:hanging="360"/>
      </w:pPr>
      <w:rPr>
        <w:rFonts w:ascii="Courier New" w:hAnsi="Courier New" w:cs="Courier New" w:hint="default"/>
      </w:rPr>
    </w:lvl>
    <w:lvl w:ilvl="5" w:tplc="6B6EEF0E" w:tentative="1">
      <w:start w:val="1"/>
      <w:numFmt w:val="bullet"/>
      <w:lvlText w:val=""/>
      <w:lvlJc w:val="left"/>
      <w:pPr>
        <w:tabs>
          <w:tab w:val="num" w:pos="4320"/>
        </w:tabs>
        <w:ind w:left="4320" w:hanging="360"/>
      </w:pPr>
      <w:rPr>
        <w:rFonts w:ascii="Wingdings" w:hAnsi="Wingdings" w:hint="default"/>
      </w:rPr>
    </w:lvl>
    <w:lvl w:ilvl="6" w:tplc="89365396" w:tentative="1">
      <w:start w:val="1"/>
      <w:numFmt w:val="bullet"/>
      <w:lvlText w:val=""/>
      <w:lvlJc w:val="left"/>
      <w:pPr>
        <w:tabs>
          <w:tab w:val="num" w:pos="5040"/>
        </w:tabs>
        <w:ind w:left="5040" w:hanging="360"/>
      </w:pPr>
      <w:rPr>
        <w:rFonts w:ascii="Symbol" w:hAnsi="Symbol" w:hint="default"/>
      </w:rPr>
    </w:lvl>
    <w:lvl w:ilvl="7" w:tplc="2A5EA628" w:tentative="1">
      <w:start w:val="1"/>
      <w:numFmt w:val="bullet"/>
      <w:lvlText w:val="o"/>
      <w:lvlJc w:val="left"/>
      <w:pPr>
        <w:tabs>
          <w:tab w:val="num" w:pos="5760"/>
        </w:tabs>
        <w:ind w:left="5760" w:hanging="360"/>
      </w:pPr>
      <w:rPr>
        <w:rFonts w:ascii="Courier New" w:hAnsi="Courier New" w:cs="Courier New" w:hint="default"/>
      </w:rPr>
    </w:lvl>
    <w:lvl w:ilvl="8" w:tplc="E4CCF146"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F9B32E9"/>
    <w:multiLevelType w:val="multilevel"/>
    <w:tmpl w:val="AEE89996"/>
    <w:lvl w:ilvl="0">
      <w:start w:val="1"/>
      <w:numFmt w:val="decimal"/>
      <w:pStyle w:val="Stile3"/>
      <w:lvlText w:val="D.%1"/>
      <w:lvlJc w:val="left"/>
      <w:pPr>
        <w:tabs>
          <w:tab w:val="num" w:pos="227"/>
        </w:tabs>
        <w:ind w:left="284" w:hanging="284"/>
      </w:pPr>
      <w:rPr>
        <w:rFonts w:ascii="Times New Roman" w:hAnsi="Times New Roman" w:hint="default"/>
        <w:b/>
        <w:i w:val="0"/>
        <w:sz w:val="28"/>
      </w:rPr>
    </w:lvl>
    <w:lvl w:ilvl="1">
      <w:start w:val="1"/>
      <w:numFmt w:val="decimal"/>
      <w:lvlRestart w:val="0"/>
      <w:lvlText w:val="A.%2"/>
      <w:lvlJc w:val="left"/>
      <w:pPr>
        <w:tabs>
          <w:tab w:val="num" w:pos="0"/>
        </w:tabs>
        <w:ind w:left="284" w:hanging="284"/>
      </w:pPr>
      <w:rPr>
        <w:rFonts w:hint="default"/>
      </w:rPr>
    </w:lvl>
    <w:lvl w:ilvl="2">
      <w:start w:val="1"/>
      <w:numFmt w:val="decimal"/>
      <w:lvlRestart w:val="0"/>
      <w:lvlText w:val="A.%2.%3"/>
      <w:lvlJc w:val="left"/>
      <w:pPr>
        <w:tabs>
          <w:tab w:val="num" w:pos="0"/>
        </w:tabs>
        <w:ind w:left="1134" w:hanging="1134"/>
      </w:pPr>
      <w:rPr>
        <w:rFonts w:hint="default"/>
      </w:rPr>
    </w:lvl>
    <w:lvl w:ilvl="3">
      <w:start w:val="1"/>
      <w:numFmt w:val="lowerLetter"/>
      <w:lvlText w:val="%4)"/>
      <w:lvlJc w:val="left"/>
      <w:pPr>
        <w:tabs>
          <w:tab w:val="num" w:pos="0"/>
        </w:tabs>
        <w:ind w:left="2160" w:firstLine="0"/>
      </w:pPr>
      <w:rPr>
        <w:rFonts w:hint="default"/>
      </w:rPr>
    </w:lvl>
    <w:lvl w:ilvl="4">
      <w:start w:val="1"/>
      <w:numFmt w:val="decimal"/>
      <w:lvlText w:val="(%5)"/>
      <w:lvlJc w:val="left"/>
      <w:pPr>
        <w:tabs>
          <w:tab w:val="num" w:pos="0"/>
        </w:tabs>
        <w:ind w:left="2880" w:firstLine="0"/>
      </w:pPr>
      <w:rPr>
        <w:rFonts w:hint="default"/>
      </w:rPr>
    </w:lvl>
    <w:lvl w:ilvl="5">
      <w:start w:val="1"/>
      <w:numFmt w:val="lowerLetter"/>
      <w:lvlText w:val="(%6)"/>
      <w:lvlJc w:val="left"/>
      <w:pPr>
        <w:tabs>
          <w:tab w:val="num" w:pos="0"/>
        </w:tabs>
        <w:ind w:left="3600" w:firstLine="0"/>
      </w:pPr>
      <w:rPr>
        <w:rFonts w:hint="default"/>
      </w:rPr>
    </w:lvl>
    <w:lvl w:ilvl="6">
      <w:start w:val="1"/>
      <w:numFmt w:val="lowerRoman"/>
      <w:lvlText w:val="(%7)"/>
      <w:lvlJc w:val="left"/>
      <w:pPr>
        <w:tabs>
          <w:tab w:val="num" w:pos="0"/>
        </w:tabs>
        <w:ind w:left="4320" w:firstLine="0"/>
      </w:pPr>
      <w:rPr>
        <w:rFonts w:hint="default"/>
      </w:rPr>
    </w:lvl>
    <w:lvl w:ilvl="7">
      <w:start w:val="1"/>
      <w:numFmt w:val="lowerLetter"/>
      <w:lvlText w:val="(%8)"/>
      <w:lvlJc w:val="left"/>
      <w:pPr>
        <w:tabs>
          <w:tab w:val="num" w:pos="0"/>
        </w:tabs>
        <w:ind w:left="5040" w:firstLine="0"/>
      </w:pPr>
      <w:rPr>
        <w:rFonts w:hint="default"/>
      </w:rPr>
    </w:lvl>
    <w:lvl w:ilvl="8">
      <w:start w:val="1"/>
      <w:numFmt w:val="lowerRoman"/>
      <w:lvlText w:val="(%9)"/>
      <w:lvlJc w:val="left"/>
      <w:pPr>
        <w:tabs>
          <w:tab w:val="num" w:pos="0"/>
        </w:tabs>
        <w:ind w:left="5760" w:firstLine="0"/>
      </w:pPr>
      <w:rPr>
        <w:rFonts w:hint="default"/>
      </w:rPr>
    </w:lvl>
  </w:abstractNum>
  <w:num w:numId="1" w16cid:durableId="1822887959">
    <w:abstractNumId w:val="5"/>
  </w:num>
  <w:num w:numId="2" w16cid:durableId="1003510055">
    <w:abstractNumId w:val="72"/>
  </w:num>
  <w:num w:numId="3" w16cid:durableId="1002121684">
    <w:abstractNumId w:val="66"/>
  </w:num>
  <w:num w:numId="4" w16cid:durableId="120347762">
    <w:abstractNumId w:val="13"/>
  </w:num>
  <w:num w:numId="5" w16cid:durableId="2131702442">
    <w:abstractNumId w:val="43"/>
  </w:num>
  <w:num w:numId="6" w16cid:durableId="1570722830">
    <w:abstractNumId w:val="55"/>
  </w:num>
  <w:num w:numId="7" w16cid:durableId="2105371785">
    <w:abstractNumId w:val="3"/>
  </w:num>
  <w:num w:numId="8" w16cid:durableId="1332836747">
    <w:abstractNumId w:val="9"/>
  </w:num>
  <w:num w:numId="9" w16cid:durableId="2126266440">
    <w:abstractNumId w:val="27"/>
  </w:num>
  <w:num w:numId="10" w16cid:durableId="1365861468">
    <w:abstractNumId w:val="37"/>
  </w:num>
  <w:num w:numId="11" w16cid:durableId="570970584">
    <w:abstractNumId w:val="61"/>
  </w:num>
  <w:num w:numId="12" w16cid:durableId="321810757">
    <w:abstractNumId w:val="33"/>
  </w:num>
  <w:num w:numId="13" w16cid:durableId="2016882154">
    <w:abstractNumId w:val="76"/>
  </w:num>
  <w:num w:numId="14" w16cid:durableId="474302608">
    <w:abstractNumId w:val="7"/>
  </w:num>
  <w:num w:numId="15" w16cid:durableId="1249269293">
    <w:abstractNumId w:val="0"/>
  </w:num>
  <w:num w:numId="16" w16cid:durableId="1086077021">
    <w:abstractNumId w:val="2"/>
  </w:num>
  <w:num w:numId="17" w16cid:durableId="1307973809">
    <w:abstractNumId w:val="53"/>
  </w:num>
  <w:num w:numId="18" w16cid:durableId="150408041">
    <w:abstractNumId w:val="1"/>
  </w:num>
  <w:num w:numId="19" w16cid:durableId="846015782">
    <w:abstractNumId w:val="15"/>
  </w:num>
  <w:num w:numId="20" w16cid:durableId="1156723329">
    <w:abstractNumId w:val="12"/>
  </w:num>
  <w:num w:numId="21" w16cid:durableId="299384261">
    <w:abstractNumId w:val="77"/>
  </w:num>
  <w:num w:numId="22" w16cid:durableId="1255095247">
    <w:abstractNumId w:val="29"/>
  </w:num>
  <w:num w:numId="23" w16cid:durableId="2075466674">
    <w:abstractNumId w:val="17"/>
  </w:num>
  <w:num w:numId="24" w16cid:durableId="459879406">
    <w:abstractNumId w:val="62"/>
  </w:num>
  <w:num w:numId="25" w16cid:durableId="921337772">
    <w:abstractNumId w:val="56"/>
  </w:num>
  <w:num w:numId="26" w16cid:durableId="1585651316">
    <w:abstractNumId w:val="18"/>
  </w:num>
  <w:num w:numId="27" w16cid:durableId="431822797">
    <w:abstractNumId w:val="73"/>
  </w:num>
  <w:num w:numId="28" w16cid:durableId="1160192144">
    <w:abstractNumId w:val="52"/>
  </w:num>
  <w:num w:numId="29" w16cid:durableId="1160076034">
    <w:abstractNumId w:val="49"/>
  </w:num>
  <w:num w:numId="30" w16cid:durableId="737480982">
    <w:abstractNumId w:val="65"/>
  </w:num>
  <w:num w:numId="31" w16cid:durableId="265234537">
    <w:abstractNumId w:val="40"/>
  </w:num>
  <w:num w:numId="32" w16cid:durableId="221529629">
    <w:abstractNumId w:val="41"/>
  </w:num>
  <w:num w:numId="33" w16cid:durableId="545020584">
    <w:abstractNumId w:val="51"/>
  </w:num>
  <w:num w:numId="34" w16cid:durableId="520358614">
    <w:abstractNumId w:val="30"/>
  </w:num>
  <w:num w:numId="35" w16cid:durableId="598221149">
    <w:abstractNumId w:val="44"/>
  </w:num>
  <w:num w:numId="36" w16cid:durableId="433403790">
    <w:abstractNumId w:val="63"/>
  </w:num>
  <w:num w:numId="37" w16cid:durableId="1760521723">
    <w:abstractNumId w:val="58"/>
  </w:num>
  <w:num w:numId="38" w16cid:durableId="114108735">
    <w:abstractNumId w:val="8"/>
  </w:num>
  <w:num w:numId="39" w16cid:durableId="1819346155">
    <w:abstractNumId w:val="71"/>
  </w:num>
  <w:num w:numId="40" w16cid:durableId="1001934876">
    <w:abstractNumId w:val="46"/>
  </w:num>
  <w:num w:numId="41" w16cid:durableId="2054108625">
    <w:abstractNumId w:val="22"/>
  </w:num>
  <w:num w:numId="42" w16cid:durableId="1352756623">
    <w:abstractNumId w:val="45"/>
  </w:num>
  <w:num w:numId="43" w16cid:durableId="546797159">
    <w:abstractNumId w:val="24"/>
  </w:num>
  <w:num w:numId="44" w16cid:durableId="1950427295">
    <w:abstractNumId w:val="69"/>
  </w:num>
  <w:num w:numId="45" w16cid:durableId="2137213794">
    <w:abstractNumId w:val="6"/>
  </w:num>
  <w:num w:numId="46" w16cid:durableId="1625455588">
    <w:abstractNumId w:val="70"/>
  </w:num>
  <w:num w:numId="47" w16cid:durableId="895436411">
    <w:abstractNumId w:val="57"/>
  </w:num>
  <w:num w:numId="48" w16cid:durableId="1991403408">
    <w:abstractNumId w:val="28"/>
  </w:num>
  <w:num w:numId="49" w16cid:durableId="562449005">
    <w:abstractNumId w:val="23"/>
  </w:num>
  <w:num w:numId="50" w16cid:durableId="691684765">
    <w:abstractNumId w:val="10"/>
  </w:num>
  <w:num w:numId="51" w16cid:durableId="275602140">
    <w:abstractNumId w:val="11"/>
  </w:num>
  <w:num w:numId="52" w16cid:durableId="537279757">
    <w:abstractNumId w:val="75"/>
  </w:num>
  <w:num w:numId="53" w16cid:durableId="451215935">
    <w:abstractNumId w:val="25"/>
  </w:num>
  <w:num w:numId="54" w16cid:durableId="1876651707">
    <w:abstractNumId w:val="35"/>
  </w:num>
  <w:num w:numId="55" w16cid:durableId="392199083">
    <w:abstractNumId w:val="38"/>
  </w:num>
  <w:num w:numId="56" w16cid:durableId="1958097631">
    <w:abstractNumId w:val="60"/>
  </w:num>
  <w:num w:numId="57" w16cid:durableId="866718688">
    <w:abstractNumId w:val="34"/>
  </w:num>
  <w:num w:numId="58" w16cid:durableId="566233573">
    <w:abstractNumId w:val="48"/>
  </w:num>
  <w:num w:numId="59" w16cid:durableId="724331896">
    <w:abstractNumId w:val="47"/>
  </w:num>
  <w:num w:numId="60" w16cid:durableId="1604877114">
    <w:abstractNumId w:val="4"/>
  </w:num>
  <w:num w:numId="61" w16cid:durableId="2000842661">
    <w:abstractNumId w:val="31"/>
  </w:num>
  <w:num w:numId="62" w16cid:durableId="520439240">
    <w:abstractNumId w:val="64"/>
  </w:num>
  <w:num w:numId="63" w16cid:durableId="881482662">
    <w:abstractNumId w:val="14"/>
  </w:num>
  <w:num w:numId="64" w16cid:durableId="597838293">
    <w:abstractNumId w:val="68"/>
  </w:num>
  <w:num w:numId="65" w16cid:durableId="1780369329">
    <w:abstractNumId w:val="54"/>
  </w:num>
  <w:num w:numId="66" w16cid:durableId="540476816">
    <w:abstractNumId w:val="21"/>
  </w:num>
  <w:num w:numId="67" w16cid:durableId="734008049">
    <w:abstractNumId w:val="67"/>
  </w:num>
  <w:num w:numId="68" w16cid:durableId="1183202441">
    <w:abstractNumId w:val="50"/>
  </w:num>
  <w:num w:numId="69" w16cid:durableId="1195386613">
    <w:abstractNumId w:val="39"/>
  </w:num>
  <w:num w:numId="70" w16cid:durableId="538974056">
    <w:abstractNumId w:val="59"/>
  </w:num>
  <w:num w:numId="71" w16cid:durableId="1420718404">
    <w:abstractNumId w:val="19"/>
  </w:num>
  <w:num w:numId="72" w16cid:durableId="186649469">
    <w:abstractNumId w:val="72"/>
  </w:num>
  <w:num w:numId="73" w16cid:durableId="1832911103">
    <w:abstractNumId w:val="32"/>
  </w:num>
  <w:num w:numId="74" w16cid:durableId="1212813583">
    <w:abstractNumId w:val="42"/>
  </w:num>
  <w:num w:numId="75" w16cid:durableId="668825173">
    <w:abstractNumId w:val="26"/>
  </w:num>
  <w:num w:numId="76" w16cid:durableId="413281700">
    <w:abstractNumId w:val="74"/>
  </w:num>
  <w:num w:numId="77" w16cid:durableId="1205217434">
    <w:abstractNumId w:val="16"/>
  </w:num>
  <w:num w:numId="78" w16cid:durableId="249196855">
    <w:abstractNumId w:val="20"/>
  </w:num>
  <w:num w:numId="79" w16cid:durableId="566377425">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o Lodi">
    <w15:presenceInfo w15:providerId="AD" w15:userId="S::francesco.lodi@enea.it::b237ba2a-c67f-4f97-87a5-a33276dcc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74"/>
    <w:rsid w:val="0001010F"/>
    <w:rsid w:val="00074B70"/>
    <w:rsid w:val="0008369A"/>
    <w:rsid w:val="001033D8"/>
    <w:rsid w:val="00137D31"/>
    <w:rsid w:val="00172C70"/>
    <w:rsid w:val="001A0E66"/>
    <w:rsid w:val="002356B9"/>
    <w:rsid w:val="00235D91"/>
    <w:rsid w:val="002F4363"/>
    <w:rsid w:val="003826BB"/>
    <w:rsid w:val="0049299C"/>
    <w:rsid w:val="004C221F"/>
    <w:rsid w:val="004D2498"/>
    <w:rsid w:val="005900DB"/>
    <w:rsid w:val="005900F3"/>
    <w:rsid w:val="005B7E83"/>
    <w:rsid w:val="005E73C2"/>
    <w:rsid w:val="005F18C4"/>
    <w:rsid w:val="006209D3"/>
    <w:rsid w:val="00641A14"/>
    <w:rsid w:val="00645E78"/>
    <w:rsid w:val="00696136"/>
    <w:rsid w:val="006D5633"/>
    <w:rsid w:val="00700012"/>
    <w:rsid w:val="00763E25"/>
    <w:rsid w:val="008213C7"/>
    <w:rsid w:val="0083277D"/>
    <w:rsid w:val="00863945"/>
    <w:rsid w:val="008747B0"/>
    <w:rsid w:val="00925529"/>
    <w:rsid w:val="009A34DD"/>
    <w:rsid w:val="009E161A"/>
    <w:rsid w:val="00A41B3C"/>
    <w:rsid w:val="00A4263F"/>
    <w:rsid w:val="00A46A25"/>
    <w:rsid w:val="00A47277"/>
    <w:rsid w:val="00A56BCD"/>
    <w:rsid w:val="00A73F15"/>
    <w:rsid w:val="00AC0649"/>
    <w:rsid w:val="00B45F16"/>
    <w:rsid w:val="00BA2432"/>
    <w:rsid w:val="00BB30C6"/>
    <w:rsid w:val="00BF1072"/>
    <w:rsid w:val="00BF57FA"/>
    <w:rsid w:val="00C8565A"/>
    <w:rsid w:val="00C96340"/>
    <w:rsid w:val="00D42974"/>
    <w:rsid w:val="00D4586A"/>
    <w:rsid w:val="00D62774"/>
    <w:rsid w:val="00D73153"/>
    <w:rsid w:val="00D963B0"/>
    <w:rsid w:val="00E530F6"/>
    <w:rsid w:val="00E7696B"/>
    <w:rsid w:val="00EB5BFA"/>
    <w:rsid w:val="00F52468"/>
    <w:rsid w:val="00F55F48"/>
    <w:rsid w:val="00FC37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CB9D"/>
  <w15:chartTrackingRefBased/>
  <w15:docId w15:val="{308E2DCC-E618-4ECC-B517-87E41BFA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25529"/>
    <w:pPr>
      <w:jc w:val="both"/>
    </w:pPr>
  </w:style>
  <w:style w:type="paragraph" w:styleId="Titolo1">
    <w:name w:val="heading 1"/>
    <w:basedOn w:val="Normale"/>
    <w:next w:val="Normale"/>
    <w:link w:val="Titolo1Carattere"/>
    <w:qFormat/>
    <w:rsid w:val="00D42974"/>
    <w:pPr>
      <w:keepNext/>
      <w:keepLines/>
      <w:numPr>
        <w:numId w:val="2"/>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nhideWhenUsed/>
    <w:qFormat/>
    <w:rsid w:val="00D42974"/>
    <w:pPr>
      <w:keepNext/>
      <w:keepLines/>
      <w:numPr>
        <w:ilvl w:val="1"/>
        <w:numId w:val="2"/>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nhideWhenUsed/>
    <w:qFormat/>
    <w:rsid w:val="00D42974"/>
    <w:pPr>
      <w:keepNext/>
      <w:keepLines/>
      <w:numPr>
        <w:ilvl w:val="2"/>
        <w:numId w:val="2"/>
      </w:numPr>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nhideWhenUsed/>
    <w:qFormat/>
    <w:rsid w:val="00D42974"/>
    <w:pPr>
      <w:keepNext/>
      <w:keepLines/>
      <w:numPr>
        <w:ilvl w:val="3"/>
        <w:numId w:val="2"/>
      </w:numPr>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unhideWhenUsed/>
    <w:qFormat/>
    <w:rsid w:val="00D42974"/>
    <w:pPr>
      <w:keepNext/>
      <w:keepLines/>
      <w:numPr>
        <w:ilvl w:val="4"/>
        <w:numId w:val="2"/>
      </w:numPr>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unhideWhenUsed/>
    <w:qFormat/>
    <w:rsid w:val="00D42974"/>
    <w:pPr>
      <w:keepNext/>
      <w:keepLines/>
      <w:numPr>
        <w:ilvl w:val="5"/>
        <w:numId w:val="2"/>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rsid w:val="00D42974"/>
    <w:pPr>
      <w:keepNext/>
      <w:keepLines/>
      <w:numPr>
        <w:ilvl w:val="6"/>
        <w:numId w:val="2"/>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unhideWhenUsed/>
    <w:qFormat/>
    <w:rsid w:val="00D42974"/>
    <w:pPr>
      <w:keepNext/>
      <w:keepLines/>
      <w:numPr>
        <w:ilvl w:val="7"/>
        <w:numId w:val="2"/>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unhideWhenUsed/>
    <w:qFormat/>
    <w:rsid w:val="00D42974"/>
    <w:pPr>
      <w:keepNext/>
      <w:keepLines/>
      <w:numPr>
        <w:ilvl w:val="8"/>
        <w:numId w:val="2"/>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D42974"/>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rsid w:val="00D42974"/>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rsid w:val="00D42974"/>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rsid w:val="00D42974"/>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rsid w:val="00D42974"/>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rsid w:val="00D4297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rsid w:val="00D4297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rsid w:val="00D4297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rsid w:val="00D42974"/>
    <w:rPr>
      <w:rFonts w:eastAsiaTheme="majorEastAsia" w:cstheme="majorBidi"/>
      <w:color w:val="272727" w:themeColor="text1" w:themeTint="D8"/>
    </w:rPr>
  </w:style>
  <w:style w:type="paragraph" w:styleId="Titolo">
    <w:name w:val="Title"/>
    <w:basedOn w:val="Normale"/>
    <w:next w:val="Normale"/>
    <w:link w:val="TitoloCarattere"/>
    <w:qFormat/>
    <w:rsid w:val="00D42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4297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qFormat/>
    <w:rsid w:val="00D42974"/>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rsid w:val="00D4297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qFormat/>
    <w:rsid w:val="00D42974"/>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rsid w:val="00D42974"/>
    <w:rPr>
      <w:i/>
      <w:iCs/>
      <w:color w:val="404040" w:themeColor="text1" w:themeTint="BF"/>
    </w:rPr>
  </w:style>
  <w:style w:type="paragraph" w:styleId="Paragrafoelenco">
    <w:name w:val="List Paragraph"/>
    <w:basedOn w:val="Normale"/>
    <w:link w:val="ParagrafoelencoCarattere"/>
    <w:uiPriority w:val="34"/>
    <w:qFormat/>
    <w:rsid w:val="00D42974"/>
    <w:pPr>
      <w:ind w:left="720"/>
      <w:contextualSpacing/>
    </w:pPr>
  </w:style>
  <w:style w:type="character" w:styleId="Enfasiintensa">
    <w:name w:val="Intense Emphasis"/>
    <w:basedOn w:val="Carpredefinitoparagrafo"/>
    <w:qFormat/>
    <w:rsid w:val="00D42974"/>
    <w:rPr>
      <w:i/>
      <w:iCs/>
      <w:color w:val="365F91" w:themeColor="accent1" w:themeShade="BF"/>
    </w:rPr>
  </w:style>
  <w:style w:type="paragraph" w:styleId="Citazioneintensa">
    <w:name w:val="Intense Quote"/>
    <w:basedOn w:val="Normale"/>
    <w:next w:val="Normale"/>
    <w:link w:val="CitazioneintensaCarattere"/>
    <w:qFormat/>
    <w:rsid w:val="00D429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rsid w:val="00D42974"/>
    <w:rPr>
      <w:i/>
      <w:iCs/>
      <w:color w:val="365F91" w:themeColor="accent1" w:themeShade="BF"/>
    </w:rPr>
  </w:style>
  <w:style w:type="character" w:styleId="Riferimentointenso">
    <w:name w:val="Intense Reference"/>
    <w:basedOn w:val="Carpredefinitoparagrafo"/>
    <w:uiPriority w:val="32"/>
    <w:qFormat/>
    <w:rsid w:val="00D42974"/>
    <w:rPr>
      <w:b/>
      <w:bCs/>
      <w:smallCaps/>
      <w:color w:val="365F91" w:themeColor="accent1" w:themeShade="BF"/>
      <w:spacing w:val="5"/>
    </w:rPr>
  </w:style>
  <w:style w:type="table" w:styleId="Grigliatabella">
    <w:name w:val="Table Grid"/>
    <w:basedOn w:val="Tabellanormale"/>
    <w:uiPriority w:val="59"/>
    <w:rsid w:val="00D42974"/>
    <w:pPr>
      <w:spacing w:after="0" w:line="240" w:lineRule="auto"/>
    </w:pPr>
    <w:rPr>
      <w:rFonts w:ascii="CG Times (W1)" w:eastAsia="Times New Roman" w:hAnsi="CG Times (W1)"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Didascalia Carattere,russian Carattere Carattere,russian + Sinistro:  0 cm,Sporgente  2.59 cm,russian Carattere Carattere Carattere,russian Carattere,Figure_caption Carattere,Table_caption Carattere Carattere,Table_caption Carattere"/>
    <w:basedOn w:val="Normale"/>
    <w:next w:val="Normale"/>
    <w:link w:val="DidascaliaCarattere1"/>
    <w:unhideWhenUsed/>
    <w:qFormat/>
    <w:rsid w:val="00D42974"/>
    <w:pPr>
      <w:keepNext/>
      <w:overflowPunct w:val="0"/>
      <w:autoSpaceDE w:val="0"/>
      <w:autoSpaceDN w:val="0"/>
      <w:adjustRightInd w:val="0"/>
      <w:spacing w:after="240" w:line="240" w:lineRule="auto"/>
      <w:jc w:val="center"/>
      <w:textAlignment w:val="baseline"/>
    </w:pPr>
    <w:rPr>
      <w:rFonts w:ascii="Times New Roman" w:eastAsia="Times New Roman" w:hAnsi="Times New Roman" w:cs="Times New Roman"/>
      <w:b/>
      <w:bCs/>
      <w:i/>
      <w:color w:val="002060"/>
      <w:szCs w:val="18"/>
      <w:lang w:eastAsia="it-IT"/>
    </w:rPr>
  </w:style>
  <w:style w:type="character" w:customStyle="1" w:styleId="DidascaliaCarattere1">
    <w:name w:val="Didascalia Carattere1"/>
    <w:aliases w:val="Didascalia Carattere Carattere,russian Carattere Carattere Carattere1,russian + Sinistro:  0 cm Carattere,Sporgente  2.59 cm Carattere,russian Carattere Carattere Carattere Carattere,russian Carattere Carattere1"/>
    <w:link w:val="Didascalia"/>
    <w:rsid w:val="00D42974"/>
    <w:rPr>
      <w:rFonts w:ascii="Times New Roman" w:eastAsia="Times New Roman" w:hAnsi="Times New Roman" w:cs="Times New Roman"/>
      <w:b/>
      <w:bCs/>
      <w:i/>
      <w:color w:val="002060"/>
      <w:szCs w:val="18"/>
      <w:lang w:eastAsia="it-IT"/>
    </w:rPr>
  </w:style>
  <w:style w:type="paragraph" w:customStyle="1" w:styleId="MTDisplayEquation">
    <w:name w:val="MTDisplayEquation"/>
    <w:basedOn w:val="Normale"/>
    <w:next w:val="Normale"/>
    <w:link w:val="MTDisplayEquationCarattere"/>
    <w:rsid w:val="00A73F15"/>
    <w:pPr>
      <w:tabs>
        <w:tab w:val="center" w:pos="4540"/>
        <w:tab w:val="right" w:pos="9080"/>
      </w:tabs>
      <w:suppressAutoHyphens/>
      <w:spacing w:after="0" w:line="360" w:lineRule="auto"/>
    </w:pPr>
    <w:rPr>
      <w:rFonts w:ascii="Times New Roman" w:eastAsia="Calibri" w:hAnsi="Times New Roman" w:cs="Calibri"/>
      <w:sz w:val="24"/>
      <w:lang w:eastAsia="ar-SA"/>
    </w:rPr>
  </w:style>
  <w:style w:type="character" w:customStyle="1" w:styleId="MTDisplayEquationCarattere">
    <w:name w:val="MTDisplayEquation Carattere"/>
    <w:basedOn w:val="Carpredefinitoparagrafo"/>
    <w:link w:val="MTDisplayEquation"/>
    <w:rsid w:val="00A73F15"/>
    <w:rPr>
      <w:rFonts w:ascii="Times New Roman" w:eastAsia="Calibri" w:hAnsi="Times New Roman" w:cs="Calibri"/>
      <w:sz w:val="24"/>
      <w:lang w:eastAsia="ar-SA"/>
    </w:rPr>
  </w:style>
  <w:style w:type="table" w:customStyle="1" w:styleId="Grigliatabella1">
    <w:name w:val="Griglia tabella1"/>
    <w:basedOn w:val="Tabellanormale"/>
    <w:next w:val="Grigliatabella"/>
    <w:uiPriority w:val="59"/>
    <w:rsid w:val="002356B9"/>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iPriority w:val="99"/>
    <w:rsid w:val="005F18C4"/>
    <w:pPr>
      <w:tabs>
        <w:tab w:val="center" w:pos="4819"/>
        <w:tab w:val="right" w:pos="9638"/>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GB" w:eastAsia="it-IT"/>
    </w:rPr>
  </w:style>
  <w:style w:type="character" w:customStyle="1" w:styleId="PidipaginaCarattere">
    <w:name w:val="Piè di pagina Carattere"/>
    <w:basedOn w:val="Carpredefinitoparagrafo"/>
    <w:link w:val="Pidipagina"/>
    <w:uiPriority w:val="99"/>
    <w:rsid w:val="005F18C4"/>
    <w:rPr>
      <w:rFonts w:ascii="Times New Roman" w:eastAsia="Times New Roman" w:hAnsi="Times New Roman" w:cs="Times New Roman"/>
      <w:sz w:val="24"/>
      <w:szCs w:val="20"/>
      <w:lang w:val="en-GB" w:eastAsia="it-IT"/>
    </w:rPr>
  </w:style>
  <w:style w:type="paragraph" w:styleId="Intestazione">
    <w:name w:val="header"/>
    <w:basedOn w:val="Normale"/>
    <w:link w:val="IntestazioneCarattere"/>
    <w:uiPriority w:val="99"/>
    <w:rsid w:val="005F18C4"/>
    <w:pPr>
      <w:tabs>
        <w:tab w:val="center" w:pos="4819"/>
        <w:tab w:val="right" w:pos="9638"/>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GB" w:eastAsia="it-IT"/>
    </w:rPr>
  </w:style>
  <w:style w:type="character" w:customStyle="1" w:styleId="IntestazioneCarattere">
    <w:name w:val="Intestazione Carattere"/>
    <w:basedOn w:val="Carpredefinitoparagrafo"/>
    <w:link w:val="Intestazione"/>
    <w:uiPriority w:val="99"/>
    <w:rsid w:val="005F18C4"/>
    <w:rPr>
      <w:rFonts w:ascii="Times New Roman" w:eastAsia="Times New Roman" w:hAnsi="Times New Roman" w:cs="Times New Roman"/>
      <w:sz w:val="24"/>
      <w:szCs w:val="20"/>
      <w:lang w:val="en-GB" w:eastAsia="it-IT"/>
    </w:rPr>
  </w:style>
  <w:style w:type="paragraph" w:styleId="Testonotaapidipagina">
    <w:name w:val="footnote text"/>
    <w:basedOn w:val="Normale"/>
    <w:link w:val="TestonotaapidipaginaCarattere"/>
    <w:semiHidden/>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noProof/>
      <w:sz w:val="20"/>
      <w:szCs w:val="20"/>
      <w:lang w:val="en-GB" w:eastAsia="it-IT"/>
    </w:rPr>
  </w:style>
  <w:style w:type="character" w:customStyle="1" w:styleId="TestonotaapidipaginaCarattere">
    <w:name w:val="Testo nota a piè di pagina Carattere"/>
    <w:basedOn w:val="Carpredefinitoparagrafo"/>
    <w:link w:val="Testonotaapidipagina"/>
    <w:semiHidden/>
    <w:rsid w:val="005F18C4"/>
    <w:rPr>
      <w:rFonts w:ascii="Helvetica" w:eastAsia="Times New Roman" w:hAnsi="Helvetica" w:cs="Times New Roman"/>
      <w:noProof/>
      <w:sz w:val="20"/>
      <w:szCs w:val="20"/>
      <w:lang w:val="en-GB" w:eastAsia="it-IT"/>
    </w:rPr>
  </w:style>
  <w:style w:type="paragraph" w:customStyle="1" w:styleId="Rientronormale1">
    <w:name w:val="Rientro normale1"/>
    <w:basedOn w:val="Normale"/>
    <w:rsid w:val="005F18C4"/>
    <w:pPr>
      <w:overflowPunct w:val="0"/>
      <w:autoSpaceDE w:val="0"/>
      <w:autoSpaceDN w:val="0"/>
      <w:adjustRightInd w:val="0"/>
      <w:spacing w:before="120" w:after="0" w:line="240" w:lineRule="auto"/>
      <w:ind w:left="708"/>
      <w:textAlignment w:val="baseline"/>
    </w:pPr>
    <w:rPr>
      <w:rFonts w:ascii="Helvetica" w:eastAsia="Times New Roman" w:hAnsi="Helvetica" w:cs="Times New Roman"/>
      <w:noProof/>
      <w:sz w:val="24"/>
      <w:szCs w:val="20"/>
      <w:lang w:val="en-GB" w:eastAsia="it-IT"/>
    </w:rPr>
  </w:style>
  <w:style w:type="paragraph" w:customStyle="1" w:styleId="Para">
    <w:name w:val="Para"/>
    <w:basedOn w:val="Normale"/>
    <w:rsid w:val="005F18C4"/>
    <w:pPr>
      <w:overflowPunct w:val="0"/>
      <w:autoSpaceDE w:val="0"/>
      <w:autoSpaceDN w:val="0"/>
      <w:adjustRightInd w:val="0"/>
      <w:spacing w:before="120" w:after="0" w:line="240" w:lineRule="auto"/>
      <w:ind w:left="560"/>
      <w:textAlignment w:val="baseline"/>
    </w:pPr>
    <w:rPr>
      <w:rFonts w:ascii="Helvetica" w:eastAsia="Times New Roman" w:hAnsi="Helvetica" w:cs="Times New Roman"/>
      <w:noProof/>
      <w:sz w:val="24"/>
      <w:szCs w:val="20"/>
      <w:lang w:val="en-GB" w:eastAsia="it-IT"/>
    </w:rPr>
  </w:style>
  <w:style w:type="paragraph" w:customStyle="1" w:styleId="Subpara">
    <w:name w:val="Subpara"/>
    <w:basedOn w:val="Para"/>
    <w:rsid w:val="005F18C4"/>
    <w:pPr>
      <w:ind w:left="1120"/>
    </w:pPr>
  </w:style>
  <w:style w:type="paragraph" w:customStyle="1" w:styleId="Normalind12">
    <w:name w:val="Normal/ind 1/2"/>
    <w:basedOn w:val="Normale"/>
    <w:rsid w:val="005F18C4"/>
    <w:pPr>
      <w:overflowPunct w:val="0"/>
      <w:autoSpaceDE w:val="0"/>
      <w:autoSpaceDN w:val="0"/>
      <w:adjustRightInd w:val="0"/>
      <w:spacing w:before="120" w:after="0" w:line="240" w:lineRule="auto"/>
      <w:ind w:left="300" w:hanging="300"/>
      <w:textAlignment w:val="baseline"/>
    </w:pPr>
    <w:rPr>
      <w:rFonts w:ascii="Helvetica" w:eastAsia="Times New Roman" w:hAnsi="Helvetica" w:cs="Times New Roman"/>
      <w:noProof/>
      <w:sz w:val="24"/>
      <w:szCs w:val="20"/>
      <w:lang w:val="en-GB" w:eastAsia="it-IT"/>
    </w:rPr>
  </w:style>
  <w:style w:type="paragraph" w:customStyle="1" w:styleId="Paraind12">
    <w:name w:val="Para/ind 1/2"/>
    <w:basedOn w:val="Para"/>
    <w:rsid w:val="005F18C4"/>
    <w:pPr>
      <w:ind w:left="860" w:hanging="300"/>
    </w:pPr>
  </w:style>
  <w:style w:type="paragraph" w:customStyle="1" w:styleId="Subparaind12">
    <w:name w:val="Subpara/ind 1/2"/>
    <w:basedOn w:val="Subpara"/>
    <w:rsid w:val="005F18C4"/>
    <w:pPr>
      <w:ind w:left="1400" w:hanging="280"/>
    </w:pPr>
  </w:style>
  <w:style w:type="paragraph" w:customStyle="1" w:styleId="Normalind1">
    <w:name w:val="Normal/ind 1"/>
    <w:basedOn w:val="Normale"/>
    <w:rsid w:val="005F18C4"/>
    <w:pPr>
      <w:overflowPunct w:val="0"/>
      <w:autoSpaceDE w:val="0"/>
      <w:autoSpaceDN w:val="0"/>
      <w:adjustRightInd w:val="0"/>
      <w:spacing w:before="120" w:after="0" w:line="240" w:lineRule="auto"/>
      <w:ind w:left="560" w:hanging="560"/>
      <w:textAlignment w:val="baseline"/>
    </w:pPr>
    <w:rPr>
      <w:rFonts w:ascii="Helvetica" w:eastAsia="Times New Roman" w:hAnsi="Helvetica" w:cs="Times New Roman"/>
      <w:noProof/>
      <w:sz w:val="24"/>
      <w:szCs w:val="20"/>
      <w:lang w:val="en-GB" w:eastAsia="it-IT"/>
    </w:rPr>
  </w:style>
  <w:style w:type="paragraph" w:customStyle="1" w:styleId="Normalind2">
    <w:name w:val="Normal/ind 2"/>
    <w:basedOn w:val="Normale"/>
    <w:rsid w:val="005F18C4"/>
    <w:pPr>
      <w:overflowPunct w:val="0"/>
      <w:autoSpaceDE w:val="0"/>
      <w:autoSpaceDN w:val="0"/>
      <w:adjustRightInd w:val="0"/>
      <w:spacing w:before="120" w:after="0" w:line="240" w:lineRule="auto"/>
      <w:ind w:left="1120" w:hanging="1120"/>
      <w:textAlignment w:val="baseline"/>
    </w:pPr>
    <w:rPr>
      <w:rFonts w:ascii="Helvetica" w:eastAsia="Times New Roman" w:hAnsi="Helvetica" w:cs="Times New Roman"/>
      <w:noProof/>
      <w:sz w:val="24"/>
      <w:szCs w:val="20"/>
      <w:lang w:val="en-GB" w:eastAsia="it-IT"/>
    </w:rPr>
  </w:style>
  <w:style w:type="paragraph" w:customStyle="1" w:styleId="Paraind1">
    <w:name w:val="Para/ind 1"/>
    <w:basedOn w:val="Para"/>
    <w:rsid w:val="005F18C4"/>
    <w:pPr>
      <w:ind w:left="1120" w:hanging="560"/>
    </w:pPr>
  </w:style>
  <w:style w:type="paragraph" w:customStyle="1" w:styleId="Paraind2">
    <w:name w:val="Para/ind 2"/>
    <w:basedOn w:val="Para"/>
    <w:rsid w:val="005F18C4"/>
    <w:pPr>
      <w:ind w:left="1700" w:hanging="1140"/>
    </w:pPr>
  </w:style>
  <w:style w:type="paragraph" w:customStyle="1" w:styleId="Subparaind1">
    <w:name w:val="Subpara/ind 1"/>
    <w:basedOn w:val="Subpara"/>
    <w:rsid w:val="005F18C4"/>
    <w:pPr>
      <w:ind w:left="1700" w:hanging="580"/>
    </w:pPr>
  </w:style>
  <w:style w:type="paragraph" w:customStyle="1" w:styleId="HeadNB">
    <w:name w:val="Head NB"/>
    <w:basedOn w:val="Normale"/>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b/>
      <w:noProof/>
      <w:sz w:val="24"/>
      <w:szCs w:val="20"/>
      <w:lang w:val="en-GB" w:eastAsia="it-IT"/>
    </w:rPr>
  </w:style>
  <w:style w:type="paragraph" w:customStyle="1" w:styleId="HeadPB">
    <w:name w:val="Head PB"/>
    <w:basedOn w:val="Para"/>
    <w:rsid w:val="005F18C4"/>
    <w:rPr>
      <w:b/>
    </w:rPr>
  </w:style>
  <w:style w:type="paragraph" w:customStyle="1" w:styleId="HeadSB">
    <w:name w:val="Head SB"/>
    <w:basedOn w:val="Subpara"/>
    <w:rsid w:val="005F18C4"/>
    <w:rPr>
      <w:b/>
    </w:rPr>
  </w:style>
  <w:style w:type="paragraph" w:customStyle="1" w:styleId="titolo10">
    <w:name w:val="titolo1"/>
    <w:basedOn w:val="Normale"/>
    <w:next w:val="Normale"/>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b/>
      <w:caps/>
      <w:noProof/>
      <w:sz w:val="44"/>
      <w:szCs w:val="20"/>
      <w:lang w:val="en-GB" w:eastAsia="it-IT"/>
    </w:rPr>
  </w:style>
  <w:style w:type="paragraph" w:customStyle="1" w:styleId="titolo20">
    <w:name w:val="titolo2"/>
    <w:basedOn w:val="Normale"/>
    <w:next w:val="Normale"/>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noProof/>
      <w:sz w:val="24"/>
      <w:szCs w:val="20"/>
      <w:lang w:val="en-GB" w:eastAsia="it-IT"/>
    </w:rPr>
  </w:style>
  <w:style w:type="character" w:styleId="Numeropagina">
    <w:name w:val="page number"/>
    <w:basedOn w:val="Carpredefinitoparagrafo"/>
    <w:rsid w:val="005F18C4"/>
  </w:style>
  <w:style w:type="paragraph" w:styleId="Testofumetto">
    <w:name w:val="Balloon Text"/>
    <w:basedOn w:val="Normale"/>
    <w:link w:val="TestofumettoCarattere"/>
    <w:uiPriority w:val="99"/>
    <w:unhideWhenUsed/>
    <w:rsid w:val="005F18C4"/>
    <w:pPr>
      <w:overflowPunct w:val="0"/>
      <w:autoSpaceDE w:val="0"/>
      <w:autoSpaceDN w:val="0"/>
      <w:adjustRightInd w:val="0"/>
      <w:spacing w:after="0" w:line="240" w:lineRule="auto"/>
      <w:textAlignment w:val="baseline"/>
    </w:pPr>
    <w:rPr>
      <w:rFonts w:ascii="Tahoma" w:eastAsia="Times New Roman" w:hAnsi="Tahoma" w:cs="Tahoma"/>
      <w:sz w:val="16"/>
      <w:szCs w:val="16"/>
      <w:lang w:val="en-GB" w:eastAsia="it-IT"/>
    </w:rPr>
  </w:style>
  <w:style w:type="character" w:customStyle="1" w:styleId="TestofumettoCarattere">
    <w:name w:val="Testo fumetto Carattere"/>
    <w:basedOn w:val="Carpredefinitoparagrafo"/>
    <w:link w:val="Testofumetto"/>
    <w:uiPriority w:val="99"/>
    <w:rsid w:val="005F18C4"/>
    <w:rPr>
      <w:rFonts w:ascii="Tahoma" w:eastAsia="Times New Roman" w:hAnsi="Tahoma" w:cs="Tahoma"/>
      <w:sz w:val="16"/>
      <w:szCs w:val="16"/>
      <w:lang w:val="en-GB" w:eastAsia="it-IT"/>
    </w:rPr>
  </w:style>
  <w:style w:type="character" w:styleId="Rimandocommento">
    <w:name w:val="annotation reference"/>
    <w:basedOn w:val="Carpredefinitoparagrafo"/>
    <w:uiPriority w:val="99"/>
    <w:semiHidden/>
    <w:unhideWhenUsed/>
    <w:rsid w:val="005F18C4"/>
    <w:rPr>
      <w:sz w:val="16"/>
      <w:szCs w:val="16"/>
    </w:rPr>
  </w:style>
  <w:style w:type="paragraph" w:styleId="Testocommento">
    <w:name w:val="annotation text"/>
    <w:basedOn w:val="Normale"/>
    <w:link w:val="TestocommentoCarattere"/>
    <w:uiPriority w:val="99"/>
    <w:unhideWhenUsed/>
    <w:rsid w:val="005F18C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GB" w:eastAsia="it-IT"/>
    </w:rPr>
  </w:style>
  <w:style w:type="character" w:customStyle="1" w:styleId="TestocommentoCarattere">
    <w:name w:val="Testo commento Carattere"/>
    <w:basedOn w:val="Carpredefinitoparagrafo"/>
    <w:link w:val="Testocommento"/>
    <w:uiPriority w:val="99"/>
    <w:rsid w:val="005F18C4"/>
    <w:rPr>
      <w:rFonts w:ascii="Times New Roman" w:eastAsia="Times New Roman" w:hAnsi="Times New Roman" w:cs="Times New Roman"/>
      <w:sz w:val="20"/>
      <w:szCs w:val="20"/>
      <w:lang w:val="en-GB" w:eastAsia="it-IT"/>
    </w:rPr>
  </w:style>
  <w:style w:type="paragraph" w:styleId="Soggettocommento">
    <w:name w:val="annotation subject"/>
    <w:basedOn w:val="Testocommento"/>
    <w:next w:val="Testocommento"/>
    <w:link w:val="SoggettocommentoCarattere"/>
    <w:uiPriority w:val="99"/>
    <w:semiHidden/>
    <w:unhideWhenUsed/>
    <w:rsid w:val="005F18C4"/>
    <w:rPr>
      <w:b/>
      <w:bCs/>
    </w:rPr>
  </w:style>
  <w:style w:type="character" w:customStyle="1" w:styleId="SoggettocommentoCarattere">
    <w:name w:val="Soggetto commento Carattere"/>
    <w:basedOn w:val="TestocommentoCarattere"/>
    <w:link w:val="Soggettocommento"/>
    <w:uiPriority w:val="99"/>
    <w:semiHidden/>
    <w:rsid w:val="005F18C4"/>
    <w:rPr>
      <w:rFonts w:ascii="Times New Roman" w:eastAsia="Times New Roman" w:hAnsi="Times New Roman" w:cs="Times New Roman"/>
      <w:b/>
      <w:bCs/>
      <w:sz w:val="20"/>
      <w:szCs w:val="20"/>
      <w:lang w:val="en-GB" w:eastAsia="it-IT"/>
    </w:rPr>
  </w:style>
  <w:style w:type="character" w:styleId="Testosegnaposto">
    <w:name w:val="Placeholder Text"/>
    <w:basedOn w:val="Carpredefinitoparagrafo"/>
    <w:uiPriority w:val="99"/>
    <w:semiHidden/>
    <w:rsid w:val="005F18C4"/>
    <w:rPr>
      <w:color w:val="808080"/>
    </w:rPr>
  </w:style>
  <w:style w:type="paragraph" w:customStyle="1" w:styleId="elenco">
    <w:name w:val="elenco"/>
    <w:basedOn w:val="Paragrafoelenco"/>
    <w:qFormat/>
    <w:rsid w:val="005F18C4"/>
    <w:pPr>
      <w:numPr>
        <w:numId w:val="11"/>
      </w:numPr>
      <w:tabs>
        <w:tab w:val="left" w:pos="1134"/>
        <w:tab w:val="left" w:pos="2552"/>
      </w:tabs>
      <w:overflowPunct w:val="0"/>
      <w:autoSpaceDE w:val="0"/>
      <w:autoSpaceDN w:val="0"/>
      <w:adjustRightInd w:val="0"/>
      <w:spacing w:before="240" w:after="120" w:line="360" w:lineRule="auto"/>
      <w:ind w:left="0" w:firstLine="0"/>
      <w:textAlignment w:val="baseline"/>
    </w:pPr>
    <w:rPr>
      <w:rFonts w:ascii="Times New Roman" w:eastAsia="Times New Roman" w:hAnsi="Times New Roman" w:cs="Times New Roman"/>
      <w:sz w:val="24"/>
      <w:szCs w:val="20"/>
      <w:lang w:eastAsia="it-IT"/>
    </w:rPr>
  </w:style>
  <w:style w:type="paragraph" w:styleId="Sommario1">
    <w:name w:val="toc 1"/>
    <w:basedOn w:val="Normale"/>
    <w:next w:val="Normale"/>
    <w:autoRedefine/>
    <w:uiPriority w:val="39"/>
    <w:unhideWhenUsed/>
    <w:rsid w:val="005F18C4"/>
    <w:pPr>
      <w:overflowPunct w:val="0"/>
      <w:autoSpaceDE w:val="0"/>
      <w:autoSpaceDN w:val="0"/>
      <w:adjustRightInd w:val="0"/>
      <w:spacing w:before="240" w:after="0" w:line="240" w:lineRule="auto"/>
      <w:textAlignment w:val="baseline"/>
    </w:pPr>
    <w:rPr>
      <w:rFonts w:ascii="Times New Roman" w:eastAsia="Times New Roman" w:hAnsi="Times New Roman" w:cs="Times New Roman"/>
      <w:b/>
      <w:bCs/>
      <w:caps/>
      <w:sz w:val="24"/>
      <w:szCs w:val="24"/>
      <w:lang w:val="en-GB" w:eastAsia="it-IT"/>
    </w:rPr>
  </w:style>
  <w:style w:type="paragraph" w:styleId="Sommario2">
    <w:name w:val="toc 2"/>
    <w:basedOn w:val="Normale"/>
    <w:next w:val="Normale"/>
    <w:autoRedefine/>
    <w:uiPriority w:val="39"/>
    <w:unhideWhenUsed/>
    <w:rsid w:val="005F18C4"/>
    <w:pPr>
      <w:overflowPunct w:val="0"/>
      <w:autoSpaceDE w:val="0"/>
      <w:autoSpaceDN w:val="0"/>
      <w:adjustRightInd w:val="0"/>
      <w:spacing w:before="120" w:after="60" w:line="240" w:lineRule="auto"/>
      <w:ind w:left="170"/>
      <w:textAlignment w:val="baseline"/>
    </w:pPr>
    <w:rPr>
      <w:rFonts w:ascii="Times New Roman" w:eastAsia="Times New Roman" w:hAnsi="Times New Roman" w:cs="Times New Roman"/>
      <w:b/>
      <w:bCs/>
      <w:sz w:val="24"/>
      <w:szCs w:val="20"/>
      <w:lang w:val="en-GB" w:eastAsia="it-IT"/>
    </w:rPr>
  </w:style>
  <w:style w:type="paragraph" w:customStyle="1" w:styleId="Nomenclatura">
    <w:name w:val="Nomenclatura"/>
    <w:basedOn w:val="Normale"/>
    <w:qFormat/>
    <w:rsid w:val="005F18C4"/>
    <w:pPr>
      <w:tabs>
        <w:tab w:val="left" w:pos="2268"/>
      </w:tabs>
      <w:spacing w:after="0" w:line="240" w:lineRule="auto"/>
    </w:pPr>
    <w:rPr>
      <w:rFonts w:ascii="Times New Roman" w:eastAsia="Times New Roman" w:hAnsi="Times New Roman" w:cs="Times New Roman"/>
      <w:i/>
      <w:sz w:val="20"/>
      <w:szCs w:val="20"/>
      <w:lang w:eastAsia="it-IT"/>
    </w:rPr>
  </w:style>
  <w:style w:type="paragraph" w:styleId="NormaleWeb">
    <w:name w:val="Normal (Web)"/>
    <w:basedOn w:val="Normale"/>
    <w:unhideWhenUsed/>
    <w:rsid w:val="005F18C4"/>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StileDidascalia11pt">
    <w:name w:val="Stile Didascalia + 11 pt"/>
    <w:basedOn w:val="Didascalia"/>
    <w:rsid w:val="005F18C4"/>
    <w:rPr>
      <w:iCs/>
    </w:rPr>
  </w:style>
  <w:style w:type="paragraph" w:customStyle="1" w:styleId="Figure">
    <w:name w:val="Figure"/>
    <w:basedOn w:val="Normale"/>
    <w:link w:val="FigureCarattere"/>
    <w:qFormat/>
    <w:rsid w:val="005F18C4"/>
    <w:pPr>
      <w:spacing w:after="0" w:line="240" w:lineRule="auto"/>
      <w:jc w:val="center"/>
    </w:pPr>
    <w:rPr>
      <w:rFonts w:ascii="Times New Roman" w:eastAsia="Times New Roman" w:hAnsi="Times New Roman" w:cs="Times New Roman"/>
      <w:i/>
      <w:sz w:val="24"/>
      <w:szCs w:val="24"/>
      <w:lang w:val="en-US"/>
    </w:rPr>
  </w:style>
  <w:style w:type="character" w:customStyle="1" w:styleId="FigureCarattere">
    <w:name w:val="Figure Carattere"/>
    <w:basedOn w:val="Carpredefinitoparagrafo"/>
    <w:link w:val="Figure"/>
    <w:rsid w:val="005F18C4"/>
    <w:rPr>
      <w:rFonts w:ascii="Times New Roman" w:eastAsia="Times New Roman" w:hAnsi="Times New Roman" w:cs="Times New Roman"/>
      <w:i/>
      <w:sz w:val="24"/>
      <w:szCs w:val="24"/>
      <w:lang w:val="en-US"/>
    </w:rPr>
  </w:style>
  <w:style w:type="paragraph" w:customStyle="1" w:styleId="Titoloappendici">
    <w:name w:val="Titolo appendici"/>
    <w:basedOn w:val="Titolo1"/>
    <w:next w:val="Normale"/>
    <w:uiPriority w:val="99"/>
    <w:rsid w:val="005F18C4"/>
    <w:pPr>
      <w:keepLines w:val="0"/>
      <w:numPr>
        <w:numId w:val="12"/>
      </w:numPr>
      <w:tabs>
        <w:tab w:val="clear" w:pos="0"/>
        <w:tab w:val="num" w:pos="284"/>
        <w:tab w:val="num" w:pos="360"/>
        <w:tab w:val="left" w:pos="1140"/>
      </w:tabs>
      <w:spacing w:before="120" w:after="960" w:line="240" w:lineRule="auto"/>
      <w:jc w:val="center"/>
    </w:pPr>
    <w:rPr>
      <w:rFonts w:ascii="Times New Roman" w:eastAsia="Times New Roman" w:hAnsi="Times New Roman" w:cs="Times New Roman"/>
      <w:b/>
      <w:bCs/>
      <w:caps/>
      <w:color w:val="auto"/>
      <w:kern w:val="32"/>
      <w:sz w:val="36"/>
      <w:szCs w:val="36"/>
      <w:lang w:eastAsia="it-IT"/>
    </w:rPr>
  </w:style>
  <w:style w:type="paragraph" w:customStyle="1" w:styleId="Titoloindice1">
    <w:name w:val="Titolo indice1"/>
    <w:basedOn w:val="Titoloappendici"/>
    <w:uiPriority w:val="99"/>
    <w:rsid w:val="005F18C4"/>
    <w:pPr>
      <w:tabs>
        <w:tab w:val="clear" w:pos="284"/>
        <w:tab w:val="clear" w:pos="360"/>
        <w:tab w:val="num" w:pos="0"/>
        <w:tab w:val="left" w:pos="170"/>
      </w:tabs>
      <w:spacing w:after="480"/>
      <w:jc w:val="left"/>
    </w:pPr>
    <w:rPr>
      <w:sz w:val="28"/>
      <w:szCs w:val="28"/>
    </w:rPr>
  </w:style>
  <w:style w:type="character" w:styleId="Collegamentoipertestuale">
    <w:name w:val="Hyperlink"/>
    <w:uiPriority w:val="99"/>
    <w:rsid w:val="005F18C4"/>
    <w:rPr>
      <w:color w:val="0000FF"/>
      <w:u w:val="single"/>
    </w:rPr>
  </w:style>
  <w:style w:type="table" w:customStyle="1" w:styleId="Grigliatabella7">
    <w:name w:val="Griglia tabella7"/>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ellanormale"/>
    <w:next w:val="Grigliatabella"/>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
    <w:name w:val="Griglia tabella8"/>
    <w:basedOn w:val="Tabellanormale"/>
    <w:next w:val="Grigliatabella"/>
    <w:uiPriority w:val="59"/>
    <w:rsid w:val="005F18C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essunelenco1">
    <w:name w:val="Nessun elenco1"/>
    <w:next w:val="Nessunelenco"/>
    <w:uiPriority w:val="99"/>
    <w:semiHidden/>
    <w:unhideWhenUsed/>
    <w:rsid w:val="005F18C4"/>
  </w:style>
  <w:style w:type="paragraph" w:customStyle="1" w:styleId="Titolo1Come">
    <w:name w:val="Titolo 1_Come"/>
    <w:basedOn w:val="Titolo1nonumerazione"/>
    <w:next w:val="Normale"/>
    <w:rsid w:val="005F18C4"/>
  </w:style>
  <w:style w:type="paragraph" w:customStyle="1" w:styleId="Ref-Autori">
    <w:name w:val="Ref-Autori"/>
    <w:basedOn w:val="Normale"/>
    <w:next w:val="Ref-Titolo"/>
    <w:uiPriority w:val="99"/>
    <w:rsid w:val="005F18C4"/>
    <w:pPr>
      <w:numPr>
        <w:numId w:val="14"/>
      </w:numPr>
      <w:tabs>
        <w:tab w:val="clear" w:pos="705"/>
      </w:tabs>
      <w:spacing w:before="120" w:after="120" w:line="240" w:lineRule="auto"/>
      <w:ind w:left="0" w:firstLine="0"/>
    </w:pPr>
    <w:rPr>
      <w:rFonts w:ascii="Times New Roman" w:eastAsia="Times New Roman" w:hAnsi="Times New Roman" w:cs="Times New Roman"/>
      <w:color w:val="000000"/>
      <w:sz w:val="24"/>
      <w:szCs w:val="24"/>
      <w:lang w:val="en-GB"/>
    </w:rPr>
  </w:style>
  <w:style w:type="paragraph" w:customStyle="1" w:styleId="Normaleelencopuntato2">
    <w:name w:val="Normale_elenco_puntato_2"/>
    <w:basedOn w:val="Normale"/>
    <w:rsid w:val="005F18C4"/>
    <w:pPr>
      <w:numPr>
        <w:numId w:val="13"/>
      </w:numPr>
      <w:tabs>
        <w:tab w:val="clear" w:pos="720"/>
      </w:tabs>
      <w:spacing w:after="0" w:line="240" w:lineRule="auto"/>
      <w:ind w:left="0" w:firstLine="0"/>
    </w:pPr>
    <w:rPr>
      <w:rFonts w:ascii="Times New Roman" w:eastAsia="Times New Roman" w:hAnsi="Times New Roman" w:cs="Times New Roman"/>
      <w:sz w:val="24"/>
      <w:szCs w:val="24"/>
      <w:lang w:val="en-GB"/>
    </w:rPr>
  </w:style>
  <w:style w:type="paragraph" w:customStyle="1" w:styleId="Equation1">
    <w:name w:val="Equation 1"/>
    <w:basedOn w:val="Didascalia"/>
    <w:next w:val="Normale"/>
    <w:rsid w:val="005F18C4"/>
    <w:pPr>
      <w:keepNext w:val="0"/>
      <w:widowControl w:val="0"/>
      <w:tabs>
        <w:tab w:val="center" w:pos="4820"/>
        <w:tab w:val="right" w:pos="9639"/>
      </w:tabs>
      <w:overflowPunct/>
      <w:autoSpaceDE/>
      <w:autoSpaceDN/>
      <w:spacing w:before="240"/>
      <w:jc w:val="both"/>
    </w:pPr>
    <w:rPr>
      <w:i w:val="0"/>
      <w:iCs/>
      <w:color w:val="000000"/>
      <w:sz w:val="24"/>
      <w:szCs w:val="24"/>
      <w:lang w:val="en-US"/>
    </w:rPr>
  </w:style>
  <w:style w:type="paragraph" w:styleId="Indicedellefigure">
    <w:name w:val="table of figures"/>
    <w:basedOn w:val="Normale"/>
    <w:next w:val="Normale"/>
    <w:uiPriority w:val="99"/>
    <w:rsid w:val="005F18C4"/>
    <w:pPr>
      <w:spacing w:after="120" w:line="240" w:lineRule="auto"/>
      <w:ind w:left="1134" w:right="567" w:hanging="1134"/>
    </w:pPr>
    <w:rPr>
      <w:rFonts w:ascii="Times New Roman" w:eastAsia="Times New Roman" w:hAnsi="Times New Roman" w:cs="Times New Roman"/>
      <w:sz w:val="24"/>
      <w:szCs w:val="24"/>
      <w:lang w:val="en-GB"/>
    </w:rPr>
  </w:style>
  <w:style w:type="paragraph" w:styleId="Sommario3">
    <w:name w:val="toc 3"/>
    <w:basedOn w:val="Normale"/>
    <w:next w:val="Normale"/>
    <w:autoRedefine/>
    <w:uiPriority w:val="39"/>
    <w:rsid w:val="005F18C4"/>
    <w:pPr>
      <w:overflowPunct w:val="0"/>
      <w:autoSpaceDE w:val="0"/>
      <w:autoSpaceDN w:val="0"/>
      <w:adjustRightInd w:val="0"/>
      <w:spacing w:before="60" w:after="60" w:line="240" w:lineRule="auto"/>
      <w:ind w:left="454"/>
      <w:textAlignment w:val="baseline"/>
    </w:pPr>
    <w:rPr>
      <w:rFonts w:ascii="Times New Roman" w:eastAsia="Times New Roman" w:hAnsi="Times New Roman" w:cs="Times New Roman"/>
      <w:sz w:val="24"/>
      <w:szCs w:val="20"/>
      <w:lang w:val="en-GB" w:eastAsia="it-IT"/>
    </w:rPr>
  </w:style>
  <w:style w:type="character" w:customStyle="1" w:styleId="FigurecaptionCarattereCarattere1">
    <w:name w:val="Figure_caption Carattere Carattere1"/>
    <w:aliases w:val="Figure_caption Carattere Carattere Carattere Carattere Carattere Carattere"/>
    <w:basedOn w:val="Carpredefinitoparagrafo"/>
    <w:rsid w:val="005F18C4"/>
    <w:rPr>
      <w:b/>
      <w:bCs/>
      <w:i/>
      <w:lang w:val="en-US" w:eastAsia="it-IT" w:bidi="ar-SA"/>
    </w:rPr>
  </w:style>
  <w:style w:type="character" w:customStyle="1" w:styleId="Note">
    <w:name w:val="Note"/>
    <w:basedOn w:val="Carpredefinitoparagrafo"/>
    <w:rsid w:val="005F18C4"/>
    <w:rPr>
      <w:sz w:val="16"/>
    </w:rPr>
  </w:style>
  <w:style w:type="paragraph" w:customStyle="1" w:styleId="Tabella">
    <w:name w:val="Tabella"/>
    <w:basedOn w:val="Normale"/>
    <w:rsid w:val="005F18C4"/>
    <w:pPr>
      <w:widowControl w:val="0"/>
      <w:adjustRightInd w:val="0"/>
      <w:spacing w:after="0" w:line="200" w:lineRule="atLeast"/>
      <w:textAlignment w:val="baseline"/>
    </w:pPr>
    <w:rPr>
      <w:rFonts w:ascii="Times New Roman" w:eastAsia="Times New Roman" w:hAnsi="Times New Roman" w:cs="Times New Roman"/>
      <w:sz w:val="18"/>
      <w:szCs w:val="24"/>
      <w:lang w:val="en-GB" w:eastAsia="it-IT"/>
    </w:rPr>
  </w:style>
  <w:style w:type="paragraph" w:customStyle="1" w:styleId="Tabletitle1">
    <w:name w:val="Table_title1"/>
    <w:basedOn w:val="Normale"/>
    <w:rsid w:val="005F18C4"/>
    <w:pPr>
      <w:widowControl w:val="0"/>
      <w:adjustRightInd w:val="0"/>
      <w:spacing w:after="0" w:line="0" w:lineRule="atLeast"/>
      <w:jc w:val="center"/>
      <w:textAlignment w:val="baseline"/>
    </w:pPr>
    <w:rPr>
      <w:rFonts w:ascii="Times New Roman" w:eastAsia="Times New Roman" w:hAnsi="Times New Roman" w:cs="Times New Roman"/>
      <w:b/>
      <w:bCs/>
      <w:szCs w:val="24"/>
      <w:lang w:eastAsia="it-IT"/>
    </w:rPr>
  </w:style>
  <w:style w:type="paragraph" w:customStyle="1" w:styleId="Tabletitle2">
    <w:name w:val="Table_title2"/>
    <w:basedOn w:val="Normale"/>
    <w:rsid w:val="005F18C4"/>
    <w:pPr>
      <w:widowControl w:val="0"/>
      <w:adjustRightInd w:val="0"/>
      <w:spacing w:after="0" w:line="0" w:lineRule="atLeast"/>
      <w:textAlignment w:val="baseline"/>
    </w:pPr>
    <w:rPr>
      <w:rFonts w:ascii="Times New Roman" w:eastAsia="Times New Roman" w:hAnsi="Times New Roman" w:cs="Times New Roman"/>
      <w:b/>
      <w:sz w:val="20"/>
      <w:szCs w:val="24"/>
      <w:lang w:eastAsia="it-IT"/>
    </w:rPr>
  </w:style>
  <w:style w:type="character" w:customStyle="1" w:styleId="Tabletitle1Carattere">
    <w:name w:val="Table_title1 Carattere"/>
    <w:basedOn w:val="Carpredefinitoparagrafo"/>
    <w:rsid w:val="005F18C4"/>
    <w:rPr>
      <w:b/>
      <w:bCs/>
      <w:sz w:val="22"/>
      <w:szCs w:val="24"/>
      <w:lang w:val="it-IT" w:eastAsia="it-IT" w:bidi="ar-SA"/>
    </w:rPr>
  </w:style>
  <w:style w:type="paragraph" w:customStyle="1" w:styleId="Autori">
    <w:name w:val="Autori"/>
    <w:basedOn w:val="Normale"/>
    <w:rsid w:val="005F18C4"/>
    <w:pPr>
      <w:widowControl w:val="0"/>
      <w:adjustRightInd w:val="0"/>
      <w:spacing w:after="0" w:line="240" w:lineRule="auto"/>
      <w:textAlignment w:val="baseline"/>
    </w:pPr>
    <w:rPr>
      <w:rFonts w:ascii="Times New Roman" w:eastAsia="Times New Roman" w:hAnsi="Times New Roman" w:cs="Times New Roman"/>
      <w:b/>
      <w:i/>
      <w:szCs w:val="24"/>
      <w:lang w:val="en-GB" w:eastAsia="it-IT"/>
    </w:rPr>
  </w:style>
  <w:style w:type="paragraph" w:customStyle="1" w:styleId="Priama-paginadata">
    <w:name w:val="Priama-pagina_data"/>
    <w:basedOn w:val="Normale"/>
    <w:next w:val="Normale"/>
    <w:rsid w:val="005F18C4"/>
    <w:pPr>
      <w:widowControl w:val="0"/>
      <w:adjustRightInd w:val="0"/>
      <w:spacing w:before="120" w:after="120" w:line="240" w:lineRule="atLeast"/>
      <w:ind w:firstLine="170"/>
      <w:jc w:val="center"/>
      <w:textAlignment w:val="baseline"/>
    </w:pPr>
    <w:rPr>
      <w:rFonts w:ascii="Times New Roman" w:eastAsia="Times New Roman" w:hAnsi="Times New Roman" w:cs="Times New Roman"/>
      <w:szCs w:val="20"/>
      <w:lang w:val="en-GB" w:eastAsia="ru-RU"/>
    </w:rPr>
  </w:style>
  <w:style w:type="paragraph" w:customStyle="1" w:styleId="PrimapaginaFoot1">
    <w:name w:val="Prima _pagina_Foot_1"/>
    <w:basedOn w:val="Normale"/>
    <w:rsid w:val="005F18C4"/>
    <w:pPr>
      <w:widowControl w:val="0"/>
      <w:pBdr>
        <w:top w:val="single" w:sz="12" w:space="1" w:color="auto"/>
        <w:bottom w:val="single" w:sz="12" w:space="1" w:color="auto"/>
      </w:pBdr>
      <w:adjustRightInd w:val="0"/>
      <w:spacing w:after="0" w:line="240" w:lineRule="auto"/>
      <w:jc w:val="center"/>
      <w:textAlignment w:val="baseline"/>
    </w:pPr>
    <w:rPr>
      <w:rFonts w:ascii="Times New Roman" w:eastAsia="Times New Roman" w:hAnsi="Times New Roman" w:cs="Times New Roman"/>
      <w:i/>
      <w:iCs/>
      <w:sz w:val="20"/>
      <w:szCs w:val="20"/>
      <w:lang w:val="en-GB" w:eastAsia="it-IT"/>
    </w:rPr>
  </w:style>
  <w:style w:type="paragraph" w:customStyle="1" w:styleId="Primapaginafoot2">
    <w:name w:val="Prima_pagina_foot_2"/>
    <w:basedOn w:val="Normale"/>
    <w:rsid w:val="005F18C4"/>
    <w:pPr>
      <w:widowControl w:val="0"/>
      <w:pBdr>
        <w:top w:val="single" w:sz="12" w:space="1" w:color="auto"/>
        <w:bottom w:val="single" w:sz="12" w:space="1" w:color="auto"/>
      </w:pBdr>
      <w:adjustRightInd w:val="0"/>
      <w:spacing w:after="0" w:line="240" w:lineRule="auto"/>
      <w:jc w:val="center"/>
      <w:textAlignment w:val="baseline"/>
    </w:pPr>
    <w:rPr>
      <w:rFonts w:ascii="Times New Roman" w:eastAsia="Times New Roman" w:hAnsi="Times New Roman" w:cs="Times New Roman"/>
      <w:sz w:val="20"/>
      <w:szCs w:val="20"/>
      <w:lang w:val="en-GB" w:eastAsia="it-IT"/>
    </w:rPr>
  </w:style>
  <w:style w:type="paragraph" w:customStyle="1" w:styleId="Primapaginaintestazione">
    <w:name w:val="Prima_pagina_intestazione"/>
    <w:basedOn w:val="Normale"/>
    <w:rsid w:val="005F18C4"/>
    <w:pPr>
      <w:widowControl w:val="0"/>
      <w:adjustRightInd w:val="0"/>
      <w:spacing w:after="0" w:line="240" w:lineRule="auto"/>
      <w:jc w:val="center"/>
      <w:textAlignment w:val="baseline"/>
    </w:pPr>
    <w:rPr>
      <w:rFonts w:ascii="Times New Roman" w:eastAsia="Times New Roman" w:hAnsi="Times New Roman" w:cs="Times New Roman"/>
      <w:b/>
      <w:caps/>
      <w:sz w:val="28"/>
      <w:szCs w:val="28"/>
      <w:lang w:eastAsia="it-IT"/>
    </w:rPr>
  </w:style>
  <w:style w:type="paragraph" w:customStyle="1" w:styleId="Abbreviations">
    <w:name w:val="Abbreviations"/>
    <w:basedOn w:val="Normale"/>
    <w:rsid w:val="005F18C4"/>
    <w:pPr>
      <w:spacing w:after="0" w:line="240" w:lineRule="auto"/>
      <w:ind w:left="1701" w:hanging="1701"/>
    </w:pPr>
    <w:rPr>
      <w:rFonts w:ascii="Times New Roman" w:eastAsia="Times New Roman" w:hAnsi="Times New Roman" w:cs="Times New Roman"/>
      <w:sz w:val="24"/>
      <w:szCs w:val="20"/>
      <w:lang w:val="en-GB"/>
    </w:rPr>
  </w:style>
  <w:style w:type="paragraph" w:customStyle="1" w:styleId="Tabletitle2centrato">
    <w:name w:val="Table_title2_centrato"/>
    <w:basedOn w:val="Tabletitle2"/>
    <w:rsid w:val="005F18C4"/>
    <w:pPr>
      <w:jc w:val="center"/>
    </w:pPr>
    <w:rPr>
      <w:sz w:val="18"/>
    </w:rPr>
  </w:style>
  <w:style w:type="table" w:customStyle="1" w:styleId="Grigliatabella3">
    <w:name w:val="Griglia tabella3"/>
    <w:basedOn w:val="Tabellanormale"/>
    <w:next w:val="Grigliatabella"/>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erence">
    <w:name w:val="Reference"/>
    <w:rsid w:val="005F18C4"/>
    <w:rPr>
      <w:b/>
      <w:i/>
    </w:rPr>
  </w:style>
  <w:style w:type="character" w:customStyle="1" w:styleId="hit">
    <w:name w:val="hit"/>
    <w:basedOn w:val="Carpredefinitoparagrafo"/>
    <w:rsid w:val="005F18C4"/>
  </w:style>
  <w:style w:type="paragraph" w:styleId="Indice1">
    <w:name w:val="index 1"/>
    <w:basedOn w:val="Normale"/>
    <w:next w:val="Normale"/>
    <w:autoRedefine/>
    <w:rsid w:val="005F18C4"/>
    <w:pPr>
      <w:spacing w:after="0" w:line="240" w:lineRule="auto"/>
      <w:ind w:left="240" w:hanging="240"/>
    </w:pPr>
    <w:rPr>
      <w:rFonts w:ascii="Times New Roman" w:eastAsia="Times New Roman" w:hAnsi="Times New Roman" w:cs="Times New Roman"/>
      <w:sz w:val="24"/>
      <w:szCs w:val="24"/>
      <w:lang w:val="en-GB"/>
    </w:rPr>
  </w:style>
  <w:style w:type="paragraph" w:customStyle="1" w:styleId="Ref-Titolo">
    <w:name w:val="Ref-Titolo"/>
    <w:basedOn w:val="Ref-Autori"/>
    <w:next w:val="Ref-Data"/>
    <w:rsid w:val="005F18C4"/>
    <w:pPr>
      <w:numPr>
        <w:numId w:val="0"/>
      </w:numPr>
      <w:ind w:left="709"/>
    </w:pPr>
    <w:rPr>
      <w:i/>
      <w:color w:val="auto"/>
    </w:rPr>
  </w:style>
  <w:style w:type="paragraph" w:customStyle="1" w:styleId="Ref-Data">
    <w:name w:val="Ref-Data"/>
    <w:basedOn w:val="Ref-Autori"/>
    <w:next w:val="Ref-Autori"/>
    <w:rsid w:val="005F18C4"/>
    <w:pPr>
      <w:numPr>
        <w:numId w:val="0"/>
      </w:numPr>
      <w:spacing w:after="240"/>
      <w:ind w:left="709"/>
    </w:pPr>
    <w:rPr>
      <w:b/>
      <w:color w:val="auto"/>
    </w:rPr>
  </w:style>
  <w:style w:type="character" w:customStyle="1" w:styleId="bf">
    <w:name w:val="bf"/>
    <w:basedOn w:val="Carpredefinitoparagrafo"/>
    <w:rsid w:val="005F18C4"/>
  </w:style>
  <w:style w:type="paragraph" w:styleId="Sommario4">
    <w:name w:val="toc 4"/>
    <w:basedOn w:val="Normale"/>
    <w:next w:val="Normale"/>
    <w:autoRedefine/>
    <w:rsid w:val="005F18C4"/>
    <w:pPr>
      <w:overflowPunct w:val="0"/>
      <w:autoSpaceDE w:val="0"/>
      <w:autoSpaceDN w:val="0"/>
      <w:adjustRightInd w:val="0"/>
      <w:spacing w:after="0" w:line="240" w:lineRule="auto"/>
      <w:ind w:left="480"/>
      <w:textAlignment w:val="baseline"/>
    </w:pPr>
    <w:rPr>
      <w:rFonts w:eastAsia="Times New Roman" w:cs="Times New Roman"/>
      <w:sz w:val="20"/>
      <w:szCs w:val="20"/>
      <w:lang w:val="en-GB" w:eastAsia="it-IT"/>
    </w:rPr>
  </w:style>
  <w:style w:type="paragraph" w:styleId="Sommario6">
    <w:name w:val="toc 6"/>
    <w:basedOn w:val="Normale"/>
    <w:next w:val="Normale"/>
    <w:autoRedefine/>
    <w:uiPriority w:val="39"/>
    <w:rsid w:val="005F18C4"/>
    <w:pPr>
      <w:overflowPunct w:val="0"/>
      <w:autoSpaceDE w:val="0"/>
      <w:autoSpaceDN w:val="0"/>
      <w:adjustRightInd w:val="0"/>
      <w:spacing w:after="0" w:line="240" w:lineRule="auto"/>
      <w:ind w:left="960"/>
      <w:textAlignment w:val="baseline"/>
    </w:pPr>
    <w:rPr>
      <w:rFonts w:eastAsia="Times New Roman" w:cs="Times New Roman"/>
      <w:sz w:val="20"/>
      <w:szCs w:val="20"/>
      <w:lang w:val="en-GB" w:eastAsia="it-IT"/>
    </w:rPr>
  </w:style>
  <w:style w:type="character" w:styleId="Collegamentovisitato">
    <w:name w:val="FollowedHyperlink"/>
    <w:basedOn w:val="Carpredefinitoparagrafo"/>
    <w:uiPriority w:val="99"/>
    <w:rsid w:val="005F18C4"/>
    <w:rPr>
      <w:color w:val="800080"/>
      <w:u w:val="single"/>
    </w:rPr>
  </w:style>
  <w:style w:type="character" w:styleId="Rimandonotaapidipagina">
    <w:name w:val="footnote reference"/>
    <w:basedOn w:val="Carpredefinitoparagrafo"/>
    <w:semiHidden/>
    <w:rsid w:val="005F18C4"/>
    <w:rPr>
      <w:vertAlign w:val="superscript"/>
    </w:rPr>
  </w:style>
  <w:style w:type="paragraph" w:customStyle="1" w:styleId="Z-Canevas-Txt-Normal11">
    <w:name w:val="Z-Canevas-Txt-Normal11"/>
    <w:uiPriority w:val="99"/>
    <w:rsid w:val="005F18C4"/>
    <w:pPr>
      <w:spacing w:after="0" w:line="240" w:lineRule="auto"/>
      <w:jc w:val="both"/>
    </w:pPr>
    <w:rPr>
      <w:rFonts w:ascii="Times New Roman" w:eastAsia="Times New Roman" w:hAnsi="Times New Roman" w:cs="Times New Roman"/>
      <w:i/>
      <w:sz w:val="20"/>
      <w:szCs w:val="20"/>
      <w:lang w:val="fr-FR"/>
    </w:rPr>
  </w:style>
  <w:style w:type="character" w:customStyle="1" w:styleId="spelle">
    <w:name w:val="spelle"/>
    <w:basedOn w:val="Carpredefinitoparagrafo"/>
    <w:rsid w:val="005F18C4"/>
  </w:style>
  <w:style w:type="paragraph" w:styleId="Puntoelenco">
    <w:name w:val="List Bullet"/>
    <w:basedOn w:val="Normale"/>
    <w:link w:val="PuntoelencoCarattere1"/>
    <w:unhideWhenUsed/>
    <w:rsid w:val="005F18C4"/>
    <w:pPr>
      <w:numPr>
        <w:numId w:val="15"/>
      </w:numPr>
      <w:tabs>
        <w:tab w:val="clear" w:pos="360"/>
      </w:tabs>
      <w:spacing w:after="120"/>
      <w:ind w:left="0" w:firstLine="0"/>
      <w:contextualSpacing/>
    </w:pPr>
    <w:rPr>
      <w:rFonts w:ascii="Times New Roman" w:eastAsia="Calibri" w:hAnsi="Times New Roman" w:cs="Times New Roman"/>
      <w:sz w:val="24"/>
      <w:lang w:val="en-GB"/>
    </w:rPr>
  </w:style>
  <w:style w:type="paragraph" w:customStyle="1" w:styleId="tABELLe">
    <w:name w:val="tABELLe"/>
    <w:basedOn w:val="Normale"/>
    <w:link w:val="tABELLeCarattere"/>
    <w:rsid w:val="005F18C4"/>
    <w:pPr>
      <w:spacing w:before="120" w:after="360" w:line="240" w:lineRule="auto"/>
      <w:jc w:val="center"/>
    </w:pPr>
    <w:rPr>
      <w:rFonts w:ascii="Times New Roman" w:eastAsia="Times New Roman" w:hAnsi="Times New Roman" w:cs="Times New Roman"/>
      <w:sz w:val="24"/>
      <w:szCs w:val="20"/>
      <w:lang w:val="en-GB" w:eastAsia="it-IT"/>
    </w:rPr>
  </w:style>
  <w:style w:type="character" w:customStyle="1" w:styleId="tABELLeCarattere">
    <w:name w:val="tABELLe Carattere"/>
    <w:basedOn w:val="Carpredefinitoparagrafo"/>
    <w:link w:val="tABELLe"/>
    <w:rsid w:val="005F18C4"/>
    <w:rPr>
      <w:rFonts w:ascii="Times New Roman" w:eastAsia="Times New Roman" w:hAnsi="Times New Roman" w:cs="Times New Roman"/>
      <w:sz w:val="24"/>
      <w:szCs w:val="20"/>
      <w:lang w:val="en-GB" w:eastAsia="it-IT"/>
    </w:rPr>
  </w:style>
  <w:style w:type="paragraph" w:styleId="Nessunaspaziatura">
    <w:name w:val="No Spacing"/>
    <w:link w:val="NessunaspaziaturaCarattere"/>
    <w:uiPriority w:val="1"/>
    <w:qFormat/>
    <w:rsid w:val="005F18C4"/>
    <w:pPr>
      <w:spacing w:after="0" w:line="240" w:lineRule="auto"/>
      <w:jc w:val="both"/>
    </w:pPr>
    <w:rPr>
      <w:rFonts w:ascii="Times New Roman" w:eastAsia="Calibri" w:hAnsi="Times New Roman" w:cs="Times New Roman"/>
      <w:sz w:val="24"/>
      <w:lang w:val="en-US"/>
    </w:rPr>
  </w:style>
  <w:style w:type="character" w:customStyle="1" w:styleId="NessunaspaziaturaCarattere">
    <w:name w:val="Nessuna spaziatura Carattere"/>
    <w:basedOn w:val="Carpredefinitoparagrafo"/>
    <w:link w:val="Nessunaspaziatura"/>
    <w:uiPriority w:val="1"/>
    <w:rsid w:val="005F18C4"/>
    <w:rPr>
      <w:rFonts w:ascii="Times New Roman" w:eastAsia="Calibri" w:hAnsi="Times New Roman" w:cs="Times New Roman"/>
      <w:sz w:val="24"/>
      <w:lang w:val="en-US"/>
    </w:rPr>
  </w:style>
  <w:style w:type="paragraph" w:customStyle="1" w:styleId="Titolo1nonumerazione">
    <w:name w:val="Titolo 1 (no numerazione)"/>
    <w:basedOn w:val="Normale"/>
    <w:next w:val="Normale"/>
    <w:qFormat/>
    <w:rsid w:val="005F18C4"/>
    <w:pPr>
      <w:spacing w:before="240" w:after="480"/>
    </w:pPr>
    <w:rPr>
      <w:rFonts w:ascii="Times New Roman" w:eastAsia="Calibri" w:hAnsi="Times New Roman" w:cs="Times New Roman"/>
      <w:b/>
      <w:smallCaps/>
      <w:sz w:val="32"/>
      <w:lang w:val="en-GB"/>
    </w:rPr>
  </w:style>
  <w:style w:type="paragraph" w:customStyle="1" w:styleId="References">
    <w:name w:val="References"/>
    <w:basedOn w:val="Normale"/>
    <w:link w:val="ReferencesCarattere"/>
    <w:qFormat/>
    <w:rsid w:val="005F18C4"/>
    <w:pPr>
      <w:tabs>
        <w:tab w:val="left" w:pos="851"/>
      </w:tabs>
      <w:spacing w:before="120" w:after="120"/>
    </w:pPr>
    <w:rPr>
      <w:rFonts w:ascii="Times New Roman" w:eastAsia="Calibri" w:hAnsi="Times New Roman" w:cs="Times New Roman"/>
      <w:i/>
      <w:sz w:val="24"/>
      <w:lang w:val="en-GB"/>
    </w:rPr>
  </w:style>
  <w:style w:type="character" w:styleId="Enfasigrassetto">
    <w:name w:val="Strong"/>
    <w:basedOn w:val="Carpredefinitoparagrafo"/>
    <w:uiPriority w:val="22"/>
    <w:qFormat/>
    <w:rsid w:val="005F18C4"/>
    <w:rPr>
      <w:b/>
      <w:bCs/>
    </w:rPr>
  </w:style>
  <w:style w:type="character" w:styleId="Enfasidelicata">
    <w:name w:val="Subtle Emphasis"/>
    <w:basedOn w:val="Carpredefinitoparagrafo"/>
    <w:qFormat/>
    <w:rsid w:val="005F18C4"/>
    <w:rPr>
      <w:i/>
      <w:iCs/>
      <w:color w:val="808080"/>
      <w:sz w:val="20"/>
    </w:rPr>
  </w:style>
  <w:style w:type="paragraph" w:customStyle="1" w:styleId="Sommario">
    <w:name w:val="Sommario"/>
    <w:basedOn w:val="Normale"/>
    <w:qFormat/>
    <w:rsid w:val="005F18C4"/>
    <w:rPr>
      <w:rFonts w:ascii="Times New Roman" w:eastAsia="Calibri" w:hAnsi="Times New Roman" w:cs="Times New Roman"/>
      <w:i/>
      <w:sz w:val="24"/>
      <w:lang w:val="en-GB"/>
    </w:rPr>
  </w:style>
  <w:style w:type="paragraph" w:styleId="Bibliografia">
    <w:name w:val="Bibliography"/>
    <w:basedOn w:val="Normale"/>
    <w:next w:val="Normale"/>
    <w:unhideWhenUsed/>
    <w:rsid w:val="005F18C4"/>
    <w:rPr>
      <w:rFonts w:ascii="Times New Roman" w:eastAsia="Calibri" w:hAnsi="Times New Roman" w:cs="Times New Roman"/>
      <w:sz w:val="24"/>
      <w:lang w:val="en-GB"/>
    </w:rPr>
  </w:style>
  <w:style w:type="paragraph" w:customStyle="1" w:styleId="ReferenceCarattere">
    <w:name w:val="Reference Carattere"/>
    <w:basedOn w:val="Normale"/>
    <w:link w:val="ReferenceCarattereCarattere"/>
    <w:rsid w:val="005F18C4"/>
    <w:pPr>
      <w:tabs>
        <w:tab w:val="num" w:pos="360"/>
      </w:tabs>
      <w:spacing w:after="240" w:line="240" w:lineRule="auto"/>
      <w:ind w:left="357" w:hanging="357"/>
    </w:pPr>
    <w:rPr>
      <w:rFonts w:ascii="Times New Roman" w:eastAsia="Times New Roman" w:hAnsi="Times New Roman" w:cs="Times New Roman"/>
      <w:sz w:val="24"/>
      <w:szCs w:val="20"/>
      <w:lang w:val="en-GB"/>
    </w:rPr>
  </w:style>
  <w:style w:type="character" w:customStyle="1" w:styleId="ReferenceCarattereCarattere">
    <w:name w:val="Reference Carattere Carattere"/>
    <w:basedOn w:val="Carpredefinitoparagrafo"/>
    <w:link w:val="ReferenceCarattere"/>
    <w:rsid w:val="005F18C4"/>
    <w:rPr>
      <w:rFonts w:ascii="Times New Roman" w:eastAsia="Times New Roman" w:hAnsi="Times New Roman" w:cs="Times New Roman"/>
      <w:sz w:val="24"/>
      <w:szCs w:val="20"/>
      <w:lang w:val="en-GB"/>
    </w:rPr>
  </w:style>
  <w:style w:type="numbering" w:customStyle="1" w:styleId="Stile1">
    <w:name w:val="Stile1"/>
    <w:rsid w:val="005F18C4"/>
    <w:pPr>
      <w:numPr>
        <w:numId w:val="16"/>
      </w:numPr>
    </w:pPr>
  </w:style>
  <w:style w:type="paragraph" w:customStyle="1" w:styleId="figur">
    <w:name w:val="figur"/>
    <w:basedOn w:val="Normale"/>
    <w:link w:val="figurCarattere1"/>
    <w:rsid w:val="005F18C4"/>
    <w:pPr>
      <w:spacing w:after="0" w:line="240" w:lineRule="auto"/>
      <w:jc w:val="center"/>
    </w:pPr>
    <w:rPr>
      <w:rFonts w:ascii="Times New Roman" w:eastAsia="Times New Roman" w:hAnsi="Times New Roman" w:cs="Times New Roman"/>
      <w:iCs/>
      <w:sz w:val="24"/>
      <w:szCs w:val="24"/>
      <w:lang w:val="en-GB" w:eastAsia="it-IT"/>
    </w:rPr>
  </w:style>
  <w:style w:type="character" w:customStyle="1" w:styleId="figurCarattere1">
    <w:name w:val="figur Carattere1"/>
    <w:basedOn w:val="Carpredefinitoparagrafo"/>
    <w:link w:val="figur"/>
    <w:rsid w:val="005F18C4"/>
    <w:rPr>
      <w:rFonts w:ascii="Times New Roman" w:eastAsia="Times New Roman" w:hAnsi="Times New Roman" w:cs="Times New Roman"/>
      <w:iCs/>
      <w:sz w:val="24"/>
      <w:szCs w:val="24"/>
      <w:lang w:val="en-GB" w:eastAsia="it-IT"/>
    </w:rPr>
  </w:style>
  <w:style w:type="character" w:customStyle="1" w:styleId="figurCarattereCarattere">
    <w:name w:val="figur Carattere Carattere"/>
    <w:basedOn w:val="Carpredefinitoparagrafo"/>
    <w:link w:val="figurCarattere"/>
    <w:rsid w:val="005F18C4"/>
    <w:rPr>
      <w:iCs/>
      <w:sz w:val="24"/>
      <w:szCs w:val="24"/>
      <w:lang w:val="en-GB"/>
    </w:rPr>
  </w:style>
  <w:style w:type="paragraph" w:customStyle="1" w:styleId="figurCarattere">
    <w:name w:val="figur Carattere"/>
    <w:basedOn w:val="Normale"/>
    <w:next w:val="Normale"/>
    <w:link w:val="figurCarattereCarattere"/>
    <w:rsid w:val="005F18C4"/>
    <w:pPr>
      <w:spacing w:after="0" w:line="240" w:lineRule="auto"/>
      <w:jc w:val="center"/>
    </w:pPr>
    <w:rPr>
      <w:iCs/>
      <w:sz w:val="24"/>
      <w:szCs w:val="24"/>
      <w:lang w:val="en-GB"/>
    </w:rPr>
  </w:style>
  <w:style w:type="character" w:customStyle="1" w:styleId="subscript">
    <w:name w:val="subscript"/>
    <w:basedOn w:val="Carpredefinitoparagrafo"/>
    <w:rsid w:val="005F18C4"/>
  </w:style>
  <w:style w:type="paragraph" w:customStyle="1" w:styleId="tabelleCarattere0">
    <w:name w:val="tabelle Carattere"/>
    <w:basedOn w:val="Didascalia"/>
    <w:link w:val="tabelleCarattereCarattere"/>
    <w:rsid w:val="005F18C4"/>
    <w:pPr>
      <w:keepNext w:val="0"/>
      <w:tabs>
        <w:tab w:val="center" w:pos="4820"/>
        <w:tab w:val="right" w:pos="9639"/>
      </w:tabs>
      <w:overflowPunct/>
      <w:autoSpaceDE/>
      <w:autoSpaceDN/>
      <w:adjustRightInd/>
      <w:spacing w:after="0"/>
      <w:textAlignment w:val="auto"/>
    </w:pPr>
    <w:rPr>
      <w:b w:val="0"/>
      <w:i w:val="0"/>
      <w:color w:val="000000"/>
      <w:sz w:val="24"/>
      <w:szCs w:val="24"/>
      <w:lang w:val="en-US"/>
    </w:rPr>
  </w:style>
  <w:style w:type="character" w:customStyle="1" w:styleId="tabelleCarattereCarattere">
    <w:name w:val="tabelle Carattere Carattere"/>
    <w:basedOn w:val="Carpredefinitoparagrafo"/>
    <w:link w:val="tabelleCarattere0"/>
    <w:rsid w:val="005F18C4"/>
    <w:rPr>
      <w:rFonts w:ascii="Times New Roman" w:eastAsia="Times New Roman" w:hAnsi="Times New Roman" w:cs="Times New Roman"/>
      <w:bCs/>
      <w:color w:val="000000"/>
      <w:sz w:val="24"/>
      <w:szCs w:val="24"/>
      <w:lang w:val="en-US" w:eastAsia="it-IT"/>
    </w:rPr>
  </w:style>
  <w:style w:type="paragraph" w:styleId="Sommario5">
    <w:name w:val="toc 5"/>
    <w:basedOn w:val="Normale"/>
    <w:next w:val="Normale"/>
    <w:autoRedefine/>
    <w:uiPriority w:val="39"/>
    <w:unhideWhenUsed/>
    <w:rsid w:val="005F18C4"/>
    <w:pPr>
      <w:overflowPunct w:val="0"/>
      <w:autoSpaceDE w:val="0"/>
      <w:autoSpaceDN w:val="0"/>
      <w:adjustRightInd w:val="0"/>
      <w:spacing w:after="0" w:line="240" w:lineRule="auto"/>
      <w:ind w:left="720"/>
      <w:textAlignment w:val="baseline"/>
    </w:pPr>
    <w:rPr>
      <w:rFonts w:eastAsia="Times New Roman" w:cs="Times New Roman"/>
      <w:sz w:val="20"/>
      <w:szCs w:val="20"/>
      <w:lang w:val="en-GB" w:eastAsia="it-IT"/>
    </w:rPr>
  </w:style>
  <w:style w:type="paragraph" w:styleId="Sommario7">
    <w:name w:val="toc 7"/>
    <w:basedOn w:val="Normale"/>
    <w:next w:val="Normale"/>
    <w:autoRedefine/>
    <w:uiPriority w:val="39"/>
    <w:unhideWhenUsed/>
    <w:rsid w:val="005F18C4"/>
    <w:pPr>
      <w:overflowPunct w:val="0"/>
      <w:autoSpaceDE w:val="0"/>
      <w:autoSpaceDN w:val="0"/>
      <w:adjustRightInd w:val="0"/>
      <w:spacing w:after="0" w:line="240" w:lineRule="auto"/>
      <w:ind w:left="1200"/>
      <w:textAlignment w:val="baseline"/>
    </w:pPr>
    <w:rPr>
      <w:rFonts w:eastAsia="Times New Roman" w:cs="Times New Roman"/>
      <w:sz w:val="20"/>
      <w:szCs w:val="20"/>
      <w:lang w:val="en-GB" w:eastAsia="it-IT"/>
    </w:rPr>
  </w:style>
  <w:style w:type="paragraph" w:styleId="Sommario8">
    <w:name w:val="toc 8"/>
    <w:basedOn w:val="Normale"/>
    <w:next w:val="Normale"/>
    <w:autoRedefine/>
    <w:uiPriority w:val="39"/>
    <w:unhideWhenUsed/>
    <w:rsid w:val="005F18C4"/>
    <w:pPr>
      <w:overflowPunct w:val="0"/>
      <w:autoSpaceDE w:val="0"/>
      <w:autoSpaceDN w:val="0"/>
      <w:adjustRightInd w:val="0"/>
      <w:spacing w:after="0" w:line="240" w:lineRule="auto"/>
      <w:ind w:left="1440"/>
      <w:textAlignment w:val="baseline"/>
    </w:pPr>
    <w:rPr>
      <w:rFonts w:eastAsia="Times New Roman" w:cs="Times New Roman"/>
      <w:sz w:val="20"/>
      <w:szCs w:val="20"/>
      <w:lang w:val="en-GB" w:eastAsia="it-IT"/>
    </w:rPr>
  </w:style>
  <w:style w:type="paragraph" w:styleId="Sommario9">
    <w:name w:val="toc 9"/>
    <w:basedOn w:val="Normale"/>
    <w:next w:val="Normale"/>
    <w:autoRedefine/>
    <w:uiPriority w:val="39"/>
    <w:unhideWhenUsed/>
    <w:rsid w:val="005F18C4"/>
    <w:pPr>
      <w:overflowPunct w:val="0"/>
      <w:autoSpaceDE w:val="0"/>
      <w:autoSpaceDN w:val="0"/>
      <w:adjustRightInd w:val="0"/>
      <w:spacing w:after="0" w:line="240" w:lineRule="auto"/>
      <w:ind w:left="1680"/>
      <w:textAlignment w:val="baseline"/>
    </w:pPr>
    <w:rPr>
      <w:rFonts w:eastAsia="Times New Roman" w:cs="Times New Roman"/>
      <w:sz w:val="20"/>
      <w:szCs w:val="20"/>
      <w:lang w:val="en-GB" w:eastAsia="it-IT"/>
    </w:rPr>
  </w:style>
  <w:style w:type="paragraph" w:customStyle="1" w:styleId="Listofcontents">
    <w:name w:val="List of contents"/>
    <w:basedOn w:val="Normale"/>
    <w:next w:val="Normale"/>
    <w:qFormat/>
    <w:rsid w:val="005F18C4"/>
    <w:pPr>
      <w:jc w:val="center"/>
    </w:pPr>
    <w:rPr>
      <w:rFonts w:ascii="Times New Roman" w:eastAsia="Calibri" w:hAnsi="Times New Roman" w:cs="Times New Roman"/>
      <w:b/>
      <w:smallCaps/>
      <w:sz w:val="40"/>
      <w:lang w:val="en-GB"/>
    </w:rPr>
  </w:style>
  <w:style w:type="character" w:styleId="Enfasicorsivo">
    <w:name w:val="Emphasis"/>
    <w:basedOn w:val="Carpredefinitoparagrafo"/>
    <w:qFormat/>
    <w:rsid w:val="005F18C4"/>
    <w:rPr>
      <w:iCs/>
      <w:u w:val="single"/>
    </w:rPr>
  </w:style>
  <w:style w:type="paragraph" w:styleId="Corpotesto">
    <w:name w:val="Body Text"/>
    <w:basedOn w:val="Normale"/>
    <w:link w:val="CorpotestoCarattere"/>
    <w:rsid w:val="005F18C4"/>
    <w:pPr>
      <w:tabs>
        <w:tab w:val="right" w:pos="8640"/>
      </w:tabs>
      <w:spacing w:after="280" w:line="360" w:lineRule="auto"/>
    </w:pPr>
    <w:rPr>
      <w:rFonts w:ascii="Times New Roman" w:eastAsia="Times New Roman" w:hAnsi="Times New Roman" w:cs="Times New Roman"/>
      <w:spacing w:val="-2"/>
      <w:sz w:val="24"/>
      <w:szCs w:val="20"/>
      <w:lang w:val="en-GB"/>
    </w:rPr>
  </w:style>
  <w:style w:type="character" w:customStyle="1" w:styleId="CorpotestoCarattere">
    <w:name w:val="Corpo testo Carattere"/>
    <w:basedOn w:val="Carpredefinitoparagrafo"/>
    <w:link w:val="Corpotesto"/>
    <w:rsid w:val="005F18C4"/>
    <w:rPr>
      <w:rFonts w:ascii="Times New Roman" w:eastAsia="Times New Roman" w:hAnsi="Times New Roman" w:cs="Times New Roman"/>
      <w:spacing w:val="-2"/>
      <w:sz w:val="24"/>
      <w:szCs w:val="20"/>
      <w:lang w:val="en-GB"/>
    </w:rPr>
  </w:style>
  <w:style w:type="paragraph" w:styleId="Corpodeltesto2">
    <w:name w:val="Body Text 2"/>
    <w:basedOn w:val="Normale"/>
    <w:link w:val="Corpodeltesto2Carattere"/>
    <w:rsid w:val="005F18C4"/>
    <w:pPr>
      <w:tabs>
        <w:tab w:val="right" w:pos="8640"/>
      </w:tabs>
      <w:spacing w:after="120" w:line="480" w:lineRule="auto"/>
    </w:pPr>
    <w:rPr>
      <w:rFonts w:ascii="Garamond" w:eastAsia="Times New Roman" w:hAnsi="Garamond" w:cs="Times New Roman"/>
      <w:spacing w:val="-2"/>
      <w:sz w:val="24"/>
      <w:szCs w:val="20"/>
      <w:lang w:val="en-GB"/>
    </w:rPr>
  </w:style>
  <w:style w:type="character" w:customStyle="1" w:styleId="Corpodeltesto2Carattere">
    <w:name w:val="Corpo del testo 2 Carattere"/>
    <w:basedOn w:val="Carpredefinitoparagrafo"/>
    <w:link w:val="Corpodeltesto2"/>
    <w:rsid w:val="005F18C4"/>
    <w:rPr>
      <w:rFonts w:ascii="Garamond" w:eastAsia="Times New Roman" w:hAnsi="Garamond" w:cs="Times New Roman"/>
      <w:spacing w:val="-2"/>
      <w:sz w:val="24"/>
      <w:szCs w:val="20"/>
      <w:lang w:val="en-GB"/>
    </w:rPr>
  </w:style>
  <w:style w:type="paragraph" w:customStyle="1" w:styleId="Titolo4Nonnumerato">
    <w:name w:val="Titolo 4 (Non numerato"/>
    <w:basedOn w:val="Normale"/>
    <w:next w:val="Normale"/>
    <w:qFormat/>
    <w:rsid w:val="005F18C4"/>
    <w:pPr>
      <w:spacing w:before="240" w:after="0"/>
    </w:pPr>
    <w:rPr>
      <w:rFonts w:ascii="Times New Roman" w:eastAsia="Calibri" w:hAnsi="Times New Roman" w:cs="Times New Roman"/>
      <w:b/>
      <w:sz w:val="24"/>
      <w:lang w:val="en-GB"/>
    </w:rPr>
  </w:style>
  <w:style w:type="paragraph" w:customStyle="1" w:styleId="Appendix1">
    <w:name w:val="Appendix 1"/>
    <w:basedOn w:val="Titolo1"/>
    <w:next w:val="Normale"/>
    <w:link w:val="Appendix1Carattere"/>
    <w:qFormat/>
    <w:rsid w:val="005F18C4"/>
    <w:pPr>
      <w:numPr>
        <w:numId w:val="19"/>
      </w:numPr>
      <w:spacing w:before="240" w:after="60"/>
    </w:pPr>
    <w:rPr>
      <w:rFonts w:asciiTheme="minorHAnsi" w:eastAsia="Times New Roman" w:hAnsiTheme="minorHAnsi" w:cs="Times New Roman"/>
      <w:b/>
      <w:bCs/>
      <w:smallCaps/>
      <w:vanish/>
      <w:color w:val="000000"/>
      <w:sz w:val="32"/>
      <w:szCs w:val="32"/>
      <w:lang w:val="en-GB" w:eastAsia="it-IT"/>
    </w:rPr>
  </w:style>
  <w:style w:type="paragraph" w:customStyle="1" w:styleId="Appendix2b">
    <w:name w:val="Appendix 2b"/>
    <w:basedOn w:val="Normale"/>
    <w:next w:val="Normale"/>
    <w:qFormat/>
    <w:rsid w:val="005F18C4"/>
    <w:pPr>
      <w:numPr>
        <w:ilvl w:val="1"/>
        <w:numId w:val="19"/>
      </w:numPr>
      <w:spacing w:after="60"/>
      <w:ind w:left="0" w:firstLine="0"/>
    </w:pPr>
    <w:rPr>
      <w:rFonts w:ascii="Times New Roman" w:eastAsia="Calibri" w:hAnsi="Times New Roman" w:cs="Times New Roman"/>
      <w:b/>
      <w:sz w:val="28"/>
      <w:lang w:val="en-GB"/>
    </w:rPr>
  </w:style>
  <w:style w:type="paragraph" w:customStyle="1" w:styleId="Appendix3b">
    <w:name w:val="Appendix 3b"/>
    <w:basedOn w:val="Normale"/>
    <w:next w:val="Normale"/>
    <w:qFormat/>
    <w:rsid w:val="005F18C4"/>
    <w:pPr>
      <w:numPr>
        <w:ilvl w:val="2"/>
        <w:numId w:val="19"/>
      </w:numPr>
      <w:tabs>
        <w:tab w:val="left" w:pos="1701"/>
      </w:tabs>
      <w:ind w:left="0" w:firstLine="0"/>
    </w:pPr>
    <w:rPr>
      <w:rFonts w:ascii="Times New Roman" w:eastAsia="Calibri" w:hAnsi="Times New Roman" w:cs="Times New Roman"/>
      <w:b/>
      <w:i/>
      <w:sz w:val="24"/>
      <w:lang w:val="en-GB"/>
    </w:rPr>
  </w:style>
  <w:style w:type="character" w:customStyle="1" w:styleId="ParagrafoelencoCarattere">
    <w:name w:val="Paragrafo elenco Carattere"/>
    <w:basedOn w:val="Carpredefinitoparagrafo"/>
    <w:link w:val="Paragrafoelenco"/>
    <w:uiPriority w:val="34"/>
    <w:rsid w:val="005F18C4"/>
  </w:style>
  <w:style w:type="character" w:customStyle="1" w:styleId="Appendix1Carattere">
    <w:name w:val="Appendix 1 Carattere"/>
    <w:basedOn w:val="ParagrafoelencoCarattere"/>
    <w:link w:val="Appendix1"/>
    <w:rsid w:val="005F18C4"/>
    <w:rPr>
      <w:rFonts w:eastAsia="Times New Roman" w:cs="Times New Roman"/>
      <w:b/>
      <w:bCs/>
      <w:smallCaps/>
      <w:vanish/>
      <w:color w:val="000000"/>
      <w:sz w:val="32"/>
      <w:szCs w:val="32"/>
      <w:lang w:val="en-GB" w:eastAsia="it-IT"/>
    </w:rPr>
  </w:style>
  <w:style w:type="paragraph" w:customStyle="1" w:styleId="Appendix2c">
    <w:name w:val="Appendix 2c"/>
    <w:basedOn w:val="Normale"/>
    <w:next w:val="Normale"/>
    <w:qFormat/>
    <w:rsid w:val="005F18C4"/>
    <w:pPr>
      <w:numPr>
        <w:ilvl w:val="1"/>
        <w:numId w:val="18"/>
      </w:numPr>
      <w:ind w:left="0" w:firstLine="0"/>
    </w:pPr>
    <w:rPr>
      <w:rFonts w:ascii="Times New Roman" w:eastAsia="Calibri" w:hAnsi="Times New Roman" w:cs="Times New Roman"/>
      <w:b/>
      <w:sz w:val="28"/>
      <w:lang w:val="en-GB"/>
    </w:rPr>
  </w:style>
  <w:style w:type="paragraph" w:customStyle="1" w:styleId="Appendix3c">
    <w:name w:val="Appendix 3c"/>
    <w:basedOn w:val="Appendix3b"/>
    <w:qFormat/>
    <w:rsid w:val="005F18C4"/>
    <w:pPr>
      <w:numPr>
        <w:numId w:val="17"/>
      </w:numPr>
      <w:ind w:left="0" w:firstLine="0"/>
    </w:pPr>
  </w:style>
  <w:style w:type="paragraph" w:customStyle="1" w:styleId="figure0">
    <w:name w:val="figure"/>
    <w:basedOn w:val="Normale"/>
    <w:rsid w:val="005F18C4"/>
    <w:pPr>
      <w:spacing w:after="0" w:line="240" w:lineRule="auto"/>
    </w:pPr>
    <w:rPr>
      <w:rFonts w:ascii="Times New Roman" w:eastAsia="Times New Roman" w:hAnsi="Times New Roman" w:cs="Times New Roman"/>
      <w:i/>
      <w:sz w:val="24"/>
      <w:szCs w:val="24"/>
      <w:lang w:val="en-GB" w:eastAsia="it-IT"/>
    </w:rPr>
  </w:style>
  <w:style w:type="paragraph" w:styleId="Mappadocumento">
    <w:name w:val="Document Map"/>
    <w:basedOn w:val="Normale"/>
    <w:link w:val="MappadocumentoCarattere"/>
    <w:semiHidden/>
    <w:rsid w:val="005F18C4"/>
    <w:pPr>
      <w:shd w:val="clear" w:color="auto" w:fill="000080"/>
      <w:spacing w:after="0" w:line="240" w:lineRule="auto"/>
    </w:pPr>
    <w:rPr>
      <w:rFonts w:ascii="Tahoma" w:eastAsia="Times New Roman" w:hAnsi="Tahoma" w:cs="Tahoma"/>
      <w:sz w:val="20"/>
      <w:szCs w:val="20"/>
      <w:lang w:val="en-GB" w:eastAsia="it-IT"/>
    </w:rPr>
  </w:style>
  <w:style w:type="character" w:customStyle="1" w:styleId="MappadocumentoCarattere">
    <w:name w:val="Mappa documento Carattere"/>
    <w:basedOn w:val="Carpredefinitoparagrafo"/>
    <w:link w:val="Mappadocumento"/>
    <w:semiHidden/>
    <w:rsid w:val="005F18C4"/>
    <w:rPr>
      <w:rFonts w:ascii="Tahoma" w:eastAsia="Times New Roman" w:hAnsi="Tahoma" w:cs="Tahoma"/>
      <w:sz w:val="20"/>
      <w:szCs w:val="20"/>
      <w:shd w:val="clear" w:color="auto" w:fill="000080"/>
      <w:lang w:val="en-GB" w:eastAsia="it-IT"/>
    </w:rPr>
  </w:style>
  <w:style w:type="paragraph" w:customStyle="1" w:styleId="StyleFirstline02cm">
    <w:name w:val="Style First line:  0.2 cm"/>
    <w:basedOn w:val="Normale"/>
    <w:rsid w:val="005F18C4"/>
    <w:pPr>
      <w:spacing w:after="0" w:line="240" w:lineRule="auto"/>
      <w:ind w:firstLine="708"/>
    </w:pPr>
    <w:rPr>
      <w:rFonts w:ascii="Times New Roman" w:eastAsia="Times New Roman" w:hAnsi="Times New Roman" w:cs="Times New Roman"/>
      <w:sz w:val="24"/>
      <w:szCs w:val="20"/>
      <w:lang w:val="en-GB" w:eastAsia="it-IT"/>
    </w:rPr>
  </w:style>
  <w:style w:type="character" w:customStyle="1" w:styleId="PuntoelencoCarattere1">
    <w:name w:val="Punto elenco Carattere1"/>
    <w:basedOn w:val="Carpredefinitoparagrafo"/>
    <w:link w:val="Puntoelenco"/>
    <w:rsid w:val="005F18C4"/>
    <w:rPr>
      <w:rFonts w:ascii="Times New Roman" w:eastAsia="Calibri" w:hAnsi="Times New Roman" w:cs="Times New Roman"/>
      <w:sz w:val="24"/>
      <w:lang w:val="en-GB"/>
    </w:rPr>
  </w:style>
  <w:style w:type="character" w:customStyle="1" w:styleId="PuntoelencoCarattere">
    <w:name w:val="Punto elenco Carattere"/>
    <w:basedOn w:val="Carpredefinitoparagrafo"/>
    <w:rsid w:val="005F18C4"/>
    <w:rPr>
      <w:rFonts w:eastAsia="Calibri"/>
      <w:sz w:val="24"/>
      <w:szCs w:val="22"/>
      <w:lang w:val="en-US" w:eastAsia="en-US" w:bidi="ar-SA"/>
    </w:rPr>
  </w:style>
  <w:style w:type="paragraph" w:customStyle="1" w:styleId="Stile10ptGrassettoCentrato">
    <w:name w:val="Stile 10 pt Grassetto Centrato"/>
    <w:basedOn w:val="Normale"/>
    <w:rsid w:val="005F18C4"/>
    <w:pPr>
      <w:spacing w:before="60" w:after="60" w:line="480" w:lineRule="auto"/>
      <w:jc w:val="center"/>
    </w:pPr>
    <w:rPr>
      <w:rFonts w:ascii="Times New Roman" w:eastAsia="Times New Roman" w:hAnsi="Times New Roman" w:cs="Times New Roman"/>
      <w:b/>
      <w:bCs/>
      <w:sz w:val="20"/>
      <w:szCs w:val="20"/>
      <w:lang w:val="en-GB" w:eastAsia="it-IT"/>
    </w:rPr>
  </w:style>
  <w:style w:type="character" w:customStyle="1" w:styleId="FigurecaptionCarattereCarattere">
    <w:name w:val="Figure_caption Carattere Carattere"/>
    <w:aliases w:val="Table_caption Carattere Carattere1,Figure_caption Carattere Carattere Carattere Carattere Carattere,Table_caption Carattere1,Название объекта Знак Carattere"/>
    <w:basedOn w:val="Carpredefinitoparagrafo"/>
    <w:rsid w:val="005F18C4"/>
    <w:rPr>
      <w:bCs/>
      <w:i/>
      <w:color w:val="000000"/>
      <w:sz w:val="24"/>
      <w:szCs w:val="24"/>
      <w:lang w:val="en-US"/>
    </w:rPr>
  </w:style>
  <w:style w:type="character" w:customStyle="1" w:styleId="StileGrassettoCorsivo">
    <w:name w:val="Stile Grassetto Corsivo"/>
    <w:basedOn w:val="Carpredefinitoparagrafo"/>
    <w:rsid w:val="005F18C4"/>
    <w:rPr>
      <w:bCs/>
      <w:i/>
      <w:iCs/>
    </w:rPr>
  </w:style>
  <w:style w:type="paragraph" w:customStyle="1" w:styleId="StileCentratoprima6ptDopo6pt">
    <w:name w:val="Stile Centrato prima 6 pt Dopo:  6 pt"/>
    <w:basedOn w:val="Normale"/>
    <w:rsid w:val="005F18C4"/>
    <w:pPr>
      <w:spacing w:before="120" w:after="120" w:line="240" w:lineRule="auto"/>
      <w:jc w:val="center"/>
    </w:pPr>
    <w:rPr>
      <w:rFonts w:ascii="Times New Roman" w:eastAsia="Times New Roman" w:hAnsi="Times New Roman" w:cs="Times New Roman"/>
      <w:i/>
      <w:sz w:val="24"/>
      <w:szCs w:val="20"/>
      <w:lang w:val="en-GB"/>
    </w:rPr>
  </w:style>
  <w:style w:type="paragraph" w:customStyle="1" w:styleId="StileCentrato">
    <w:name w:val="Stile Centrato"/>
    <w:basedOn w:val="Normale"/>
    <w:rsid w:val="005F18C4"/>
    <w:pPr>
      <w:spacing w:after="0" w:line="240" w:lineRule="auto"/>
      <w:jc w:val="center"/>
    </w:pPr>
    <w:rPr>
      <w:rFonts w:ascii="Times New Roman" w:eastAsia="Times New Roman" w:hAnsi="Times New Roman" w:cs="Times New Roman"/>
      <w:sz w:val="24"/>
      <w:szCs w:val="20"/>
      <w:lang w:val="en-GB"/>
    </w:rPr>
  </w:style>
  <w:style w:type="numbering" w:customStyle="1" w:styleId="Nessunelenco11">
    <w:name w:val="Nessun elenco11"/>
    <w:next w:val="Nessunelenco"/>
    <w:uiPriority w:val="99"/>
    <w:semiHidden/>
    <w:unhideWhenUsed/>
    <w:rsid w:val="005F18C4"/>
  </w:style>
  <w:style w:type="table" w:styleId="Tabellaclassica1">
    <w:name w:val="Table Classic 1"/>
    <w:basedOn w:val="Tabellanormale"/>
    <w:rsid w:val="005F18C4"/>
    <w:pPr>
      <w:spacing w:after="0" w:line="240" w:lineRule="auto"/>
      <w:jc w:val="both"/>
    </w:pPr>
    <w:rPr>
      <w:rFonts w:ascii="Times New Roman" w:eastAsia="Times New Roman" w:hAnsi="Times New Roman" w:cs="Times New Roman"/>
      <w:sz w:val="20"/>
      <w:szCs w:val="20"/>
      <w:lang w:eastAsia="it-I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3">
    <w:name w:val="Table Classic 3"/>
    <w:basedOn w:val="Tabellanormale"/>
    <w:rsid w:val="005F18C4"/>
    <w:pPr>
      <w:spacing w:after="0" w:line="240" w:lineRule="auto"/>
      <w:jc w:val="both"/>
    </w:pPr>
    <w:rPr>
      <w:rFonts w:ascii="Times New Roman" w:eastAsia="Times New Roman" w:hAnsi="Times New Roman" w:cs="Times New Roman"/>
      <w:color w:val="000080"/>
      <w:sz w:val="20"/>
      <w:szCs w:val="20"/>
      <w:lang w:eastAsia="it-I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Grigliatabella80">
    <w:name w:val="Table Grid 8"/>
    <w:basedOn w:val="Tabellanormale"/>
    <w:rsid w:val="005F18C4"/>
    <w:pPr>
      <w:spacing w:after="0" w:line="240" w:lineRule="auto"/>
      <w:jc w:val="both"/>
    </w:pPr>
    <w:rPr>
      <w:rFonts w:ascii="Times New Roman" w:eastAsia="Times New Roman" w:hAnsi="Times New Roman" w:cs="Times New Roman"/>
      <w:sz w:val="20"/>
      <w:szCs w:val="20"/>
      <w:lang w:eastAsia="it-I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Stile2">
    <w:name w:val="Stile2"/>
    <w:basedOn w:val="Grigliatabella80"/>
    <w:uiPriority w:val="99"/>
    <w:qFormat/>
    <w:rsid w:val="005F18C4"/>
    <w:rPr>
      <w:color w:val="000000"/>
      <w:sz w:val="28"/>
    </w:rPr>
    <w:tblPr/>
    <w:tblStylePr w:type="firstRow">
      <w:rPr>
        <w:rFonts w:ascii="Times New Roman" w:hAnsi="Times New Roman"/>
        <w:b w:val="0"/>
        <w:bCs/>
        <w:color w:val="FFFFFF"/>
        <w:sz w:val="28"/>
      </w:rPr>
      <w:tblPr/>
      <w:tcPr>
        <w:tcBorders>
          <w:tl2br w:val="none" w:sz="0" w:space="0" w:color="auto"/>
          <w:tr2bl w:val="none" w:sz="0" w:space="0" w:color="auto"/>
        </w:tcBorders>
        <w:shd w:val="clear" w:color="auto" w:fill="C6D9F1"/>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Revisione">
    <w:name w:val="Revision"/>
    <w:hidden/>
    <w:uiPriority w:val="99"/>
    <w:semiHidden/>
    <w:rsid w:val="005F18C4"/>
    <w:pPr>
      <w:spacing w:after="0" w:line="240" w:lineRule="auto"/>
    </w:pPr>
    <w:rPr>
      <w:rFonts w:ascii="Times New Roman" w:eastAsia="Times New Roman" w:hAnsi="Times New Roman" w:cs="Times New Roman"/>
      <w:sz w:val="24"/>
      <w:szCs w:val="24"/>
      <w:lang w:val="en-GB"/>
    </w:rPr>
  </w:style>
  <w:style w:type="character" w:customStyle="1" w:styleId="apple-converted-space">
    <w:name w:val="apple-converted-space"/>
    <w:basedOn w:val="Carpredefinitoparagrafo"/>
    <w:rsid w:val="005F18C4"/>
  </w:style>
  <w:style w:type="paragraph" w:customStyle="1" w:styleId="Titolopaper">
    <w:name w:val="Titolo_paper"/>
    <w:basedOn w:val="Normale"/>
    <w:next w:val="Eventopaper"/>
    <w:rsid w:val="005F18C4"/>
    <w:pPr>
      <w:spacing w:after="0" w:line="240" w:lineRule="auto"/>
      <w:ind w:left="851"/>
    </w:pPr>
    <w:rPr>
      <w:rFonts w:ascii="Tahoma" w:eastAsia="Times New Roman" w:hAnsi="Tahoma" w:cs="Times New Roman"/>
      <w:i/>
      <w:color w:val="0000FF"/>
      <w:sz w:val="24"/>
      <w:szCs w:val="24"/>
      <w:lang w:val="en-US"/>
    </w:rPr>
  </w:style>
  <w:style w:type="paragraph" w:customStyle="1" w:styleId="Eventopaper">
    <w:name w:val="Evento_paper"/>
    <w:basedOn w:val="Normale"/>
    <w:next w:val="Normale"/>
    <w:rsid w:val="005F18C4"/>
    <w:pPr>
      <w:spacing w:after="120" w:line="240" w:lineRule="auto"/>
      <w:ind w:left="851"/>
    </w:pPr>
    <w:rPr>
      <w:rFonts w:ascii="Times New Roman" w:eastAsia="Times New Roman" w:hAnsi="Times New Roman" w:cs="Times New Roman"/>
      <w:sz w:val="24"/>
      <w:szCs w:val="24"/>
      <w:lang w:val="en-GB"/>
    </w:rPr>
  </w:style>
  <w:style w:type="paragraph" w:customStyle="1" w:styleId="AutoripaperA">
    <w:name w:val="Autori_paper_A"/>
    <w:basedOn w:val="Normale"/>
    <w:next w:val="Titolopaper"/>
    <w:rsid w:val="005F18C4"/>
    <w:pPr>
      <w:numPr>
        <w:numId w:val="20"/>
      </w:numPr>
      <w:spacing w:after="0" w:line="240" w:lineRule="auto"/>
      <w:ind w:left="0" w:firstLine="0"/>
    </w:pPr>
    <w:rPr>
      <w:rFonts w:ascii="Times New Roman" w:eastAsia="Times New Roman" w:hAnsi="Times New Roman" w:cs="Times New Roman"/>
      <w:b/>
      <w:sz w:val="24"/>
      <w:szCs w:val="24"/>
      <w:lang w:val="en-GB"/>
    </w:rPr>
  </w:style>
  <w:style w:type="paragraph" w:customStyle="1" w:styleId="Style1">
    <w:name w:val="Style1"/>
    <w:basedOn w:val="Titolo1"/>
    <w:rsid w:val="005F18C4"/>
    <w:pPr>
      <w:keepLines w:val="0"/>
      <w:numPr>
        <w:numId w:val="0"/>
      </w:numPr>
      <w:tabs>
        <w:tab w:val="num" w:pos="360"/>
      </w:tabs>
      <w:spacing w:before="240" w:after="240" w:line="240" w:lineRule="auto"/>
    </w:pPr>
    <w:rPr>
      <w:rFonts w:ascii="Times New Roman" w:eastAsia="Times New Roman" w:hAnsi="Times New Roman" w:cs="Times New Roman"/>
      <w:b/>
      <w:bCs/>
      <w:color w:val="auto"/>
      <w:kern w:val="32"/>
      <w:sz w:val="24"/>
      <w:szCs w:val="24"/>
      <w:lang w:val="en-US" w:eastAsia="ru-RU"/>
    </w:rPr>
  </w:style>
  <w:style w:type="table" w:customStyle="1" w:styleId="Grigliatabella11">
    <w:name w:val="Griglia tabella1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1">
    <w:name w:val="Griglia tabella2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31">
    <w:name w:val="Griglia tabella3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4">
    <w:name w:val="Griglia tabella4"/>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5">
    <w:name w:val="Griglia tabella5"/>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2"/>
    <w:basedOn w:val="Normale"/>
    <w:next w:val="Corpotesto"/>
    <w:link w:val="CorpodeltestoCarattere"/>
    <w:rsid w:val="005F18C4"/>
    <w:pPr>
      <w:tabs>
        <w:tab w:val="right" w:pos="8640"/>
      </w:tabs>
      <w:spacing w:after="280" w:line="360" w:lineRule="auto"/>
    </w:pPr>
    <w:rPr>
      <w:rFonts w:ascii="Times New Roman" w:eastAsia="Times New Roman" w:hAnsi="Times New Roman" w:cs="Times New Roman"/>
      <w:spacing w:val="-2"/>
      <w:sz w:val="24"/>
      <w:szCs w:val="20"/>
      <w:lang w:val="en-US"/>
    </w:rPr>
  </w:style>
  <w:style w:type="character" w:customStyle="1" w:styleId="CorpodeltestoCarattere">
    <w:name w:val="Corpo del testo Carattere"/>
    <w:basedOn w:val="Carpredefinitoparagrafo"/>
    <w:link w:val="2"/>
    <w:rsid w:val="005F18C4"/>
    <w:rPr>
      <w:rFonts w:ascii="Times New Roman" w:eastAsia="Times New Roman" w:hAnsi="Times New Roman" w:cs="Times New Roman"/>
      <w:spacing w:val="-2"/>
      <w:sz w:val="24"/>
      <w:szCs w:val="20"/>
      <w:lang w:val="en-US"/>
    </w:rPr>
  </w:style>
  <w:style w:type="paragraph" w:customStyle="1" w:styleId="1">
    <w:name w:val="1"/>
    <w:basedOn w:val="Normale"/>
    <w:next w:val="Corpotesto"/>
    <w:rsid w:val="005F18C4"/>
    <w:pPr>
      <w:tabs>
        <w:tab w:val="right" w:pos="8640"/>
      </w:tabs>
      <w:spacing w:after="280" w:line="360" w:lineRule="auto"/>
    </w:pPr>
    <w:rPr>
      <w:rFonts w:ascii="Times New Roman" w:eastAsia="Times New Roman" w:hAnsi="Times New Roman" w:cs="Times New Roman"/>
      <w:spacing w:val="-2"/>
      <w:sz w:val="24"/>
      <w:szCs w:val="20"/>
      <w:lang w:val="en-US"/>
    </w:rPr>
  </w:style>
  <w:style w:type="paragraph" w:customStyle="1" w:styleId="NormalSP">
    <w:name w:val="NormalSP"/>
    <w:basedOn w:val="Normale"/>
    <w:rsid w:val="005F18C4"/>
    <w:pPr>
      <w:spacing w:after="0" w:line="240" w:lineRule="auto"/>
      <w:ind w:firstLine="720"/>
    </w:pPr>
    <w:rPr>
      <w:rFonts w:ascii="Times New Roman" w:eastAsia="Times New Roman" w:hAnsi="Times New Roman" w:cs="Times New Roman"/>
      <w:szCs w:val="20"/>
      <w:lang w:val="es-ES_tradnl" w:eastAsia="it-IT"/>
    </w:rPr>
  </w:style>
  <w:style w:type="paragraph" w:styleId="PreformattatoHTML">
    <w:name w:val="HTML Preformatted"/>
    <w:basedOn w:val="Normale"/>
    <w:link w:val="PreformattatoHTMLCarattere"/>
    <w:rsid w:val="005F18C4"/>
    <w:pPr>
      <w:spacing w:after="0" w:line="240" w:lineRule="auto"/>
    </w:pPr>
    <w:rPr>
      <w:rFonts w:ascii="Courier New" w:eastAsia="Times New Roman" w:hAnsi="Courier New" w:cs="Courier New"/>
      <w:sz w:val="20"/>
      <w:szCs w:val="20"/>
      <w:lang w:val="en-US"/>
    </w:rPr>
  </w:style>
  <w:style w:type="character" w:customStyle="1" w:styleId="PreformattatoHTMLCarattere">
    <w:name w:val="Preformattato HTML Carattere"/>
    <w:basedOn w:val="Carpredefinitoparagrafo"/>
    <w:link w:val="PreformattatoHTML"/>
    <w:rsid w:val="005F18C4"/>
    <w:rPr>
      <w:rFonts w:ascii="Courier New" w:eastAsia="Times New Roman" w:hAnsi="Courier New" w:cs="Courier New"/>
      <w:sz w:val="20"/>
      <w:szCs w:val="20"/>
      <w:lang w:val="en-US"/>
    </w:rPr>
  </w:style>
  <w:style w:type="character" w:customStyle="1" w:styleId="CarattereCarattere16">
    <w:name w:val="Carattere Carattere16"/>
    <w:basedOn w:val="Carpredefinitoparagrafo"/>
    <w:locked/>
    <w:rsid w:val="005F18C4"/>
    <w:rPr>
      <w:rFonts w:cs="Arial"/>
      <w:b/>
      <w:bCs/>
      <w:kern w:val="32"/>
      <w:sz w:val="36"/>
      <w:szCs w:val="32"/>
      <w:lang w:val="en-US" w:eastAsia="en-US" w:bidi="ar-SA"/>
    </w:rPr>
  </w:style>
  <w:style w:type="paragraph" w:customStyle="1" w:styleId="StyleItalicCenteredLinespacing15lines">
    <w:name w:val="Style Italic Centered Line spacing:  1.5 lines"/>
    <w:basedOn w:val="Normale"/>
    <w:autoRedefine/>
    <w:rsid w:val="005F18C4"/>
    <w:pPr>
      <w:spacing w:before="120" w:after="120" w:line="240" w:lineRule="auto"/>
      <w:jc w:val="center"/>
    </w:pPr>
    <w:rPr>
      <w:rFonts w:ascii="Times New Roman" w:eastAsia="Times New Roman" w:hAnsi="Times New Roman" w:cs="Times New Roman"/>
      <w:i/>
      <w:iCs/>
      <w:sz w:val="24"/>
      <w:szCs w:val="20"/>
      <w:lang w:val="en-US"/>
    </w:rPr>
  </w:style>
  <w:style w:type="paragraph" w:customStyle="1" w:styleId="Stile3">
    <w:name w:val="Stile3"/>
    <w:autoRedefine/>
    <w:rsid w:val="005F18C4"/>
    <w:pPr>
      <w:numPr>
        <w:numId w:val="21"/>
      </w:numPr>
      <w:tabs>
        <w:tab w:val="clear" w:pos="227"/>
        <w:tab w:val="left" w:pos="1134"/>
      </w:tabs>
      <w:spacing w:before="120" w:after="240" w:line="240" w:lineRule="auto"/>
      <w:ind w:left="0" w:firstLine="0"/>
      <w:jc w:val="both"/>
    </w:pPr>
    <w:rPr>
      <w:rFonts w:ascii="Times New Roman" w:eastAsia="Times New Roman" w:hAnsi="Times New Roman" w:cs="Times New Roman"/>
      <w:b/>
      <w:sz w:val="28"/>
      <w:szCs w:val="28"/>
      <w:lang w:val="en-GB" w:eastAsia="it-IT"/>
    </w:rPr>
  </w:style>
  <w:style w:type="paragraph" w:customStyle="1" w:styleId="Stile14ptGrassetto">
    <w:name w:val="Stile 14 pt Grassetto"/>
    <w:basedOn w:val="Normale"/>
    <w:link w:val="Stile14ptGrassettoCarattere"/>
    <w:rsid w:val="005F18C4"/>
    <w:pPr>
      <w:spacing w:before="120" w:after="240" w:line="240" w:lineRule="auto"/>
    </w:pPr>
    <w:rPr>
      <w:rFonts w:ascii="Times New Roman" w:eastAsia="Times New Roman" w:hAnsi="Times New Roman" w:cs="Times New Roman"/>
      <w:b/>
      <w:sz w:val="28"/>
      <w:szCs w:val="28"/>
      <w:lang w:val="en-US"/>
    </w:rPr>
  </w:style>
  <w:style w:type="character" w:customStyle="1" w:styleId="Stile14ptGrassettoCarattere">
    <w:name w:val="Stile 14 pt Grassetto Carattere"/>
    <w:basedOn w:val="Carpredefinitoparagrafo"/>
    <w:link w:val="Stile14ptGrassetto"/>
    <w:rsid w:val="005F18C4"/>
    <w:rPr>
      <w:rFonts w:ascii="Times New Roman" w:eastAsia="Times New Roman" w:hAnsi="Times New Roman" w:cs="Times New Roman"/>
      <w:b/>
      <w:sz w:val="28"/>
      <w:szCs w:val="28"/>
      <w:lang w:val="en-US"/>
    </w:rPr>
  </w:style>
  <w:style w:type="paragraph" w:customStyle="1" w:styleId="StileNessunaspaziatura10ptAllineatoasinistra">
    <w:name w:val="Stile Nessuna spaziatura + 10 pt Allineato a sinistra"/>
    <w:basedOn w:val="Nessunaspaziatura"/>
    <w:rsid w:val="005F18C4"/>
    <w:pPr>
      <w:jc w:val="left"/>
    </w:pPr>
    <w:rPr>
      <w:rFonts w:eastAsia="Times New Roman"/>
      <w:sz w:val="20"/>
      <w:szCs w:val="20"/>
    </w:rPr>
  </w:style>
  <w:style w:type="numbering" w:styleId="111111">
    <w:name w:val="Outline List 2"/>
    <w:basedOn w:val="Nessunelenco"/>
    <w:rsid w:val="005F18C4"/>
    <w:pPr>
      <w:numPr>
        <w:numId w:val="22"/>
      </w:numPr>
    </w:pPr>
  </w:style>
  <w:style w:type="paragraph" w:customStyle="1" w:styleId="Style2">
    <w:name w:val="Style2"/>
    <w:basedOn w:val="Didascalia"/>
    <w:rsid w:val="005F18C4"/>
    <w:pPr>
      <w:keepNext w:val="0"/>
      <w:widowControl w:val="0"/>
      <w:overflowPunct/>
      <w:autoSpaceDE/>
      <w:autoSpaceDN/>
      <w:spacing w:after="120"/>
      <w:jc w:val="left"/>
    </w:pPr>
    <w:rPr>
      <w:bCs w:val="0"/>
      <w:color w:val="000000"/>
      <w:sz w:val="24"/>
      <w:szCs w:val="24"/>
      <w:lang w:val="en-GB"/>
    </w:rPr>
  </w:style>
  <w:style w:type="paragraph" w:customStyle="1" w:styleId="StyleHeading1Before0cmFirstline0cm">
    <w:name w:val="Style Heading 1 + Before:  0 cm First line:  0 cm"/>
    <w:basedOn w:val="Titolo1"/>
    <w:rsid w:val="005F18C4"/>
    <w:pPr>
      <w:keepLines w:val="0"/>
      <w:numPr>
        <w:numId w:val="0"/>
      </w:numPr>
      <w:tabs>
        <w:tab w:val="num" w:pos="432"/>
      </w:tabs>
      <w:spacing w:before="240" w:after="360" w:line="240" w:lineRule="auto"/>
    </w:pPr>
    <w:rPr>
      <w:rFonts w:ascii="Times New Roman" w:eastAsia="Times New Roman" w:hAnsi="Times New Roman" w:cs="Arial"/>
      <w:b/>
      <w:bCs/>
      <w:color w:val="auto"/>
      <w:kern w:val="32"/>
      <w:sz w:val="36"/>
      <w:szCs w:val="32"/>
      <w:lang w:val="en-US"/>
    </w:rPr>
  </w:style>
  <w:style w:type="character" w:customStyle="1" w:styleId="hps">
    <w:name w:val="hps"/>
    <w:basedOn w:val="Carpredefinitoparagrafo"/>
    <w:rsid w:val="005F18C4"/>
  </w:style>
  <w:style w:type="character" w:customStyle="1" w:styleId="shorttext">
    <w:name w:val="short_text"/>
    <w:basedOn w:val="Carpredefinitoparagrafo"/>
    <w:rsid w:val="005F18C4"/>
  </w:style>
  <w:style w:type="character" w:customStyle="1" w:styleId="table-layout-articles">
    <w:name w:val="table-layout-articles"/>
    <w:basedOn w:val="Carpredefinitoparagrafo"/>
    <w:rsid w:val="005F18C4"/>
  </w:style>
  <w:style w:type="table" w:customStyle="1" w:styleId="Grigliatabella6">
    <w:name w:val="Griglia tabella6"/>
    <w:basedOn w:val="Tabellanormale"/>
    <w:next w:val="Grigliatabella"/>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ice2">
    <w:name w:val="index 2"/>
    <w:basedOn w:val="Normale"/>
    <w:next w:val="Normale"/>
    <w:autoRedefine/>
    <w:uiPriority w:val="99"/>
    <w:unhideWhenUsed/>
    <w:rsid w:val="005F18C4"/>
    <w:pPr>
      <w:spacing w:after="0"/>
      <w:ind w:left="476" w:hanging="238"/>
    </w:pPr>
    <w:rPr>
      <w:rFonts w:ascii="Times New Roman" w:hAnsi="Times New Roman"/>
      <w:sz w:val="24"/>
    </w:rPr>
  </w:style>
  <w:style w:type="paragraph" w:styleId="Indice3">
    <w:name w:val="index 3"/>
    <w:basedOn w:val="Normale"/>
    <w:next w:val="Normale"/>
    <w:autoRedefine/>
    <w:uiPriority w:val="99"/>
    <w:unhideWhenUsed/>
    <w:rsid w:val="005F18C4"/>
    <w:pPr>
      <w:spacing w:after="0"/>
      <w:ind w:left="720" w:hanging="240"/>
    </w:pPr>
    <w:rPr>
      <w:rFonts w:ascii="Times New Roman" w:hAnsi="Times New Roman"/>
      <w:sz w:val="24"/>
    </w:rPr>
  </w:style>
  <w:style w:type="paragraph" w:styleId="Titolosommario">
    <w:name w:val="TOC Heading"/>
    <w:basedOn w:val="Titolo1"/>
    <w:next w:val="Normale"/>
    <w:uiPriority w:val="39"/>
    <w:unhideWhenUsed/>
    <w:qFormat/>
    <w:rsid w:val="005F18C4"/>
    <w:pPr>
      <w:numPr>
        <w:numId w:val="0"/>
      </w:numPr>
      <w:spacing w:before="480" w:after="0"/>
      <w:outlineLvl w:val="9"/>
    </w:pPr>
    <w:rPr>
      <w:rFonts w:ascii="Times New Roman" w:hAnsi="Times New Roman"/>
      <w:b/>
      <w:bCs/>
      <w:smallCaps/>
      <w:color w:val="auto"/>
      <w:sz w:val="32"/>
      <w:szCs w:val="28"/>
    </w:rPr>
  </w:style>
  <w:style w:type="paragraph" w:customStyle="1" w:styleId="Titolo1no-num">
    <w:name w:val="Titolo 1_no-num"/>
    <w:basedOn w:val="Titolo1"/>
    <w:next w:val="Normale"/>
    <w:uiPriority w:val="99"/>
    <w:qFormat/>
    <w:rsid w:val="005F18C4"/>
    <w:pPr>
      <w:numPr>
        <w:numId w:val="0"/>
      </w:numPr>
      <w:spacing w:before="480" w:after="0"/>
    </w:pPr>
    <w:rPr>
      <w:rFonts w:ascii="Times New Roman" w:hAnsi="Times New Roman"/>
      <w:b/>
      <w:bCs/>
      <w:smallCaps/>
      <w:color w:val="auto"/>
      <w:sz w:val="32"/>
      <w:szCs w:val="28"/>
    </w:rPr>
  </w:style>
  <w:style w:type="paragraph" w:customStyle="1" w:styleId="Didascalia1">
    <w:name w:val="Didascalia1"/>
    <w:basedOn w:val="Normale"/>
    <w:next w:val="Normale"/>
    <w:uiPriority w:val="99"/>
    <w:rsid w:val="005F18C4"/>
    <w:pPr>
      <w:suppressAutoHyphens/>
      <w:spacing w:after="0"/>
    </w:pPr>
    <w:rPr>
      <w:rFonts w:ascii="Times New Roman" w:eastAsia="Calibri" w:hAnsi="Times New Roman" w:cs="Calibri"/>
      <w:bCs/>
      <w:sz w:val="20"/>
      <w:lang w:eastAsia="ar-SA"/>
    </w:rPr>
  </w:style>
  <w:style w:type="paragraph" w:customStyle="1" w:styleId="Didascalia2">
    <w:name w:val="Didascalia2"/>
    <w:basedOn w:val="Normale"/>
    <w:uiPriority w:val="99"/>
    <w:rsid w:val="005F18C4"/>
    <w:pPr>
      <w:suppressLineNumbers/>
      <w:suppressAutoHyphens/>
      <w:spacing w:before="120" w:after="0" w:line="360" w:lineRule="auto"/>
    </w:pPr>
    <w:rPr>
      <w:rFonts w:ascii="Times New Roman" w:eastAsia="Calibri" w:hAnsi="Times New Roman" w:cs="Calibri"/>
      <w:i/>
      <w:iCs/>
      <w:sz w:val="24"/>
      <w:szCs w:val="24"/>
      <w:lang w:eastAsia="ar-SA"/>
    </w:rPr>
  </w:style>
  <w:style w:type="paragraph" w:customStyle="1" w:styleId="StyleArial14ptBoldCentered">
    <w:name w:val="Style Arial 14 pt Bold Centered"/>
    <w:basedOn w:val="Normale"/>
    <w:uiPriority w:val="99"/>
    <w:rsid w:val="005F18C4"/>
    <w:pPr>
      <w:spacing w:after="0"/>
      <w:jc w:val="center"/>
    </w:pPr>
    <w:rPr>
      <w:rFonts w:ascii="Arial" w:hAnsi="Arial"/>
      <w:b/>
      <w:bCs/>
      <w:sz w:val="24"/>
    </w:rPr>
  </w:style>
  <w:style w:type="paragraph" w:customStyle="1" w:styleId="Titolosommario1">
    <w:name w:val="Titolo sommario1"/>
    <w:basedOn w:val="Titolo1"/>
    <w:next w:val="Normale"/>
    <w:uiPriority w:val="39"/>
    <w:semiHidden/>
    <w:rsid w:val="005F18C4"/>
    <w:pPr>
      <w:numPr>
        <w:numId w:val="0"/>
      </w:numPr>
      <w:spacing w:before="480" w:after="0"/>
      <w:outlineLvl w:val="9"/>
    </w:pPr>
    <w:rPr>
      <w:rFonts w:ascii="Cambria" w:hAnsi="Cambria"/>
      <w:b/>
      <w:bCs/>
      <w:smallCaps/>
      <w:color w:val="365F91"/>
      <w:sz w:val="32"/>
      <w:szCs w:val="28"/>
    </w:rPr>
  </w:style>
  <w:style w:type="character" w:customStyle="1" w:styleId="ReferencesCarattere">
    <w:name w:val="References Carattere"/>
    <w:link w:val="References"/>
    <w:locked/>
    <w:rsid w:val="005F18C4"/>
    <w:rPr>
      <w:rFonts w:ascii="Times New Roman" w:eastAsia="Calibri" w:hAnsi="Times New Roman" w:cs="Times New Roman"/>
      <w:i/>
      <w:sz w:val="24"/>
      <w:lang w:val="en-GB"/>
    </w:rPr>
  </w:style>
  <w:style w:type="paragraph" w:customStyle="1" w:styleId="Normalepuntato">
    <w:name w:val="Normale_puntato"/>
    <w:basedOn w:val="Normale"/>
    <w:uiPriority w:val="99"/>
    <w:rsid w:val="005F18C4"/>
    <w:pPr>
      <w:numPr>
        <w:numId w:val="23"/>
      </w:numPr>
      <w:tabs>
        <w:tab w:val="clear" w:pos="567"/>
      </w:tabs>
      <w:spacing w:after="0"/>
      <w:ind w:left="0" w:firstLine="0"/>
    </w:pPr>
    <w:rPr>
      <w:rFonts w:ascii="Times New Roman" w:hAnsi="Times New Roman"/>
      <w:sz w:val="24"/>
      <w:szCs w:val="24"/>
    </w:rPr>
  </w:style>
  <w:style w:type="character" w:customStyle="1" w:styleId="NormaleevidenteCarattere">
    <w:name w:val="Normale_evidente Carattere"/>
    <w:link w:val="Normaleevidente"/>
    <w:locked/>
    <w:rsid w:val="005F18C4"/>
    <w:rPr>
      <w:b/>
      <w:sz w:val="24"/>
      <w:szCs w:val="24"/>
    </w:rPr>
  </w:style>
  <w:style w:type="paragraph" w:customStyle="1" w:styleId="Normaleevidente">
    <w:name w:val="Normale_evidente"/>
    <w:basedOn w:val="Normale"/>
    <w:next w:val="Normale"/>
    <w:link w:val="NormaleevidenteCarattere"/>
    <w:rsid w:val="005F18C4"/>
    <w:pPr>
      <w:spacing w:after="0"/>
    </w:pPr>
    <w:rPr>
      <w:b/>
      <w:sz w:val="24"/>
      <w:szCs w:val="24"/>
    </w:rPr>
  </w:style>
  <w:style w:type="paragraph" w:customStyle="1" w:styleId="Indice">
    <w:name w:val="Indice"/>
    <w:basedOn w:val="Indicedellefigure"/>
    <w:uiPriority w:val="99"/>
    <w:qFormat/>
    <w:rsid w:val="005F18C4"/>
    <w:pPr>
      <w:tabs>
        <w:tab w:val="right" w:leader="dot" w:pos="9639"/>
      </w:tabs>
      <w:suppressAutoHyphens/>
      <w:spacing w:before="120" w:after="0"/>
    </w:pPr>
    <w:rPr>
      <w:rFonts w:eastAsia="Calibri" w:cs="Calibri"/>
      <w:noProof/>
      <w:vanish/>
      <w:szCs w:val="22"/>
      <w:lang w:val="it-IT" w:eastAsia="ar-SA"/>
    </w:rPr>
  </w:style>
  <w:style w:type="character" w:styleId="Titolodellibro">
    <w:name w:val="Book Title"/>
    <w:uiPriority w:val="33"/>
    <w:qFormat/>
    <w:rsid w:val="005F18C4"/>
    <w:rPr>
      <w:b/>
      <w:bCs/>
      <w:smallCaps/>
      <w:spacing w:val="5"/>
    </w:rPr>
  </w:style>
  <w:style w:type="table" w:customStyle="1" w:styleId="Grigliatabella9">
    <w:name w:val="Griglia tabella9"/>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10">
    <w:name w:val="Griglia tabella10"/>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61">
    <w:name w:val="Griglia tabella6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1">
    <w:name w:val="Griglia tabella8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e"/>
    <w:rsid w:val="005F18C4"/>
    <w:pPr>
      <w:pBdr>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6">
    <w:name w:val="xl66"/>
    <w:basedOn w:val="Normale"/>
    <w:rsid w:val="005F18C4"/>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67">
    <w:name w:val="xl67"/>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8">
    <w:name w:val="xl68"/>
    <w:basedOn w:val="Normale"/>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9">
    <w:name w:val="xl69"/>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0">
    <w:name w:val="xl70"/>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1">
    <w:name w:val="xl71"/>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2">
    <w:name w:val="xl72"/>
    <w:basedOn w:val="Normale"/>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3">
    <w:name w:val="xl73"/>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4">
    <w:name w:val="xl74"/>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5">
    <w:name w:val="xl75"/>
    <w:basedOn w:val="Normale"/>
    <w:rsid w:val="005F18C4"/>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6">
    <w:name w:val="xl76"/>
    <w:basedOn w:val="Normale"/>
    <w:rsid w:val="005F18C4"/>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7">
    <w:name w:val="xl77"/>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8">
    <w:name w:val="xl78"/>
    <w:basedOn w:val="Normale"/>
    <w:rsid w:val="005F18C4"/>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it-IT"/>
    </w:rPr>
  </w:style>
  <w:style w:type="paragraph" w:customStyle="1" w:styleId="xl79">
    <w:name w:val="xl79"/>
    <w:basedOn w:val="Normale"/>
    <w:rsid w:val="005F18C4"/>
    <w:pPr>
      <w:pBdr>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0">
    <w:name w:val="xl80"/>
    <w:basedOn w:val="Normale"/>
    <w:rsid w:val="005F18C4"/>
    <w:pPr>
      <w:pBdr>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1">
    <w:name w:val="xl81"/>
    <w:basedOn w:val="Normale"/>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2">
    <w:name w:val="xl82"/>
    <w:basedOn w:val="Normale"/>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3">
    <w:name w:val="xl83"/>
    <w:basedOn w:val="Normale"/>
    <w:rsid w:val="005F18C4"/>
    <w:pPr>
      <w:pBdr>
        <w:left w:val="single" w:sz="8"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4">
    <w:name w:val="xl84"/>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85">
    <w:name w:val="xl85"/>
    <w:basedOn w:val="Normale"/>
    <w:rsid w:val="005F18C4"/>
    <w:pPr>
      <w:pBdr>
        <w:left w:val="single" w:sz="8"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6">
    <w:name w:val="xl86"/>
    <w:basedOn w:val="Normale"/>
    <w:rsid w:val="005F18C4"/>
    <w:pPr>
      <w:pBdr>
        <w:top w:val="single" w:sz="4" w:space="0" w:color="auto"/>
        <w:left w:val="single" w:sz="8"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7">
    <w:name w:val="xl87"/>
    <w:basedOn w:val="Normale"/>
    <w:rsid w:val="005F18C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8">
    <w:name w:val="xl88"/>
    <w:basedOn w:val="Normale"/>
    <w:rsid w:val="005F18C4"/>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89">
    <w:name w:val="xl89"/>
    <w:basedOn w:val="Normale"/>
    <w:rsid w:val="005F18C4"/>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0">
    <w:name w:val="xl90"/>
    <w:basedOn w:val="Normale"/>
    <w:rsid w:val="005F18C4"/>
    <w:pPr>
      <w:pBdr>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1">
    <w:name w:val="xl91"/>
    <w:basedOn w:val="Normale"/>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2">
    <w:name w:val="xl92"/>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93">
    <w:name w:val="xl93"/>
    <w:basedOn w:val="Normale"/>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4">
    <w:name w:val="xl94"/>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5">
    <w:name w:val="xl95"/>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6">
    <w:name w:val="xl96"/>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7">
    <w:name w:val="xl97"/>
    <w:basedOn w:val="Normale"/>
    <w:rsid w:val="005F18C4"/>
    <w:pPr>
      <w:pBdr>
        <w:left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98">
    <w:name w:val="xl98"/>
    <w:basedOn w:val="Normale"/>
    <w:rsid w:val="005F18C4"/>
    <w:pPr>
      <w:pBdr>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9">
    <w:name w:val="xl99"/>
    <w:basedOn w:val="Normale"/>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0">
    <w:name w:val="xl100"/>
    <w:basedOn w:val="Normale"/>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1">
    <w:name w:val="xl101"/>
    <w:basedOn w:val="Normale"/>
    <w:rsid w:val="005F18C4"/>
    <w:pPr>
      <w:pBdr>
        <w:top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2">
    <w:name w:val="xl102"/>
    <w:basedOn w:val="Normale"/>
    <w:rsid w:val="005F18C4"/>
    <w:pPr>
      <w:pBdr>
        <w:top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3">
    <w:name w:val="xl103"/>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04">
    <w:name w:val="xl104"/>
    <w:basedOn w:val="Normale"/>
    <w:rsid w:val="005F18C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5">
    <w:name w:val="xl105"/>
    <w:basedOn w:val="Normale"/>
    <w:rsid w:val="005F18C4"/>
    <w:pPr>
      <w:pBdr>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6">
    <w:name w:val="xl106"/>
    <w:basedOn w:val="Normale"/>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7">
    <w:name w:val="xl107"/>
    <w:basedOn w:val="Normale"/>
    <w:rsid w:val="005F18C4"/>
    <w:pPr>
      <w:pBdr>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8">
    <w:name w:val="xl108"/>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09">
    <w:name w:val="xl109"/>
    <w:basedOn w:val="Normale"/>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10">
    <w:name w:val="xl110"/>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1">
    <w:name w:val="xl111"/>
    <w:basedOn w:val="Normale"/>
    <w:rsid w:val="005F18C4"/>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2">
    <w:name w:val="xl112"/>
    <w:basedOn w:val="Normale"/>
    <w:rsid w:val="005F18C4"/>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3">
    <w:name w:val="xl113"/>
    <w:basedOn w:val="Normale"/>
    <w:rsid w:val="005F18C4"/>
    <w:pPr>
      <w:pBdr>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4">
    <w:name w:val="xl114"/>
    <w:basedOn w:val="Normale"/>
    <w:rsid w:val="005F18C4"/>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5">
    <w:name w:val="xl115"/>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6">
    <w:name w:val="xl116"/>
    <w:basedOn w:val="Normale"/>
    <w:rsid w:val="005F18C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7">
    <w:name w:val="xl117"/>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8">
    <w:name w:val="xl118"/>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9">
    <w:name w:val="xl119"/>
    <w:basedOn w:val="Normale"/>
    <w:rsid w:val="005F18C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20">
    <w:name w:val="xl120"/>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styleId="Rientrocorpodeltesto3">
    <w:name w:val="Body Text Indent 3"/>
    <w:basedOn w:val="Normale"/>
    <w:link w:val="Rientrocorpodeltesto3Carattere"/>
    <w:uiPriority w:val="99"/>
    <w:unhideWhenUsed/>
    <w:rsid w:val="005F18C4"/>
    <w:pPr>
      <w:spacing w:after="120" w:line="240" w:lineRule="auto"/>
      <w:ind w:left="283"/>
    </w:pPr>
    <w:rPr>
      <w:rFonts w:ascii="Times New Roman" w:eastAsia="Times New Roman" w:hAnsi="Times New Roman" w:cs="Times New Roman"/>
      <w:sz w:val="16"/>
      <w:szCs w:val="16"/>
      <w:lang w:val="en-US"/>
    </w:rPr>
  </w:style>
  <w:style w:type="character" w:customStyle="1" w:styleId="Rientrocorpodeltesto3Carattere">
    <w:name w:val="Rientro corpo del testo 3 Carattere"/>
    <w:basedOn w:val="Carpredefinitoparagrafo"/>
    <w:link w:val="Rientrocorpodeltesto3"/>
    <w:uiPriority w:val="99"/>
    <w:rsid w:val="005F18C4"/>
    <w:rPr>
      <w:rFonts w:ascii="Times New Roman" w:eastAsia="Times New Roman" w:hAnsi="Times New Roman" w:cs="Times New Roman"/>
      <w:sz w:val="16"/>
      <w:szCs w:val="16"/>
      <w:lang w:val="en-US"/>
    </w:rPr>
  </w:style>
  <w:style w:type="paragraph" w:customStyle="1" w:styleId="Titolo2come">
    <w:name w:val="Titolo2_come"/>
    <w:basedOn w:val="Titolo2"/>
    <w:next w:val="Normale"/>
    <w:link w:val="Titolo2comeChar"/>
    <w:rsid w:val="005F18C4"/>
    <w:pPr>
      <w:keepLines w:val="0"/>
      <w:widowControl w:val="0"/>
      <w:numPr>
        <w:ilvl w:val="0"/>
        <w:numId w:val="0"/>
      </w:numPr>
      <w:adjustRightInd w:val="0"/>
      <w:spacing w:before="240" w:after="60" w:line="240" w:lineRule="auto"/>
      <w:textAlignment w:val="baseline"/>
    </w:pPr>
    <w:rPr>
      <w:rFonts w:ascii="Times New Roman" w:eastAsia="Times New Roman" w:hAnsi="Times New Roman" w:cs="Arial"/>
      <w:b/>
      <w:bCs/>
      <w:iCs/>
      <w:noProof/>
      <w:sz w:val="28"/>
      <w:szCs w:val="28"/>
      <w:lang w:val="en-GB"/>
    </w:rPr>
  </w:style>
  <w:style w:type="numbering" w:customStyle="1" w:styleId="StileNumerazioneautomatica">
    <w:name w:val="Stile Numerazione automatica"/>
    <w:basedOn w:val="Nessunelenco"/>
    <w:rsid w:val="005F18C4"/>
    <w:pPr>
      <w:numPr>
        <w:numId w:val="25"/>
      </w:numPr>
    </w:pPr>
  </w:style>
  <w:style w:type="character" w:customStyle="1" w:styleId="Titolo2comeChar">
    <w:name w:val="Titolo2_come Char"/>
    <w:basedOn w:val="Titolo2Carattere"/>
    <w:link w:val="Titolo2come"/>
    <w:rsid w:val="005F18C4"/>
    <w:rPr>
      <w:rFonts w:ascii="Times New Roman" w:eastAsia="Times New Roman" w:hAnsi="Times New Roman" w:cs="Arial"/>
      <w:b/>
      <w:bCs/>
      <w:iCs/>
      <w:noProof/>
      <w:color w:val="365F91" w:themeColor="accent1" w:themeShade="BF"/>
      <w:sz w:val="28"/>
      <w:szCs w:val="28"/>
      <w:lang w:val="en-GB"/>
    </w:rPr>
  </w:style>
  <w:style w:type="paragraph" w:customStyle="1" w:styleId="Titolo3come">
    <w:name w:val="Titolo 3_come"/>
    <w:basedOn w:val="Titolo3"/>
    <w:next w:val="Normale"/>
    <w:rsid w:val="005F18C4"/>
    <w:pPr>
      <w:keepLines w:val="0"/>
      <w:numPr>
        <w:ilvl w:val="0"/>
        <w:numId w:val="0"/>
      </w:numPr>
      <w:spacing w:before="240" w:after="60" w:line="240" w:lineRule="auto"/>
    </w:pPr>
    <w:rPr>
      <w:rFonts w:ascii="Times New Roman" w:eastAsia="Times New Roman" w:hAnsi="Times New Roman" w:cs="Arial"/>
      <w:b/>
      <w:bCs/>
      <w:color w:val="auto"/>
      <w:sz w:val="24"/>
      <w:szCs w:val="26"/>
      <w:lang w:val="en-US"/>
    </w:rPr>
  </w:style>
  <w:style w:type="numbering" w:customStyle="1" w:styleId="StilePuntato">
    <w:name w:val="Stile Puntato"/>
    <w:rsid w:val="005F18C4"/>
    <w:pPr>
      <w:numPr>
        <w:numId w:val="27"/>
      </w:numPr>
    </w:pPr>
  </w:style>
  <w:style w:type="paragraph" w:customStyle="1" w:styleId="TabellaAppendix">
    <w:name w:val="Tabella Appendix"/>
    <w:basedOn w:val="Tabella"/>
    <w:rsid w:val="005F18C4"/>
    <w:pPr>
      <w:spacing w:line="160" w:lineRule="atLeast"/>
    </w:pPr>
    <w:rPr>
      <w:sz w:val="16"/>
      <w:lang w:val="en-US"/>
    </w:rPr>
  </w:style>
  <w:style w:type="paragraph" w:customStyle="1" w:styleId="Evidenza">
    <w:name w:val="Evidenza"/>
    <w:basedOn w:val="Normale"/>
    <w:next w:val="Normale"/>
    <w:link w:val="EvidenzaCarattere1"/>
    <w:rsid w:val="005F18C4"/>
    <w:pPr>
      <w:widowControl w:val="0"/>
      <w:adjustRightInd w:val="0"/>
      <w:spacing w:after="0" w:line="240" w:lineRule="auto"/>
      <w:textAlignment w:val="baseline"/>
    </w:pPr>
    <w:rPr>
      <w:rFonts w:ascii="Times New Roman" w:eastAsia="Times New Roman" w:hAnsi="Times New Roman" w:cs="Times New Roman"/>
      <w:b/>
      <w:sz w:val="24"/>
      <w:szCs w:val="24"/>
      <w:lang w:val="en-US" w:eastAsia="it-IT"/>
    </w:rPr>
  </w:style>
  <w:style w:type="paragraph" w:customStyle="1" w:styleId="StileNumerato">
    <w:name w:val="Stile Numerato"/>
    <w:basedOn w:val="Normale"/>
    <w:link w:val="StileNumeratoCarattere"/>
    <w:rsid w:val="005F18C4"/>
    <w:pPr>
      <w:widowControl w:val="0"/>
      <w:numPr>
        <w:numId w:val="28"/>
      </w:numPr>
      <w:tabs>
        <w:tab w:val="clear" w:pos="737"/>
      </w:tabs>
      <w:adjustRightInd w:val="0"/>
      <w:spacing w:after="0" w:line="240" w:lineRule="auto"/>
      <w:ind w:left="0" w:firstLine="0"/>
      <w:textAlignment w:val="baseline"/>
    </w:pPr>
    <w:rPr>
      <w:rFonts w:ascii="Times New Roman" w:eastAsia="Times New Roman" w:hAnsi="Times New Roman" w:cs="Times New Roman"/>
      <w:sz w:val="24"/>
      <w:szCs w:val="24"/>
      <w:lang w:val="en-GB" w:eastAsia="it-IT"/>
    </w:rPr>
  </w:style>
  <w:style w:type="character" w:customStyle="1" w:styleId="EvidenzaCarattere">
    <w:name w:val="Evidenza Carattere"/>
    <w:basedOn w:val="Carpredefinitoparagrafo"/>
    <w:rsid w:val="005F18C4"/>
    <w:rPr>
      <w:b/>
      <w:szCs w:val="24"/>
      <w:lang w:val="en-US" w:eastAsia="it-IT" w:bidi="ar-SA"/>
    </w:rPr>
  </w:style>
  <w:style w:type="paragraph" w:customStyle="1" w:styleId="EvidenteCorsivo">
    <w:name w:val="Evidente_Corsivo"/>
    <w:basedOn w:val="Normale"/>
    <w:link w:val="EvidenteCorsivoCarattere"/>
    <w:rsid w:val="005F18C4"/>
    <w:pPr>
      <w:widowControl w:val="0"/>
      <w:adjustRightInd w:val="0"/>
      <w:spacing w:after="0" w:line="240" w:lineRule="auto"/>
      <w:textAlignment w:val="baseline"/>
    </w:pPr>
    <w:rPr>
      <w:rFonts w:ascii="Times New Roman" w:eastAsia="Times New Roman" w:hAnsi="Times New Roman" w:cs="Times New Roman"/>
      <w:i/>
      <w:iCs/>
      <w:sz w:val="24"/>
      <w:szCs w:val="20"/>
      <w:lang w:val="en-US" w:eastAsia="it-IT"/>
    </w:rPr>
  </w:style>
  <w:style w:type="paragraph" w:customStyle="1" w:styleId="StilePuntato2">
    <w:name w:val="Stile Puntato2"/>
    <w:basedOn w:val="Normale"/>
    <w:rsid w:val="005F18C4"/>
    <w:pPr>
      <w:numPr>
        <w:numId w:val="29"/>
      </w:numPr>
      <w:tabs>
        <w:tab w:val="clear" w:pos="1776"/>
        <w:tab w:val="num" w:pos="1276"/>
      </w:tabs>
      <w:spacing w:after="0" w:line="240" w:lineRule="auto"/>
      <w:ind w:left="0" w:right="851" w:firstLine="0"/>
    </w:pPr>
    <w:rPr>
      <w:rFonts w:ascii="Times New Roman" w:eastAsia="Times New Roman" w:hAnsi="Times New Roman" w:cs="Times New Roman"/>
      <w:sz w:val="24"/>
      <w:szCs w:val="24"/>
      <w:lang w:val="en-GB" w:eastAsia="it-IT"/>
    </w:rPr>
  </w:style>
  <w:style w:type="paragraph" w:styleId="Data">
    <w:name w:val="Date"/>
    <w:basedOn w:val="Normale"/>
    <w:next w:val="Normale"/>
    <w:link w:val="DataCarattere"/>
    <w:rsid w:val="005F18C4"/>
    <w:pPr>
      <w:widowControl w:val="0"/>
      <w:adjustRightInd w:val="0"/>
      <w:spacing w:after="0" w:line="240" w:lineRule="auto"/>
      <w:textAlignment w:val="baseline"/>
    </w:pPr>
    <w:rPr>
      <w:rFonts w:ascii="Times New Roman" w:eastAsia="Times New Roman" w:hAnsi="Times New Roman" w:cs="Times New Roman"/>
      <w:sz w:val="20"/>
      <w:szCs w:val="24"/>
      <w:lang w:val="en-US" w:eastAsia="it-IT"/>
    </w:rPr>
  </w:style>
  <w:style w:type="character" w:customStyle="1" w:styleId="DataCarattere">
    <w:name w:val="Data Carattere"/>
    <w:basedOn w:val="Carpredefinitoparagrafo"/>
    <w:link w:val="Data"/>
    <w:rsid w:val="005F18C4"/>
    <w:rPr>
      <w:rFonts w:ascii="Times New Roman" w:eastAsia="Times New Roman" w:hAnsi="Times New Roman" w:cs="Times New Roman"/>
      <w:sz w:val="20"/>
      <w:szCs w:val="24"/>
      <w:lang w:val="en-US" w:eastAsia="it-IT"/>
    </w:rPr>
  </w:style>
  <w:style w:type="paragraph" w:customStyle="1" w:styleId="xl41">
    <w:name w:val="xl41"/>
    <w:basedOn w:val="Normale"/>
    <w:rsid w:val="005F18C4"/>
    <w:pPr>
      <w:pBdr>
        <w:top w:val="single" w:sz="8" w:space="0" w:color="auto"/>
        <w:left w:val="single" w:sz="8" w:space="0" w:color="auto"/>
        <w:bottom w:val="single" w:sz="4" w:space="0" w:color="auto"/>
        <w:right w:val="single" w:sz="8" w:space="0" w:color="auto"/>
      </w:pBdr>
      <w:shd w:val="clear" w:color="auto" w:fill="FFFF00"/>
      <w:spacing w:before="100" w:beforeAutospacing="1" w:after="100" w:afterAutospacing="1" w:line="240" w:lineRule="auto"/>
    </w:pPr>
    <w:rPr>
      <w:rFonts w:ascii="Arial" w:eastAsia="Arial Unicode MS" w:hAnsi="Arial" w:cs="Arial"/>
      <w:b/>
      <w:bCs/>
      <w:sz w:val="24"/>
      <w:szCs w:val="24"/>
      <w:lang w:val="en-GB"/>
    </w:rPr>
  </w:style>
  <w:style w:type="paragraph" w:customStyle="1" w:styleId="Titolo0">
    <w:name w:val="Titolo_"/>
    <w:basedOn w:val="Normale"/>
    <w:rsid w:val="005F18C4"/>
    <w:pPr>
      <w:spacing w:after="0" w:line="240" w:lineRule="auto"/>
      <w:jc w:val="center"/>
    </w:pPr>
    <w:rPr>
      <w:rFonts w:ascii="Times New Roman" w:eastAsia="Times New Roman" w:hAnsi="Times New Roman" w:cs="Times New Roman"/>
      <w:b/>
      <w:sz w:val="36"/>
      <w:szCs w:val="24"/>
      <w:lang w:val="en-US"/>
    </w:rPr>
  </w:style>
  <w:style w:type="paragraph" w:customStyle="1" w:styleId="Stileprima6ptDopo6pt">
    <w:name w:val="Stile prima 6 pt Dopo:  6 pt"/>
    <w:basedOn w:val="Normale"/>
    <w:rsid w:val="005F18C4"/>
    <w:pPr>
      <w:spacing w:before="120" w:after="120" w:line="240" w:lineRule="auto"/>
    </w:pPr>
    <w:rPr>
      <w:rFonts w:ascii="Times New Roman" w:eastAsia="Times New Roman" w:hAnsi="Times New Roman" w:cs="Times New Roman"/>
      <w:sz w:val="24"/>
      <w:szCs w:val="20"/>
      <w:lang w:val="en-US"/>
    </w:rPr>
  </w:style>
  <w:style w:type="paragraph" w:customStyle="1" w:styleId="Titolo4come">
    <w:name w:val="Titolo 4_come"/>
    <w:basedOn w:val="Titolo4"/>
    <w:next w:val="Normale"/>
    <w:rsid w:val="005F18C4"/>
    <w:pPr>
      <w:keepLines w:val="0"/>
      <w:numPr>
        <w:ilvl w:val="0"/>
        <w:numId w:val="0"/>
      </w:numPr>
      <w:spacing w:before="240" w:after="60" w:line="240" w:lineRule="auto"/>
    </w:pPr>
    <w:rPr>
      <w:rFonts w:ascii="Times New Roman" w:eastAsia="Times New Roman" w:hAnsi="Times New Roman" w:cs="Times New Roman"/>
      <w:b/>
      <w:bCs/>
      <w:iCs w:val="0"/>
      <w:color w:val="auto"/>
      <w:sz w:val="24"/>
      <w:szCs w:val="28"/>
      <w:lang w:val="en-US" w:eastAsia="it-IT"/>
    </w:rPr>
  </w:style>
  <w:style w:type="character" w:customStyle="1" w:styleId="EvidenzaCarattere1">
    <w:name w:val="Evidenza Carattere1"/>
    <w:basedOn w:val="Carpredefinitoparagrafo"/>
    <w:link w:val="Evidenza"/>
    <w:rsid w:val="005F18C4"/>
    <w:rPr>
      <w:rFonts w:ascii="Times New Roman" w:eastAsia="Times New Roman" w:hAnsi="Times New Roman" w:cs="Times New Roman"/>
      <w:b/>
      <w:sz w:val="24"/>
      <w:szCs w:val="24"/>
      <w:lang w:val="en-US" w:eastAsia="it-IT"/>
    </w:rPr>
  </w:style>
  <w:style w:type="paragraph" w:customStyle="1" w:styleId="AutoripaperB">
    <w:name w:val="Autori_paper_B"/>
    <w:basedOn w:val="Normale"/>
    <w:rsid w:val="005F18C4"/>
    <w:pPr>
      <w:numPr>
        <w:ilvl w:val="1"/>
        <w:numId w:val="26"/>
      </w:numPr>
      <w:tabs>
        <w:tab w:val="clear" w:pos="1931"/>
      </w:tabs>
      <w:spacing w:after="0" w:line="240" w:lineRule="auto"/>
      <w:ind w:left="0" w:firstLine="0"/>
    </w:pPr>
    <w:rPr>
      <w:rFonts w:ascii="Times New Roman" w:eastAsia="Times New Roman" w:hAnsi="Times New Roman" w:cs="Times New Roman"/>
      <w:sz w:val="24"/>
      <w:szCs w:val="24"/>
      <w:lang w:val="en-US"/>
    </w:rPr>
  </w:style>
  <w:style w:type="paragraph" w:customStyle="1" w:styleId="ReferenceannexB3">
    <w:name w:val="Reference_annex_B3"/>
    <w:basedOn w:val="References"/>
    <w:rsid w:val="005F18C4"/>
    <w:pPr>
      <w:widowControl w:val="0"/>
      <w:numPr>
        <w:numId w:val="30"/>
      </w:numPr>
      <w:tabs>
        <w:tab w:val="clear" w:pos="851"/>
        <w:tab w:val="num" w:pos="360"/>
      </w:tabs>
      <w:adjustRightInd w:val="0"/>
      <w:spacing w:before="240" w:after="240" w:line="0" w:lineRule="atLeast"/>
      <w:ind w:left="0" w:firstLine="0"/>
      <w:textAlignment w:val="baseline"/>
    </w:pPr>
    <w:rPr>
      <w:rFonts w:eastAsia="Times New Roman"/>
      <w:noProof/>
      <w:szCs w:val="20"/>
      <w:lang w:eastAsia="it-IT"/>
    </w:rPr>
  </w:style>
  <w:style w:type="character" w:customStyle="1" w:styleId="EvidenteCorsivoCarattere">
    <w:name w:val="Evidente_Corsivo Carattere"/>
    <w:basedOn w:val="Carpredefinitoparagrafo"/>
    <w:link w:val="EvidenteCorsivo"/>
    <w:rsid w:val="005F18C4"/>
    <w:rPr>
      <w:rFonts w:ascii="Times New Roman" w:eastAsia="Times New Roman" w:hAnsi="Times New Roman" w:cs="Times New Roman"/>
      <w:i/>
      <w:iCs/>
      <w:sz w:val="24"/>
      <w:szCs w:val="20"/>
      <w:lang w:val="en-US" w:eastAsia="it-IT"/>
    </w:rPr>
  </w:style>
  <w:style w:type="paragraph" w:customStyle="1" w:styleId="Cometitolo2">
    <w:name w:val="Come_titolo2"/>
    <w:basedOn w:val="Titolo2"/>
    <w:next w:val="Normale"/>
    <w:rsid w:val="005F18C4"/>
    <w:pPr>
      <w:keepLines w:val="0"/>
      <w:widowControl w:val="0"/>
      <w:numPr>
        <w:ilvl w:val="0"/>
        <w:numId w:val="0"/>
      </w:numPr>
      <w:adjustRightInd w:val="0"/>
      <w:spacing w:before="240" w:after="60" w:line="240" w:lineRule="auto"/>
      <w:textAlignment w:val="baseline"/>
    </w:pPr>
    <w:rPr>
      <w:rFonts w:ascii="Times New Roman" w:eastAsia="Times New Roman" w:hAnsi="Times New Roman" w:cs="Arial"/>
      <w:b/>
      <w:bCs/>
      <w:iCs/>
      <w:color w:val="auto"/>
      <w:sz w:val="28"/>
      <w:szCs w:val="28"/>
      <w:lang w:val="en-GB" w:eastAsia="it-IT"/>
    </w:rPr>
  </w:style>
  <w:style w:type="paragraph" w:customStyle="1" w:styleId="Cometitolo3">
    <w:name w:val="Come_titolo3"/>
    <w:basedOn w:val="Titolo3"/>
    <w:next w:val="Normale"/>
    <w:rsid w:val="005F18C4"/>
    <w:pPr>
      <w:keepLines w:val="0"/>
      <w:widowControl w:val="0"/>
      <w:numPr>
        <w:ilvl w:val="0"/>
        <w:numId w:val="0"/>
      </w:numPr>
      <w:adjustRightInd w:val="0"/>
      <w:spacing w:before="240" w:after="60" w:line="240" w:lineRule="auto"/>
      <w:textAlignment w:val="baseline"/>
    </w:pPr>
    <w:rPr>
      <w:rFonts w:ascii="Times New Roman" w:eastAsia="Times New Roman" w:hAnsi="Times New Roman" w:cs="Arial"/>
      <w:b/>
      <w:bCs/>
      <w:color w:val="auto"/>
      <w:sz w:val="24"/>
      <w:szCs w:val="26"/>
      <w:lang w:val="en-US" w:eastAsia="it-IT"/>
    </w:rPr>
  </w:style>
  <w:style w:type="paragraph" w:customStyle="1" w:styleId="Normale-modificato">
    <w:name w:val="Normale-modificato"/>
    <w:basedOn w:val="Normale"/>
    <w:qFormat/>
    <w:rsid w:val="005F18C4"/>
    <w:pPr>
      <w:spacing w:before="100" w:beforeAutospacing="1" w:after="100" w:afterAutospacing="1" w:line="240" w:lineRule="auto"/>
    </w:pPr>
    <w:rPr>
      <w:rFonts w:ascii="Times New Roman" w:eastAsia="Times New Roman" w:hAnsi="Times New Roman" w:cs="Times New Roman"/>
      <w:sz w:val="24"/>
      <w:szCs w:val="24"/>
      <w:lang w:val="en-US" w:eastAsia="it-IT"/>
    </w:rPr>
  </w:style>
  <w:style w:type="paragraph" w:customStyle="1" w:styleId="Title2tabella">
    <w:name w:val="Title2_tabella"/>
    <w:basedOn w:val="Normale"/>
    <w:next w:val="Normale"/>
    <w:rsid w:val="005F18C4"/>
    <w:pPr>
      <w:widowControl w:val="0"/>
      <w:adjustRightInd w:val="0"/>
      <w:spacing w:after="0" w:line="240" w:lineRule="auto"/>
      <w:textAlignment w:val="baseline"/>
    </w:pPr>
    <w:rPr>
      <w:rFonts w:ascii="Times New Roman" w:eastAsia="Times New Roman" w:hAnsi="Times New Roman" w:cs="Times New Roman"/>
      <w:b/>
      <w:sz w:val="20"/>
      <w:szCs w:val="24"/>
      <w:lang w:val="en-US" w:eastAsia="it-IT"/>
    </w:rPr>
  </w:style>
  <w:style w:type="paragraph" w:customStyle="1" w:styleId="Listaacronomi">
    <w:name w:val="Lista acronomi"/>
    <w:basedOn w:val="Normale"/>
    <w:rsid w:val="005F18C4"/>
    <w:pPr>
      <w:widowControl w:val="0"/>
      <w:adjustRightInd w:val="0"/>
      <w:spacing w:before="60" w:after="60" w:line="240" w:lineRule="atLeast"/>
      <w:ind w:left="2268" w:hanging="2268"/>
      <w:textAlignment w:val="baseline"/>
    </w:pPr>
    <w:rPr>
      <w:rFonts w:ascii="Times New Roman" w:eastAsia="Times New Roman" w:hAnsi="Times New Roman" w:cs="Times New Roman"/>
      <w:sz w:val="24"/>
      <w:szCs w:val="20"/>
      <w:lang w:val="en-US" w:eastAsia="it-IT"/>
    </w:rPr>
  </w:style>
  <w:style w:type="paragraph" w:customStyle="1" w:styleId="Acknowledgments">
    <w:name w:val="Acknowledgments"/>
    <w:basedOn w:val="EvidenteCorsivo"/>
    <w:rsid w:val="005F18C4"/>
  </w:style>
  <w:style w:type="character" w:customStyle="1" w:styleId="StileNumeratoCarattere">
    <w:name w:val="Stile Numerato Carattere"/>
    <w:basedOn w:val="Carpredefinitoparagrafo"/>
    <w:link w:val="StileNumerato"/>
    <w:rsid w:val="005F18C4"/>
    <w:rPr>
      <w:rFonts w:ascii="Times New Roman" w:eastAsia="Times New Roman" w:hAnsi="Times New Roman" w:cs="Times New Roman"/>
      <w:sz w:val="24"/>
      <w:szCs w:val="24"/>
      <w:lang w:val="en-GB" w:eastAsia="it-IT"/>
    </w:rPr>
  </w:style>
  <w:style w:type="paragraph" w:customStyle="1" w:styleId="elencpuntato">
    <w:name w:val="elenc_puntato"/>
    <w:basedOn w:val="Normale"/>
    <w:rsid w:val="005F18C4"/>
    <w:pPr>
      <w:tabs>
        <w:tab w:val="num" w:pos="360"/>
      </w:tabs>
      <w:spacing w:after="0" w:line="240" w:lineRule="atLeast"/>
      <w:ind w:left="360" w:hanging="360"/>
    </w:pPr>
    <w:rPr>
      <w:rFonts w:ascii="Times New Roman" w:eastAsia="Times New Roman" w:hAnsi="Times New Roman" w:cs="Times New Roman"/>
      <w:szCs w:val="20"/>
      <w:lang w:val="en-US" w:eastAsia="ru-RU"/>
    </w:rPr>
  </w:style>
  <w:style w:type="paragraph" w:customStyle="1" w:styleId="Tabletitle1appendix">
    <w:name w:val="Table title1_appendix"/>
    <w:basedOn w:val="Tabletitle1"/>
    <w:rsid w:val="005F18C4"/>
    <w:rPr>
      <w:sz w:val="16"/>
    </w:rPr>
  </w:style>
  <w:style w:type="paragraph" w:customStyle="1" w:styleId="Abstract">
    <w:name w:val="Abstract"/>
    <w:basedOn w:val="Normale"/>
    <w:next w:val="Normale"/>
    <w:rsid w:val="005F18C4"/>
    <w:pPr>
      <w:spacing w:after="0" w:line="240" w:lineRule="auto"/>
    </w:pPr>
    <w:rPr>
      <w:rFonts w:ascii="Times New Roman" w:eastAsia="Times New Roman" w:hAnsi="Times New Roman" w:cs="Times New Roman"/>
      <w:bCs/>
      <w:noProof/>
      <w:sz w:val="24"/>
      <w:szCs w:val="24"/>
      <w:lang w:val="en-GB"/>
    </w:rPr>
  </w:style>
  <w:style w:type="numbering" w:styleId="1ai">
    <w:name w:val="Outline List 1"/>
    <w:basedOn w:val="Nessunelenco"/>
    <w:rsid w:val="005F18C4"/>
  </w:style>
  <w:style w:type="character" w:customStyle="1" w:styleId="EvidentecorsivoCarattere0">
    <w:name w:val="Evidente_corsivo Carattere"/>
    <w:basedOn w:val="Carpredefinitoparagrafo"/>
    <w:rsid w:val="005F18C4"/>
    <w:rPr>
      <w:i/>
      <w:szCs w:val="24"/>
      <w:lang w:val="en-GB" w:eastAsia="it-IT" w:bidi="ar-SA"/>
    </w:rPr>
  </w:style>
  <w:style w:type="paragraph" w:customStyle="1" w:styleId="Elencopuntato1">
    <w:name w:val="Elenco_puntato1"/>
    <w:basedOn w:val="Normale"/>
    <w:link w:val="Elencopuntato1Carattere"/>
    <w:rsid w:val="005F18C4"/>
    <w:pPr>
      <w:tabs>
        <w:tab w:val="num" w:pos="567"/>
      </w:tabs>
      <w:spacing w:after="0" w:line="240" w:lineRule="auto"/>
      <w:ind w:left="567" w:hanging="567"/>
    </w:pPr>
    <w:rPr>
      <w:rFonts w:ascii="Times New Roman" w:eastAsia="Times New Roman" w:hAnsi="Times New Roman" w:cs="Times New Roman"/>
      <w:sz w:val="20"/>
      <w:szCs w:val="20"/>
      <w:lang w:val="en-US" w:eastAsia="ru-RU"/>
    </w:rPr>
  </w:style>
  <w:style w:type="character" w:customStyle="1" w:styleId="Elencopuntato1Carattere">
    <w:name w:val="Elenco_puntato1 Carattere"/>
    <w:basedOn w:val="Carpredefinitoparagrafo"/>
    <w:link w:val="Elencopuntato1"/>
    <w:rsid w:val="005F18C4"/>
    <w:rPr>
      <w:rFonts w:ascii="Times New Roman" w:eastAsia="Times New Roman" w:hAnsi="Times New Roman" w:cs="Times New Roman"/>
      <w:sz w:val="20"/>
      <w:szCs w:val="20"/>
      <w:lang w:val="en-US" w:eastAsia="ru-RU"/>
    </w:rPr>
  </w:style>
  <w:style w:type="paragraph" w:customStyle="1" w:styleId="Punkt-Ein">
    <w:name w:val="Punkt-Ein"/>
    <w:basedOn w:val="Normale"/>
    <w:qFormat/>
    <w:rsid w:val="005F18C4"/>
    <w:pPr>
      <w:spacing w:before="170" w:after="0" w:line="360" w:lineRule="auto"/>
      <w:ind w:left="794" w:hanging="397"/>
    </w:pPr>
    <w:rPr>
      <w:rFonts w:ascii="Arial" w:eastAsia="Times New Roman" w:hAnsi="Arial" w:cs="Times New Roman"/>
      <w:szCs w:val="20"/>
      <w:lang w:val="de-DE" w:eastAsia="de-DE"/>
    </w:rPr>
  </w:style>
  <w:style w:type="paragraph" w:customStyle="1" w:styleId="Default">
    <w:name w:val="Default"/>
    <w:rsid w:val="005F18C4"/>
    <w:pPr>
      <w:autoSpaceDE w:val="0"/>
      <w:autoSpaceDN w:val="0"/>
      <w:adjustRightInd w:val="0"/>
      <w:spacing w:after="0" w:line="240" w:lineRule="auto"/>
    </w:pPr>
    <w:rPr>
      <w:rFonts w:ascii="Arial" w:eastAsia="Calibri" w:hAnsi="Arial" w:cs="Arial"/>
      <w:color w:val="000000"/>
      <w:sz w:val="24"/>
      <w:szCs w:val="24"/>
      <w:lang w:val="es-ES"/>
    </w:rPr>
  </w:style>
  <w:style w:type="paragraph" w:styleId="Testonotadichiusura">
    <w:name w:val="endnote text"/>
    <w:basedOn w:val="Normale"/>
    <w:link w:val="TestonotadichiusuraCarattere"/>
    <w:rsid w:val="005F18C4"/>
    <w:pPr>
      <w:spacing w:after="0" w:line="240" w:lineRule="auto"/>
    </w:pPr>
    <w:rPr>
      <w:rFonts w:ascii="Times New Roman" w:eastAsia="Times New Roman" w:hAnsi="Times New Roman" w:cs="Times New Roman"/>
      <w:sz w:val="20"/>
      <w:szCs w:val="20"/>
      <w:lang w:val="en-US"/>
    </w:rPr>
  </w:style>
  <w:style w:type="character" w:customStyle="1" w:styleId="TestonotadichiusuraCarattere">
    <w:name w:val="Testo nota di chiusura Carattere"/>
    <w:basedOn w:val="Carpredefinitoparagrafo"/>
    <w:link w:val="Testonotadichiusura"/>
    <w:rsid w:val="005F18C4"/>
    <w:rPr>
      <w:rFonts w:ascii="Times New Roman" w:eastAsia="Times New Roman" w:hAnsi="Times New Roman" w:cs="Times New Roman"/>
      <w:sz w:val="20"/>
      <w:szCs w:val="20"/>
      <w:lang w:val="en-US"/>
    </w:rPr>
  </w:style>
  <w:style w:type="character" w:styleId="Rimandonotadichiusura">
    <w:name w:val="endnote reference"/>
    <w:basedOn w:val="Carpredefinitoparagrafo"/>
    <w:rsid w:val="005F18C4"/>
    <w:rPr>
      <w:vertAlign w:val="superscript"/>
    </w:rPr>
  </w:style>
  <w:style w:type="character" w:customStyle="1" w:styleId="Menzionenonrisolta1">
    <w:name w:val="Menzione non risolta1"/>
    <w:basedOn w:val="Carpredefinitoparagrafo"/>
    <w:uiPriority w:val="99"/>
    <w:semiHidden/>
    <w:unhideWhenUsed/>
    <w:rsid w:val="005F18C4"/>
    <w:rPr>
      <w:color w:val="605E5C"/>
      <w:shd w:val="clear" w:color="auto" w:fill="E1DFDD"/>
    </w:rPr>
  </w:style>
  <w:style w:type="character" w:customStyle="1" w:styleId="UnresolvedMention1">
    <w:name w:val="Unresolved Mention1"/>
    <w:basedOn w:val="Carpredefinitoparagrafo"/>
    <w:uiPriority w:val="99"/>
    <w:semiHidden/>
    <w:unhideWhenUsed/>
    <w:rsid w:val="005F18C4"/>
    <w:rPr>
      <w:color w:val="605E5C"/>
      <w:shd w:val="clear" w:color="auto" w:fill="E1DFDD"/>
    </w:rPr>
  </w:style>
  <w:style w:type="table" w:customStyle="1" w:styleId="Tabellagriglia4-colore11">
    <w:name w:val="Tabella griglia 4 - colore 11"/>
    <w:basedOn w:val="Tabellanormale"/>
    <w:uiPriority w:val="49"/>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1">
    <w:name w:val="List Table 6 Colorful - Accent 11"/>
    <w:basedOn w:val="Tabellanormale"/>
    <w:uiPriority w:val="51"/>
    <w:rsid w:val="005F18C4"/>
    <w:pPr>
      <w:spacing w:after="0" w:line="240" w:lineRule="auto"/>
    </w:pPr>
    <w:rPr>
      <w:color w:val="365F91" w:themeColor="accent1" w:themeShade="BF"/>
      <w:lang w:val="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51">
    <w:name w:val="Grid Table 5 Dark - Accent 51"/>
    <w:basedOn w:val="Tabellanormale"/>
    <w:uiPriority w:val="50"/>
    <w:rsid w:val="005F18C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4-Accent11">
    <w:name w:val="Grid Table 4 - Accent 11"/>
    <w:basedOn w:val="Tabellanormale"/>
    <w:uiPriority w:val="49"/>
    <w:rsid w:val="005F18C4"/>
    <w:pPr>
      <w:spacing w:after="0" w:line="240" w:lineRule="auto"/>
    </w:pPr>
    <w:rPr>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griglia2-colore41">
    <w:name w:val="Tabella griglia 2 - colore 41"/>
    <w:basedOn w:val="Tabellanormale"/>
    <w:uiPriority w:val="47"/>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ellagriglia5scura-colore11">
    <w:name w:val="Tabella griglia 5 scura - colore 11"/>
    <w:basedOn w:val="Tabellanormale"/>
    <w:uiPriority w:val="50"/>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Menzionenonrisolta2">
    <w:name w:val="Menzione non risolta2"/>
    <w:basedOn w:val="Carpredefinitoparagrafo"/>
    <w:uiPriority w:val="99"/>
    <w:semiHidden/>
    <w:unhideWhenUsed/>
    <w:rsid w:val="005F18C4"/>
    <w:rPr>
      <w:color w:val="605E5C"/>
      <w:shd w:val="clear" w:color="auto" w:fill="E1DFDD"/>
    </w:rPr>
  </w:style>
  <w:style w:type="numbering" w:customStyle="1" w:styleId="SEARCH">
    <w:name w:val="SEARCH"/>
    <w:uiPriority w:val="99"/>
    <w:rsid w:val="005F18C4"/>
    <w:pPr>
      <w:numPr>
        <w:numId w:val="33"/>
      </w:numPr>
    </w:pPr>
  </w:style>
  <w:style w:type="table" w:customStyle="1" w:styleId="TableGrid1">
    <w:name w:val="Table Grid1"/>
    <w:basedOn w:val="Tabellanormale"/>
    <w:next w:val="Grigliatabella"/>
    <w:uiPriority w:val="59"/>
    <w:rsid w:val="005F18C4"/>
    <w:pPr>
      <w:keepNext/>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aelenco5scura-colore51">
    <w:name w:val="Tabella elenco 5 scura - colore 51"/>
    <w:basedOn w:val="Tabellanormale"/>
    <w:uiPriority w:val="50"/>
    <w:rsid w:val="005F18C4"/>
    <w:pPr>
      <w:spacing w:after="0" w:line="240" w:lineRule="auto"/>
    </w:pPr>
    <w:rPr>
      <w:color w:val="FFFFFF" w:themeColor="background1"/>
      <w:lang w:val="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colore11">
    <w:name w:val="Tabella elenco 6 a colori - colore 11"/>
    <w:basedOn w:val="Tabellanormale"/>
    <w:uiPriority w:val="51"/>
    <w:rsid w:val="005F18C4"/>
    <w:pPr>
      <w:spacing w:after="0" w:line="240" w:lineRule="auto"/>
    </w:pPr>
    <w:rPr>
      <w:color w:val="365F91" w:themeColor="accent1" w:themeShade="BF"/>
      <w:lang w:val="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griglia4-colore51">
    <w:name w:val="Tabella griglia 4 - colore 51"/>
    <w:basedOn w:val="Tabellanormale"/>
    <w:uiPriority w:val="49"/>
    <w:rsid w:val="005F18C4"/>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lagriglia5scura-colore51">
    <w:name w:val="Tabella griglia 5 scura - colore 51"/>
    <w:basedOn w:val="Tabellanormale"/>
    <w:uiPriority w:val="50"/>
    <w:rsid w:val="005F18C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Corpodeltesto3">
    <w:name w:val="Body Text 3"/>
    <w:basedOn w:val="Normale"/>
    <w:link w:val="Corpodeltesto3Carattere"/>
    <w:uiPriority w:val="99"/>
    <w:unhideWhenUsed/>
    <w:rsid w:val="00925529"/>
    <w:pPr>
      <w:spacing w:after="120"/>
    </w:pPr>
    <w:rPr>
      <w:sz w:val="16"/>
      <w:szCs w:val="16"/>
    </w:rPr>
  </w:style>
  <w:style w:type="character" w:customStyle="1" w:styleId="Corpodeltesto3Carattere">
    <w:name w:val="Corpo del testo 3 Carattere"/>
    <w:basedOn w:val="Carpredefinitoparagrafo"/>
    <w:link w:val="Corpodeltesto3"/>
    <w:uiPriority w:val="99"/>
    <w:rsid w:val="00925529"/>
    <w:rPr>
      <w:sz w:val="16"/>
      <w:szCs w:val="16"/>
    </w:rPr>
  </w:style>
  <w:style w:type="paragraph" w:customStyle="1" w:styleId="Standard">
    <w:name w:val="Standard"/>
    <w:rsid w:val="00E7696B"/>
    <w:pPr>
      <w:suppressAutoHyphens/>
      <w:autoSpaceDN w:val="0"/>
      <w:spacing w:after="0" w:line="240" w:lineRule="auto"/>
      <w:textAlignment w:val="baseline"/>
    </w:pPr>
    <w:rPr>
      <w:rFonts w:ascii="Liberation Serif" w:eastAsia="Noto Sans CJK SC" w:hAnsi="Liberation Serif" w:cs="Noto Sans Devanagari"/>
      <w:kern w:val="3"/>
      <w:sz w:val="24"/>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C1DC-8AA8-4F9E-B748-05C9F7B88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133088-B624-41A2-8CFB-B398591FA310}">
  <ds:schemaRefs>
    <ds:schemaRef ds:uri="http://schemas.microsoft.com/sharepoint/v3/contenttype/forms"/>
  </ds:schemaRefs>
</ds:datastoreItem>
</file>

<file path=customXml/itemProps3.xml><?xml version="1.0" encoding="utf-8"?>
<ds:datastoreItem xmlns:ds="http://schemas.openxmlformats.org/officeDocument/2006/customXml" ds:itemID="{0305B3FF-9595-4B8A-88FE-BCD9C86F0D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3C28FC-C124-4673-B5C6-CE5A0235A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9</Pages>
  <Words>2623</Words>
  <Characters>14957</Characters>
  <Application>Microsoft Office Word</Application>
  <DocSecurity>0</DocSecurity>
  <Lines>124</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Di Piazza</dc:creator>
  <cp:keywords/>
  <dc:description/>
  <cp:lastModifiedBy>Francesco Lodi</cp:lastModifiedBy>
  <cp:revision>46</cp:revision>
  <dcterms:created xsi:type="dcterms:W3CDTF">2025-07-31T09:41:00Z</dcterms:created>
  <dcterms:modified xsi:type="dcterms:W3CDTF">2025-10-16T14:44:00Z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id="tx1mGul5"/&gt;&lt;style id="http://www.zotero.org/styles/elsevier-harvard" hasBibliography="1" bibliographyStyleHasBeenSet="0"/&gt;&lt;prefs&gt;&lt;pref name="fieldType" value="Field"/&gt;&lt;/prefs&gt;&lt;/data&gt;</vt:lpwstr>
  </property>
  <property fmtid="{D5CDD505-2E9C-101B-9397-08002B2CF9AE}" pid="3" name="ContentTypeId">
    <vt:lpwstr>0x010100C38D9328E238A74E9F29FD7E721AEDAB</vt:lpwstr>
  </property>
</Properties>
</file>