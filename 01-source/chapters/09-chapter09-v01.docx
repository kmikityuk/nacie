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8021C6" w14:textId="7ECBB7B3" w:rsidR="001F3772" w:rsidRPr="001F3772" w:rsidRDefault="001F3772" w:rsidP="001F3772">
      <w:pPr>
        <w:pStyle w:val="a4"/>
        <w:numPr>
          <w:ilvl w:val="0"/>
          <w:numId w:val="8"/>
        </w:numPr>
        <w:spacing w:line="240" w:lineRule="auto"/>
        <w:rPr>
          <w:rFonts w:ascii="Times New Roman" w:hAnsi="Times New Roman" w:cs="Times New Roman"/>
          <w:sz w:val="24"/>
          <w:szCs w:val="24"/>
        </w:rPr>
      </w:pPr>
      <w:r w:rsidRPr="2DB5564F">
        <w:rPr>
          <w:rFonts w:ascii="Times New Roman" w:hAnsi="Times New Roman" w:cs="Times New Roman"/>
          <w:sz w:val="24"/>
          <w:szCs w:val="24"/>
        </w:rPr>
        <w:t>Sensitivit</w:t>
      </w:r>
      <w:r>
        <w:rPr>
          <w:rFonts w:ascii="Times New Roman" w:hAnsi="Times New Roman" w:cs="Times New Roman"/>
          <w:sz w:val="24"/>
          <w:szCs w:val="24"/>
        </w:rPr>
        <w:t>y and uncertainty analysis (WP5</w:t>
      </w:r>
      <w:r w:rsidRPr="2DB5564F">
        <w:rPr>
          <w:rFonts w:ascii="Times New Roman" w:hAnsi="Times New Roman" w:cs="Times New Roman"/>
          <w:sz w:val="24"/>
          <w:szCs w:val="24"/>
        </w:rPr>
        <w:t>)</w:t>
      </w:r>
    </w:p>
    <w:p w14:paraId="6853459C" w14:textId="3B61F6C6" w:rsidR="001F3772" w:rsidRPr="005300A3" w:rsidRDefault="001F3772" w:rsidP="001F3772">
      <w:pPr>
        <w:pStyle w:val="a4"/>
        <w:numPr>
          <w:ilvl w:val="1"/>
          <w:numId w:val="8"/>
        </w:numPr>
        <w:spacing w:line="240" w:lineRule="auto"/>
        <w:rPr>
          <w:rFonts w:ascii="Times New Roman" w:hAnsi="Times New Roman" w:cs="Times New Roman"/>
          <w:sz w:val="24"/>
          <w:szCs w:val="24"/>
        </w:rPr>
      </w:pPr>
      <w:r>
        <w:rPr>
          <w:rFonts w:ascii="Times New Roman" w:hAnsi="Times New Roman" w:cs="Times New Roman"/>
          <w:sz w:val="24"/>
          <w:szCs w:val="24"/>
          <w:lang w:val="en-US"/>
        </w:rPr>
        <w:t>Introduction</w:t>
      </w:r>
    </w:p>
    <w:p w14:paraId="33D67DC9" w14:textId="2A715EBB" w:rsidR="005300A3" w:rsidRPr="005300A3" w:rsidRDefault="005300A3" w:rsidP="00CC3B67">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Four organizations performed sensitivity and uncertainty analysis of the simulations: ENEA, </w:t>
      </w:r>
      <w:proofErr w:type="spellStart"/>
      <w:r>
        <w:rPr>
          <w:rFonts w:ascii="Times New Roman" w:hAnsi="Times New Roman" w:cs="Times New Roman"/>
          <w:sz w:val="24"/>
          <w:szCs w:val="24"/>
          <w:lang w:val="en-US"/>
        </w:rPr>
        <w:t>Gidropress</w:t>
      </w:r>
      <w:proofErr w:type="spellEnd"/>
      <w:r>
        <w:rPr>
          <w:rFonts w:ascii="Times New Roman" w:hAnsi="Times New Roman" w:cs="Times New Roman"/>
          <w:sz w:val="24"/>
          <w:szCs w:val="24"/>
          <w:lang w:val="en-US"/>
        </w:rPr>
        <w:t xml:space="preserve">, IBRAE RAN, and the University of Pisa. They employed different approaches and different code types (system, </w:t>
      </w:r>
      <w:proofErr w:type="spellStart"/>
      <w:r>
        <w:rPr>
          <w:rFonts w:ascii="Times New Roman" w:hAnsi="Times New Roman" w:cs="Times New Roman"/>
          <w:sz w:val="24"/>
          <w:szCs w:val="24"/>
          <w:lang w:val="en-US"/>
        </w:rPr>
        <w:t>subchannel</w:t>
      </w:r>
      <w:proofErr w:type="spellEnd"/>
      <w:r>
        <w:rPr>
          <w:rFonts w:ascii="Times New Roman" w:hAnsi="Times New Roman" w:cs="Times New Roman"/>
          <w:sz w:val="24"/>
          <w:szCs w:val="24"/>
          <w:lang w:val="en-US"/>
        </w:rPr>
        <w:t>, and CFD). The lists of the considered uncertain input parameters and the estimates of their uncertainties, although mainly based on the experiment specification, varied as well. This makes the direct comparison of the results practically impossible. Therefore</w:t>
      </w:r>
      <w:r w:rsidR="00D360A3">
        <w:rPr>
          <w:rFonts w:ascii="Times New Roman" w:hAnsi="Times New Roman" w:cs="Times New Roman"/>
          <w:sz w:val="24"/>
          <w:szCs w:val="24"/>
          <w:lang w:val="en-US"/>
        </w:rPr>
        <w:t>,</w:t>
      </w:r>
      <w:r>
        <w:rPr>
          <w:rFonts w:ascii="Times New Roman" w:hAnsi="Times New Roman" w:cs="Times New Roman"/>
          <w:sz w:val="24"/>
          <w:szCs w:val="24"/>
          <w:lang w:val="en-US"/>
        </w:rPr>
        <w:t xml:space="preserve"> the descriptions of the approaches and the results are presented separately for each organization.</w:t>
      </w:r>
    </w:p>
    <w:p w14:paraId="5DA26DFA" w14:textId="43702A6E" w:rsidR="001F3772" w:rsidRPr="00726F30" w:rsidRDefault="001F3772" w:rsidP="001F3772">
      <w:pPr>
        <w:pStyle w:val="a4"/>
        <w:numPr>
          <w:ilvl w:val="1"/>
          <w:numId w:val="8"/>
        </w:numPr>
        <w:spacing w:line="240" w:lineRule="auto"/>
        <w:rPr>
          <w:rFonts w:ascii="Times New Roman" w:hAnsi="Times New Roman" w:cs="Times New Roman"/>
          <w:sz w:val="24"/>
          <w:szCs w:val="24"/>
        </w:rPr>
      </w:pPr>
      <w:r>
        <w:rPr>
          <w:rFonts w:ascii="Times New Roman" w:hAnsi="Times New Roman" w:cs="Times New Roman"/>
          <w:sz w:val="24"/>
          <w:szCs w:val="24"/>
          <w:lang w:val="en-US"/>
        </w:rPr>
        <w:t>ENEA</w:t>
      </w:r>
    </w:p>
    <w:p w14:paraId="6995ED91" w14:textId="3AAC8469" w:rsidR="00084857" w:rsidRPr="001F3772" w:rsidRDefault="00084857" w:rsidP="00084857">
      <w:pPr>
        <w:pStyle w:val="a4"/>
        <w:numPr>
          <w:ilvl w:val="2"/>
          <w:numId w:val="8"/>
        </w:numPr>
        <w:spacing w:line="240" w:lineRule="auto"/>
        <w:rPr>
          <w:rFonts w:ascii="Times New Roman" w:hAnsi="Times New Roman" w:cs="Times New Roman"/>
          <w:sz w:val="24"/>
          <w:szCs w:val="24"/>
        </w:rPr>
      </w:pPr>
      <w:r w:rsidRPr="00084857">
        <w:rPr>
          <w:rFonts w:ascii="Times New Roman" w:hAnsi="Times New Roman" w:cs="Times New Roman"/>
          <w:sz w:val="24"/>
          <w:szCs w:val="24"/>
          <w:lang w:val="en-US"/>
        </w:rPr>
        <w:t>Methodological background</w:t>
      </w:r>
    </w:p>
    <w:p w14:paraId="4B276B87" w14:textId="3387BDEA" w:rsidR="00726F30" w:rsidRDefault="00BB6CFC" w:rsidP="00BB6CFC">
      <w:pPr>
        <w:spacing w:line="240" w:lineRule="auto"/>
        <w:ind w:left="360"/>
        <w:jc w:val="both"/>
        <w:rPr>
          <w:rFonts w:ascii="Times New Roman" w:hAnsi="Times New Roman" w:cs="Times New Roman"/>
          <w:sz w:val="24"/>
          <w:szCs w:val="24"/>
        </w:rPr>
      </w:pPr>
      <w:r w:rsidRPr="00BB6CFC">
        <w:rPr>
          <w:rFonts w:ascii="Times New Roman" w:hAnsi="Times New Roman" w:cs="Times New Roman"/>
          <w:sz w:val="24"/>
          <w:szCs w:val="24"/>
        </w:rPr>
        <w:t xml:space="preserve">The sub-channel (SC) code ANTEO+ is a steady-state, single phase, thermal-hydraulic problem solver whose series of assumptions allows for a decoupling of coolant and pin calculations, simplifying the solution procedure and facilitating the use of S/U analysis based on a </w:t>
      </w:r>
      <w:proofErr w:type="spellStart"/>
      <w:r w:rsidRPr="00BB6CFC">
        <w:rPr>
          <w:rFonts w:ascii="Times New Roman" w:hAnsi="Times New Roman" w:cs="Times New Roman"/>
          <w:sz w:val="24"/>
          <w:szCs w:val="24"/>
        </w:rPr>
        <w:t>variational</w:t>
      </w:r>
      <w:proofErr w:type="spellEnd"/>
      <w:r w:rsidRPr="00BB6CFC">
        <w:rPr>
          <w:rFonts w:ascii="Times New Roman" w:hAnsi="Times New Roman" w:cs="Times New Roman"/>
          <w:sz w:val="24"/>
          <w:szCs w:val="24"/>
        </w:rPr>
        <w:t xml:space="preserve"> approach of Generalized Perturbation Theory (GPT) [</w:t>
      </w:r>
      <w:r w:rsidR="006805CC">
        <w:rPr>
          <w:rFonts w:ascii="Times New Roman" w:hAnsi="Times New Roman" w:cs="Times New Roman"/>
          <w:sz w:val="24"/>
          <w:szCs w:val="24"/>
        </w:rPr>
        <w:fldChar w:fldCharType="begin"/>
      </w:r>
      <w:r w:rsidR="006805CC">
        <w:rPr>
          <w:rFonts w:ascii="Times New Roman" w:hAnsi="Times New Roman" w:cs="Times New Roman"/>
          <w:sz w:val="24"/>
          <w:szCs w:val="24"/>
        </w:rPr>
        <w:instrText xml:space="preserve"> REF _Ref190262792 \r \h </w:instrText>
      </w:r>
      <w:r w:rsidR="006805CC">
        <w:rPr>
          <w:rFonts w:ascii="Times New Roman" w:hAnsi="Times New Roman" w:cs="Times New Roman"/>
          <w:sz w:val="24"/>
          <w:szCs w:val="24"/>
        </w:rPr>
      </w:r>
      <w:r w:rsidR="006805CC">
        <w:rPr>
          <w:rFonts w:ascii="Times New Roman" w:hAnsi="Times New Roman" w:cs="Times New Roman"/>
          <w:sz w:val="24"/>
          <w:szCs w:val="24"/>
        </w:rPr>
        <w:fldChar w:fldCharType="separate"/>
      </w:r>
      <w:r w:rsidR="006805CC">
        <w:rPr>
          <w:rFonts w:ascii="Times New Roman" w:hAnsi="Times New Roman" w:cs="Times New Roman"/>
          <w:sz w:val="24"/>
          <w:szCs w:val="24"/>
        </w:rPr>
        <w:t>1</w:t>
      </w:r>
      <w:r w:rsidR="006805CC">
        <w:rPr>
          <w:rFonts w:ascii="Times New Roman" w:hAnsi="Times New Roman" w:cs="Times New Roman"/>
          <w:sz w:val="24"/>
          <w:szCs w:val="24"/>
        </w:rPr>
        <w:fldChar w:fldCharType="end"/>
      </w:r>
      <w:r w:rsidRPr="00BB6CFC">
        <w:rPr>
          <w:rFonts w:ascii="Times New Roman" w:hAnsi="Times New Roman" w:cs="Times New Roman"/>
          <w:sz w:val="24"/>
          <w:szCs w:val="24"/>
        </w:rPr>
        <w:t xml:space="preserve">]. The application of GPT for obtaining sensitivity coefficients, while being standard practice in nuclear fields such as </w:t>
      </w:r>
      <w:proofErr w:type="spellStart"/>
      <w:r w:rsidRPr="00BB6CFC">
        <w:rPr>
          <w:rFonts w:ascii="Times New Roman" w:hAnsi="Times New Roman" w:cs="Times New Roman"/>
          <w:sz w:val="24"/>
          <w:szCs w:val="24"/>
        </w:rPr>
        <w:t>neutronics</w:t>
      </w:r>
      <w:proofErr w:type="spellEnd"/>
      <w:r w:rsidRPr="00BB6CFC">
        <w:rPr>
          <w:rFonts w:ascii="Times New Roman" w:hAnsi="Times New Roman" w:cs="Times New Roman"/>
          <w:sz w:val="24"/>
          <w:szCs w:val="24"/>
        </w:rPr>
        <w:t>, is quite uncommon for thermal-hydraulics [</w:t>
      </w:r>
      <w:r w:rsidR="006805CC">
        <w:rPr>
          <w:rFonts w:ascii="Times New Roman" w:hAnsi="Times New Roman" w:cs="Times New Roman"/>
          <w:sz w:val="24"/>
          <w:szCs w:val="24"/>
        </w:rPr>
        <w:fldChar w:fldCharType="begin"/>
      </w:r>
      <w:r w:rsidR="006805CC">
        <w:rPr>
          <w:rFonts w:ascii="Times New Roman" w:hAnsi="Times New Roman" w:cs="Times New Roman"/>
          <w:sz w:val="24"/>
          <w:szCs w:val="24"/>
        </w:rPr>
        <w:instrText xml:space="preserve"> REF _Ref221632736 \r \h </w:instrText>
      </w:r>
      <w:r w:rsidR="006805CC">
        <w:rPr>
          <w:rFonts w:ascii="Times New Roman" w:hAnsi="Times New Roman" w:cs="Times New Roman"/>
          <w:sz w:val="24"/>
          <w:szCs w:val="24"/>
        </w:rPr>
      </w:r>
      <w:r w:rsidR="006805CC">
        <w:rPr>
          <w:rFonts w:ascii="Times New Roman" w:hAnsi="Times New Roman" w:cs="Times New Roman"/>
          <w:sz w:val="24"/>
          <w:szCs w:val="24"/>
        </w:rPr>
        <w:fldChar w:fldCharType="separate"/>
      </w:r>
      <w:r w:rsidR="006805CC">
        <w:rPr>
          <w:rFonts w:ascii="Times New Roman" w:hAnsi="Times New Roman" w:cs="Times New Roman"/>
          <w:sz w:val="24"/>
          <w:szCs w:val="24"/>
        </w:rPr>
        <w:t>2</w:t>
      </w:r>
      <w:r w:rsidR="006805CC">
        <w:rPr>
          <w:rFonts w:ascii="Times New Roman" w:hAnsi="Times New Roman" w:cs="Times New Roman"/>
          <w:sz w:val="24"/>
          <w:szCs w:val="24"/>
        </w:rPr>
        <w:fldChar w:fldCharType="end"/>
      </w:r>
      <w:r w:rsidRPr="00BB6CFC">
        <w:rPr>
          <w:rFonts w:ascii="Times New Roman" w:hAnsi="Times New Roman" w:cs="Times New Roman"/>
          <w:sz w:val="24"/>
          <w:szCs w:val="24"/>
        </w:rPr>
        <w:t>], where stochastic methods and direct perturbations (DP) prevail. Despite the mathematical and numerical difficulties, it could entail in complex problems, GPT offers advantages in terms of computational efficiency and physical insights in understanding the main phenomena contributing to sensitivities coefficients.</w:t>
      </w:r>
    </w:p>
    <w:p w14:paraId="65DCBE86" w14:textId="1F150824" w:rsidR="00BB6CFC" w:rsidRDefault="00BB6CFC" w:rsidP="00BB6CFC">
      <w:pPr>
        <w:spacing w:line="240" w:lineRule="auto"/>
        <w:ind w:left="360"/>
        <w:jc w:val="both"/>
        <w:rPr>
          <w:rFonts w:ascii="Times New Roman" w:hAnsi="Times New Roman" w:cs="Times New Roman"/>
          <w:sz w:val="24"/>
          <w:szCs w:val="24"/>
        </w:rPr>
      </w:pPr>
      <w:r w:rsidRPr="00BB6CFC">
        <w:rPr>
          <w:rFonts w:ascii="Times New Roman" w:hAnsi="Times New Roman" w:cs="Times New Roman"/>
          <w:sz w:val="24"/>
          <w:szCs w:val="24"/>
        </w:rPr>
        <w:t>As a first attempt in the framework of the CRP, the GPT is applied under the forced convection assumption, implying SCs are modelled under the assumptions of constant mass flow, weak hydrodynamic coupling, fully developed flow, and uniform pressure over the bundle cross section.</w:t>
      </w:r>
    </w:p>
    <w:p w14:paraId="04E601AF" w14:textId="3680832A" w:rsidR="00BB6CFC" w:rsidRPr="00BB6CFC" w:rsidRDefault="00BB6CFC" w:rsidP="00BB6CFC">
      <w:pPr>
        <w:spacing w:line="240" w:lineRule="auto"/>
        <w:ind w:left="360"/>
        <w:jc w:val="both"/>
        <w:rPr>
          <w:rFonts w:ascii="Times New Roman" w:hAnsi="Times New Roman" w:cs="Times New Roman"/>
          <w:sz w:val="24"/>
          <w:szCs w:val="24"/>
        </w:rPr>
      </w:pPr>
      <w:r w:rsidRPr="00BB6CFC">
        <w:rPr>
          <w:rFonts w:ascii="Times New Roman" w:hAnsi="Times New Roman" w:cs="Times New Roman"/>
          <w:sz w:val="24"/>
          <w:szCs w:val="24"/>
        </w:rPr>
        <w:t>The systems of equations involve the conservation of mass, transverse momentum, axial momentum, and energy. The latter is written along the axial direction</w:t>
      </w:r>
      <w:r>
        <w:t xml:space="preserve"> </w:t>
      </w:r>
      <m:oMath>
        <m:r>
          <w:rPr>
            <w:rFonts w:ascii="Cambria Math" w:hAnsi="Cambria Math"/>
          </w:rPr>
          <m:t>z</m:t>
        </m:r>
      </m:oMath>
      <w:r>
        <w:t xml:space="preserve"> </w:t>
      </w:r>
      <w:r w:rsidRPr="00BB6CFC">
        <w:rPr>
          <w:rFonts w:ascii="Times New Roman" w:hAnsi="Times New Roman" w:cs="Times New Roman"/>
          <w:sz w:val="24"/>
          <w:szCs w:val="24"/>
        </w:rPr>
        <w:t>as:</w:t>
      </w:r>
    </w:p>
    <w:p w14:paraId="57222899" w14:textId="77777777" w:rsidR="00BB6CFC" w:rsidRDefault="00B710C3" w:rsidP="00BB6CFC">
      <m:oMathPara>
        <m:oMath>
          <m:f>
            <m:fPr>
              <m:ctrlPr>
                <w:rPr>
                  <w:rFonts w:ascii="Cambria Math" w:hAnsi="Cambria Math"/>
                </w:rPr>
              </m:ctrlPr>
            </m:fPr>
            <m:num>
              <m:r>
                <w:rPr>
                  <w:rFonts w:ascii="Cambria Math" w:hAnsi="Cambria Math"/>
                </w:rPr>
                <m:t>d</m:t>
              </m:r>
              <m:acc>
                <m:accPr>
                  <m:chr m:val="⃗"/>
                  <m:ctrlPr>
                    <w:rPr>
                      <w:rFonts w:ascii="Cambria Math" w:hAnsi="Cambria Math"/>
                    </w:rPr>
                  </m:ctrlPr>
                </m:accPr>
                <m:e>
                  <m:r>
                    <m:rPr>
                      <m:sty m:val="p"/>
                    </m:rPr>
                    <w:rPr>
                      <w:rFonts w:ascii="Cambria Math" w:hAnsi="Cambria Math"/>
                    </w:rPr>
                    <m:t>h</m:t>
                  </m:r>
                </m:e>
              </m:acc>
              <m:ctrlPr>
                <w:rPr>
                  <w:rFonts w:ascii="Cambria Math" w:hAnsi="Cambria Math"/>
                  <w:i/>
                </w:rPr>
              </m:ctrlPr>
            </m:num>
            <m:den>
              <m:r>
                <w:rPr>
                  <w:rFonts w:ascii="Cambria Math" w:hAnsi="Cambria Math"/>
                </w:rPr>
                <m:t>d</m:t>
              </m:r>
              <m:r>
                <m:rPr>
                  <m:sty m:val="p"/>
                </m:rPr>
                <w:rPr>
                  <w:rFonts w:ascii="Cambria Math" w:hAnsi="Cambria Math"/>
                </w:rPr>
                <m:t>z</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m:rPr>
                          <m:sty m:val="p"/>
                        </m:rPr>
                        <w:rPr>
                          <w:rFonts w:ascii="Cambria Math" w:hAnsi="Cambria Math"/>
                        </w:rPr>
                        <m:t>m</m:t>
                      </m:r>
                    </m:e>
                  </m:acc>
                  <m:r>
                    <w:rPr>
                      <w:rFonts w:ascii="Cambria Math" w:hAnsi="Cambria Math"/>
                    </w:rPr>
                    <m:t> </m:t>
                  </m:r>
                </m:e>
              </m:acc>
              <m:ctrlPr>
                <w:rPr>
                  <w:rFonts w:ascii="Cambria Math" w:hAnsi="Cambria Math"/>
                  <w:i/>
                </w:rPr>
              </m:ctrlPr>
            </m:den>
          </m:f>
          <m:d>
            <m:dPr>
              <m:ctrlPr>
                <w:rPr>
                  <w:rFonts w:ascii="Cambria Math" w:hAnsi="Cambria Math"/>
                </w:rPr>
              </m:ctrlPr>
            </m:dPr>
            <m:e>
              <m:r>
                <m:rPr>
                  <m:sty m:val="p"/>
                </m:rPr>
                <w:rPr>
                  <w:rFonts w:ascii="Cambria Math" w:hAnsi="Cambria Math"/>
                </w:rPr>
                <m:t>W</m:t>
              </m:r>
              <m:acc>
                <m:accPr>
                  <m:chr m:val="⃗"/>
                  <m:ctrlPr>
                    <w:rPr>
                      <w:rFonts w:ascii="Cambria Math" w:hAnsi="Cambria Math"/>
                    </w:rPr>
                  </m:ctrlPr>
                </m:accPr>
                <m:e>
                  <m:r>
                    <w:rPr>
                      <w:rFonts w:ascii="Cambria Math" w:hAnsi="Cambria Math"/>
                    </w:rPr>
                    <m:t>h</m:t>
                  </m:r>
                </m:e>
              </m:acc>
              <m:r>
                <w:rPr>
                  <w:rFonts w:ascii="Cambria Math" w:hAnsi="Cambria Math"/>
                </w:rPr>
                <m:t>+ </m:t>
              </m:r>
              <m:acc>
                <m:accPr>
                  <m:chr m:val="⃗"/>
                  <m:ctrlPr>
                    <w:rPr>
                      <w:rFonts w:ascii="Cambria Math" w:hAnsi="Cambria Math"/>
                    </w:rPr>
                  </m:ctrlPr>
                </m:accPr>
                <m:e>
                  <m:r>
                    <w:rPr>
                      <w:rFonts w:ascii="Cambria Math" w:hAnsi="Cambria Math"/>
                    </w:rPr>
                    <m:t>χ</m:t>
                  </m:r>
                </m:e>
              </m:acc>
              <m:ctrlPr>
                <w:rPr>
                  <w:rFonts w:ascii="Cambria Math" w:hAnsi="Cambria Math"/>
                  <w:i/>
                </w:rPr>
              </m:ctrlPr>
            </m:e>
          </m:d>
          <m:r>
            <w:rPr>
              <w:rFonts w:ascii="Cambria Math" w:hAnsi="Cambria Math"/>
            </w:rPr>
            <m:t> </m:t>
          </m:r>
          <m:r>
            <w:rPr>
              <w:rFonts w:ascii="Cambria Math" w:hAnsi="Cambria Math"/>
            </w:rPr>
            <m:t>,</m:t>
          </m:r>
        </m:oMath>
      </m:oMathPara>
    </w:p>
    <w:p w14:paraId="06DB3752" w14:textId="26F5FA42" w:rsidR="00BB6CFC" w:rsidRDefault="00BB6CFC" w:rsidP="00BB6CFC">
      <w:pPr>
        <w:spacing w:line="240" w:lineRule="auto"/>
        <w:ind w:left="360"/>
        <w:jc w:val="both"/>
        <w:rPr>
          <w:rFonts w:ascii="Times New Roman" w:hAnsi="Times New Roman" w:cs="Times New Roman"/>
          <w:sz w:val="24"/>
          <w:szCs w:val="24"/>
        </w:rPr>
      </w:pPr>
      <w:proofErr w:type="gramStart"/>
      <w:r w:rsidRPr="00BB6CFC">
        <w:rPr>
          <w:rFonts w:ascii="Times New Roman" w:hAnsi="Times New Roman" w:cs="Times New Roman"/>
          <w:sz w:val="24"/>
          <w:szCs w:val="24"/>
        </w:rPr>
        <w:t>where</w:t>
      </w:r>
      <w:proofErr w:type="gramEnd"/>
      <w:r w:rsidRPr="00BB6CFC">
        <w:rPr>
          <w:rFonts w:ascii="Times New Roman" w:hAnsi="Times New Roman" w:cs="Times New Roman"/>
          <w:sz w:val="24"/>
          <w:szCs w:val="24"/>
        </w:rPr>
        <w:t xml:space="preserve"> </w:t>
      </w:r>
      <m:oMath>
        <m:acc>
          <m:accPr>
            <m:chr m:val="̇"/>
            <m:ctrlPr>
              <w:rPr>
                <w:rFonts w:ascii="Cambria Math" w:hAnsi="Cambria Math" w:cs="Times New Roman"/>
                <w:sz w:val="24"/>
                <w:szCs w:val="24"/>
              </w:rPr>
            </m:ctrlPr>
          </m:accPr>
          <m:e>
            <m:acc>
              <m:accPr>
                <m:chr m:val="⃗"/>
                <m:ctrlPr>
                  <w:rPr>
                    <w:rFonts w:ascii="Cambria Math" w:hAnsi="Cambria Math" w:cs="Times New Roman"/>
                    <w:sz w:val="24"/>
                    <w:szCs w:val="24"/>
                  </w:rPr>
                </m:ctrlPr>
              </m:accPr>
              <m:e>
                <m:r>
                  <w:rPr>
                    <w:rFonts w:ascii="Cambria Math" w:hAnsi="Cambria Math" w:cs="Times New Roman"/>
                    <w:sz w:val="24"/>
                    <w:szCs w:val="24"/>
                  </w:rPr>
                  <m:t>m</m:t>
                </m:r>
              </m:e>
            </m:acc>
          </m:e>
        </m:acc>
      </m:oMath>
      <w:r w:rsidRPr="00BB6CFC">
        <w:rPr>
          <w:rFonts w:ascii="Times New Roman" w:hAnsi="Times New Roman" w:cs="Times New Roman"/>
          <w:sz w:val="24"/>
          <w:szCs w:val="24"/>
        </w:rPr>
        <w:t xml:space="preserve"> is the vector of all SC mass flow rates, </w:t>
      </w:r>
      <m:oMath>
        <m:acc>
          <m:accPr>
            <m:chr m:val="⃗"/>
            <m:ctrlPr>
              <w:rPr>
                <w:rFonts w:ascii="Cambria Math" w:hAnsi="Cambria Math" w:cs="Times New Roman"/>
                <w:sz w:val="24"/>
                <w:szCs w:val="24"/>
              </w:rPr>
            </m:ctrlPr>
          </m:accPr>
          <m:e>
            <m:r>
              <w:rPr>
                <w:rFonts w:ascii="Cambria Math" w:hAnsi="Cambria Math" w:cs="Times New Roman"/>
                <w:sz w:val="24"/>
                <w:szCs w:val="24"/>
              </w:rPr>
              <m:t>h</m:t>
            </m:r>
          </m:e>
        </m:acc>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h</m:t>
            </m:r>
          </m:e>
        </m:acc>
        <m:d>
          <m:dPr>
            <m:ctrlPr>
              <w:rPr>
                <w:rFonts w:ascii="Cambria Math" w:hAnsi="Cambria Math" w:cs="Times New Roman"/>
                <w:i/>
                <w:sz w:val="24"/>
                <w:szCs w:val="24"/>
              </w:rPr>
            </m:ctrlPr>
          </m:dPr>
          <m:e>
            <m:r>
              <w:rPr>
                <w:rFonts w:ascii="Cambria Math" w:hAnsi="Cambria Math" w:cs="Times New Roman"/>
                <w:sz w:val="24"/>
                <w:szCs w:val="24"/>
              </w:rPr>
              <m:t>z</m:t>
            </m:r>
          </m:e>
        </m:d>
      </m:oMath>
      <w:r w:rsidRPr="00BB6CFC">
        <w:rPr>
          <w:rFonts w:ascii="Times New Roman" w:hAnsi="Times New Roman" w:cs="Times New Roman"/>
          <w:sz w:val="24"/>
          <w:szCs w:val="24"/>
        </w:rPr>
        <w:t xml:space="preserve"> is the vector of all SC specific enthalpies, </w:t>
      </w:r>
      <m:oMath>
        <m:r>
          <w:rPr>
            <w:rFonts w:ascii="Cambria Math" w:hAnsi="Cambria Math" w:cs="Times New Roman"/>
            <w:sz w:val="24"/>
            <w:szCs w:val="24"/>
          </w:rPr>
          <m:t>W</m:t>
        </m:r>
      </m:oMath>
      <w:r w:rsidRPr="00BB6CFC">
        <w:rPr>
          <w:rFonts w:ascii="Times New Roman" w:hAnsi="Times New Roman" w:cs="Times New Roman"/>
          <w:sz w:val="24"/>
          <w:szCs w:val="24"/>
        </w:rPr>
        <w:t xml:space="preserve"> is the matrix of effective energy exchange rates per unit length between SCs, and </w:t>
      </w:r>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χ</m:t>
            </m:r>
          </m:e>
        </m:acc>
      </m:oMath>
      <w:r w:rsidRPr="00BB6CFC">
        <w:rPr>
          <w:rFonts w:ascii="Times New Roman" w:hAnsi="Times New Roman" w:cs="Times New Roman"/>
          <w:sz w:val="24"/>
          <w:szCs w:val="24"/>
        </w:rPr>
        <w:t xml:space="preserve"> is the vector of linear powers discharged to SCs from the pins. This equation can be appended to a response functional for the construction of a constrained response functional, which is then minimized through a first-order </w:t>
      </w:r>
      <w:proofErr w:type="spellStart"/>
      <w:r w:rsidRPr="00BB6CFC">
        <w:rPr>
          <w:rFonts w:ascii="Times New Roman" w:hAnsi="Times New Roman" w:cs="Times New Roman"/>
          <w:sz w:val="24"/>
          <w:szCs w:val="24"/>
        </w:rPr>
        <w:t>variational</w:t>
      </w:r>
      <w:proofErr w:type="spellEnd"/>
      <w:r w:rsidRPr="00BB6CFC">
        <w:rPr>
          <w:rFonts w:ascii="Times New Roman" w:hAnsi="Times New Roman" w:cs="Times New Roman"/>
          <w:sz w:val="24"/>
          <w:szCs w:val="24"/>
        </w:rPr>
        <w:t xml:space="preserve"> approach to define GPT sensitivity coefficients. The constrained functional </w:t>
      </w:r>
      <m:oMath>
        <m:r>
          <w:rPr>
            <w:rFonts w:ascii="Cambria Math" w:hAnsi="Cambria Math" w:cs="Times New Roman"/>
            <w:sz w:val="24"/>
            <w:szCs w:val="24"/>
          </w:rPr>
          <m:t>K</m:t>
        </m:r>
      </m:oMath>
      <w:r w:rsidRPr="00BB6CFC">
        <w:rPr>
          <w:rFonts w:ascii="Times New Roman" w:hAnsi="Times New Roman" w:cs="Times New Roman"/>
          <w:sz w:val="24"/>
          <w:szCs w:val="24"/>
        </w:rPr>
        <w:t xml:space="preserve"> is:</w:t>
      </w:r>
    </w:p>
    <w:p w14:paraId="6A5AA928" w14:textId="77777777" w:rsidR="00BB6CFC" w:rsidRPr="00B75ACE" w:rsidRDefault="00B710C3" w:rsidP="00BB6CFC">
      <m:oMathPara>
        <m:oMath>
          <m:eqArr>
            <m:eqArrPr>
              <m:maxDist m:val="1"/>
              <m:ctrlPr>
                <w:rPr>
                  <w:rFonts w:ascii="Cambria Math" w:hAnsi="Cambria Math"/>
                  <w:i/>
                </w:rPr>
              </m:ctrlPr>
            </m:eqArrPr>
            <m:e>
              <m:r>
                <w:rPr>
                  <w:rFonts w:ascii="Cambria Math" w:hAnsi="Cambria Math"/>
                </w:rPr>
                <m:t>K</m:t>
              </m:r>
              <m:r>
                <w:rPr>
                  <w:rFonts w:ascii="Cambria Math" w:hAnsi="Cambria Math"/>
                </w:rPr>
                <m:t>=</m:t>
              </m:r>
              <m:r>
                <w:rPr>
                  <w:rFonts w:ascii="Cambria Math" w:hAnsi="Cambria Math"/>
                </w:rPr>
                <m:t>R</m:t>
              </m:r>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h</m:t>
                              </m:r>
                            </m:e>
                          </m:acc>
                          <m:ctrlPr>
                            <w:rPr>
                              <w:rFonts w:ascii="Cambria Math" w:hAnsi="Cambria Math"/>
                              <w:i/>
                            </w:rPr>
                          </m:ctrlPr>
                        </m:num>
                        <m:den>
                          <m:r>
                            <w:rPr>
                              <w:rFonts w:ascii="Cambria Math" w:hAnsi="Cambria Math"/>
                            </w:rPr>
                            <m:t>dz</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d>
                        <m:dPr>
                          <m:ctrlPr>
                            <w:rPr>
                              <w:rFonts w:ascii="Cambria Math" w:hAnsi="Cambria Math"/>
                            </w:rPr>
                          </m:ctrlPr>
                        </m:dPr>
                        <m:e>
                          <m:r>
                            <w:rPr>
                              <w:rFonts w:ascii="Cambria Math" w:hAnsi="Cambria Math"/>
                            </w:rPr>
                            <m:t>W</m:t>
                          </m:r>
                          <m:acc>
                            <m:accPr>
                              <m:chr m:val="⃗"/>
                              <m:ctrlPr>
                                <w:rPr>
                                  <w:rFonts w:ascii="Cambria Math" w:hAnsi="Cambria Math"/>
                                </w:rPr>
                              </m:ctrlPr>
                            </m:accPr>
                            <m:e>
                              <m:r>
                                <w:rPr>
                                  <w:rFonts w:ascii="Cambria Math" w:hAnsi="Cambria Math"/>
                                </w:rPr>
                                <m:t>h</m:t>
                              </m:r>
                            </m:e>
                          </m:acc>
                          <m:r>
                            <w:rPr>
                              <w:rFonts w:ascii="Cambria Math" w:hAnsi="Cambria Math"/>
                            </w:rPr>
                            <m:t>+</m:t>
                          </m:r>
                          <m:acc>
                            <m:accPr>
                              <m:chr m:val="⃗"/>
                              <m:ctrlPr>
                                <w:rPr>
                                  <w:rFonts w:ascii="Cambria Math" w:hAnsi="Cambria Math"/>
                                </w:rPr>
                              </m:ctrlPr>
                            </m:accPr>
                            <m:e>
                              <m:r>
                                <m:rPr>
                                  <m:sty m:val="p"/>
                                </m:rPr>
                                <w:rPr>
                                  <w:rFonts w:ascii="Cambria Math" w:hAnsi="Cambria Math"/>
                                </w:rPr>
                                <m:t>χ</m:t>
                              </m:r>
                            </m:e>
                          </m:acc>
                          <m:ctrlPr>
                            <w:rPr>
                              <w:rFonts w:ascii="Cambria Math" w:hAnsi="Cambria Math"/>
                              <w:i/>
                            </w:rPr>
                          </m:ctrlPr>
                        </m:e>
                      </m:d>
                    </m:e>
                  </m:d>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65A8395F" w14:textId="67AB2A9E" w:rsidR="00BB6CFC" w:rsidRPr="00BB6CFC" w:rsidRDefault="00BB6CFC" w:rsidP="00BB6CFC">
      <w:pPr>
        <w:spacing w:line="240" w:lineRule="auto"/>
        <w:ind w:left="360"/>
        <w:jc w:val="both"/>
        <w:rPr>
          <w:rFonts w:ascii="Times New Roman" w:hAnsi="Times New Roman" w:cs="Times New Roman"/>
          <w:sz w:val="24"/>
          <w:szCs w:val="24"/>
        </w:rPr>
      </w:pPr>
      <w:proofErr w:type="gramStart"/>
      <w:r w:rsidRPr="00BB6CFC">
        <w:rPr>
          <w:rFonts w:ascii="Times New Roman" w:hAnsi="Times New Roman" w:cs="Times New Roman"/>
          <w:sz w:val="24"/>
          <w:szCs w:val="24"/>
        </w:rPr>
        <w:t>where</w:t>
      </w:r>
      <w:proofErr w:type="gramEnd"/>
      <m:oMath>
        <m:r>
          <w:rPr>
            <w:rFonts w:ascii="Cambria Math" w:hAnsi="Cambria Math" w:cs="Times New Roman"/>
            <w:sz w:val="24"/>
            <w:szCs w:val="24"/>
          </w:rPr>
          <m:t xml:space="preserve"> R</m:t>
        </m:r>
      </m:oMath>
      <w:r w:rsidRPr="00BB6CFC">
        <w:rPr>
          <w:rFonts w:ascii="Times New Roman" w:hAnsi="Times New Roman" w:cs="Times New Roman"/>
          <w:sz w:val="24"/>
          <w:szCs w:val="24"/>
        </w:rPr>
        <w:t xml:space="preserve"> is the unconstrained response functional, </w:t>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h</m:t>
                </m:r>
              </m:e>
            </m:acc>
            <m:ctrlPr>
              <w:rPr>
                <w:rFonts w:ascii="Cambria Math" w:hAnsi="Cambria Math" w:cs="Times New Roman"/>
                <w:i/>
                <w:sz w:val="24"/>
                <w:szCs w:val="24"/>
              </w:rPr>
            </m:ctrlP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h</m:t>
                </m:r>
              </m:e>
            </m:acc>
            <m:ctrlPr>
              <w:rPr>
                <w:rFonts w:ascii="Cambria Math" w:hAnsi="Cambria Math" w:cs="Times New Roman"/>
                <w:i/>
                <w:sz w:val="24"/>
                <w:szCs w:val="24"/>
              </w:rPr>
            </m:ctrlP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z</m:t>
            </m:r>
          </m:e>
        </m:d>
      </m:oMath>
      <w:r w:rsidRPr="00BB6CFC">
        <w:rPr>
          <w:rFonts w:ascii="Times New Roman" w:hAnsi="Times New Roman" w:cs="Times New Roman"/>
          <w:sz w:val="24"/>
          <w:szCs w:val="24"/>
        </w:rPr>
        <w:t xml:space="preserve"> is the vector of fixed Lagrange multipliers, and </w:t>
      </w:r>
      <m:oMath>
        <m:sSub>
          <m:sSubPr>
            <m:ctrlPr>
              <w:rPr>
                <w:rFonts w:ascii="Cambria Math" w:hAnsi="Cambria Math" w:cs="Times New Roman"/>
                <w:i/>
                <w:sz w:val="24"/>
                <w:szCs w:val="24"/>
              </w:rPr>
            </m:ctrlPr>
          </m:sSub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b>
            <m:r>
              <w:rPr>
                <w:rFonts w:ascii="Cambria Math" w:hAnsi="Cambria Math" w:cs="Times New Roman"/>
                <w:sz w:val="24"/>
                <w:szCs w:val="24"/>
              </w:rPr>
              <m:t>z</m:t>
            </m:r>
          </m:sub>
        </m:sSub>
      </m:oMath>
      <w:r w:rsidRPr="00BB6CFC">
        <w:rPr>
          <w:rFonts w:ascii="Times New Roman" w:hAnsi="Times New Roman" w:cs="Times New Roman"/>
          <w:sz w:val="24"/>
          <w:szCs w:val="24"/>
        </w:rPr>
        <w:t xml:space="preserve"> indicates integration of the constraint between inlet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in</m:t>
            </m:r>
          </m:sub>
        </m:sSub>
      </m:oMath>
      <w:r w:rsidRPr="00BB6CFC">
        <w:rPr>
          <w:rFonts w:ascii="Times New Roman" w:hAnsi="Times New Roman" w:cs="Times New Roman"/>
          <w:sz w:val="24"/>
          <w:szCs w:val="24"/>
        </w:rPr>
        <w:t>) and outlet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oMath>
      <w:r w:rsidRPr="00BB6CFC">
        <w:rPr>
          <w:rFonts w:ascii="Times New Roman" w:hAnsi="Times New Roman" w:cs="Times New Roman"/>
          <w:sz w:val="24"/>
          <w:szCs w:val="24"/>
        </w:rPr>
        <w:t>). Note that, since the constraint involves the energy conservation equation, it is identically zero and so, value-wise</w:t>
      </w:r>
      <w:proofErr w:type="gramStart"/>
      <w:r w:rsidRPr="00BB6CFC">
        <w:rPr>
          <w:rFonts w:ascii="Times New Roman" w:hAnsi="Times New Roman" w:cs="Times New Roman"/>
          <w:sz w:val="24"/>
          <w:szCs w:val="24"/>
        </w:rPr>
        <w:t xml:space="preserve">, </w:t>
      </w:r>
      <w:proofErr w:type="gramEnd"/>
      <m:oMath>
        <m:r>
          <w:rPr>
            <w:rFonts w:ascii="Cambria Math" w:hAnsi="Cambria Math" w:cs="Times New Roman"/>
            <w:sz w:val="24"/>
            <w:szCs w:val="24"/>
          </w:rPr>
          <m:t>K = R</m:t>
        </m:r>
      </m:oMath>
      <w:r w:rsidRPr="00BB6CFC">
        <w:rPr>
          <w:rFonts w:ascii="Times New Roman" w:hAnsi="Times New Roman" w:cs="Times New Roman"/>
          <w:sz w:val="24"/>
          <w:szCs w:val="24"/>
        </w:rPr>
        <w:t xml:space="preserve">. If an input datum </w:t>
      </w:r>
      <m:oMath>
        <m:r>
          <m:rPr>
            <m:sty m:val="p"/>
          </m:rPr>
          <w:rPr>
            <w:rFonts w:ascii="Cambria Math" w:hAnsi="Cambria Math" w:cs="Times New Roman"/>
            <w:sz w:val="24"/>
            <w:szCs w:val="24"/>
          </w:rPr>
          <m:t>α</m:t>
        </m:r>
      </m:oMath>
      <w:r w:rsidRPr="00BB6CFC">
        <w:rPr>
          <w:rFonts w:ascii="Times New Roman" w:hAnsi="Times New Roman" w:cs="Times New Roman"/>
          <w:sz w:val="24"/>
          <w:szCs w:val="24"/>
        </w:rPr>
        <w:t xml:space="preserve"> is subject to a sma</w:t>
      </w:r>
      <w:proofErr w:type="spellStart"/>
      <w:r w:rsidRPr="00BB6CFC">
        <w:rPr>
          <w:rFonts w:ascii="Times New Roman" w:hAnsi="Times New Roman" w:cs="Times New Roman"/>
          <w:sz w:val="24"/>
          <w:szCs w:val="24"/>
        </w:rPr>
        <w:t>ll</w:t>
      </w:r>
      <w:proofErr w:type="spellEnd"/>
      <w:r w:rsidRPr="00BB6CFC">
        <w:rPr>
          <w:rFonts w:ascii="Times New Roman" w:hAnsi="Times New Roman" w:cs="Times New Roman"/>
          <w:sz w:val="24"/>
          <w:szCs w:val="24"/>
        </w:rPr>
        <w:t xml:space="preserve"> perturbation </w:t>
      </w:r>
      <m:oMath>
        <m:r>
          <m:rPr>
            <m:sty m:val="p"/>
          </m:rPr>
          <w:rPr>
            <w:rFonts w:ascii="Cambria Math" w:hAnsi="Cambria Math" w:cs="Times New Roman"/>
            <w:sz w:val="24"/>
            <w:szCs w:val="24"/>
          </w:rPr>
          <m:t>δα</m:t>
        </m:r>
      </m:oMath>
      <w:r w:rsidRPr="00BB6CFC">
        <w:rPr>
          <w:rFonts w:ascii="Times New Roman" w:hAnsi="Times New Roman" w:cs="Times New Roman"/>
          <w:sz w:val="24"/>
          <w:szCs w:val="24"/>
        </w:rPr>
        <w:t xml:space="preserve"> so that it </w:t>
      </w:r>
      <w:proofErr w:type="gramStart"/>
      <w:r w:rsidRPr="00BB6CFC">
        <w:rPr>
          <w:rFonts w:ascii="Times New Roman" w:hAnsi="Times New Roman" w:cs="Times New Roman"/>
          <w:sz w:val="24"/>
          <w:szCs w:val="24"/>
        </w:rPr>
        <w:t xml:space="preserve">becomes </w:t>
      </w:r>
      <w:proofErr w:type="gramEnd"/>
      <m:oMath>
        <m:sSup>
          <m:sSupPr>
            <m:ctrlPr>
              <w:rPr>
                <w:rFonts w:ascii="Cambria Math" w:hAnsi="Cambria Math" w:cs="Times New Roman"/>
                <w:i/>
                <w:sz w:val="24"/>
                <w:szCs w:val="24"/>
              </w:rPr>
            </m:ctrlPr>
          </m:sSupPr>
          <m:e>
            <m:r>
              <m:rPr>
                <m:sty m:val="p"/>
              </m:rPr>
              <w:rPr>
                <w:rFonts w:ascii="Cambria Math" w:hAnsi="Cambria Math" w:cs="Times New Roman"/>
                <w:sz w:val="24"/>
                <w:szCs w:val="24"/>
              </w:rPr>
              <m:t>α</m:t>
            </m:r>
            <m:ctrlPr>
              <w:rPr>
                <w:rFonts w:ascii="Cambria Math" w:hAnsi="Cambria Math" w:cs="Times New Roman"/>
                <w:sz w:val="24"/>
                <w:szCs w:val="24"/>
              </w:rPr>
            </m:ctrlPr>
          </m:e>
          <m:sup>
            <m:r>
              <w:rPr>
                <w:rFonts w:ascii="Cambria Math" w:hAnsi="Cambria Math" w:cs="Times New Roman"/>
                <w:sz w:val="24"/>
                <w:szCs w:val="24"/>
              </w:rPr>
              <m:t>'</m:t>
            </m:r>
          </m:sup>
        </m:sSup>
        <m:r>
          <w:rPr>
            <w:rFonts w:ascii="Cambria Math" w:hAnsi="Cambria Math" w:cs="Times New Roman"/>
            <w:sz w:val="24"/>
            <w:szCs w:val="24"/>
          </w:rPr>
          <m:t>=</m:t>
        </m:r>
        <m:r>
          <m:rPr>
            <m:sty m:val="p"/>
          </m:rPr>
          <w:rPr>
            <w:rFonts w:ascii="Cambria Math" w:hAnsi="Cambria Math" w:cs="Times New Roman"/>
            <w:sz w:val="24"/>
            <w:szCs w:val="24"/>
          </w:rPr>
          <m:t>α</m:t>
        </m:r>
        <m:r>
          <w:rPr>
            <w:rFonts w:ascii="Cambria Math" w:hAnsi="Cambria Math" w:cs="Times New Roman"/>
            <w:sz w:val="24"/>
            <w:szCs w:val="24"/>
          </w:rPr>
          <m:t>+</m:t>
        </m:r>
        <m:r>
          <m:rPr>
            <m:sty m:val="p"/>
          </m:rPr>
          <w:rPr>
            <w:rFonts w:ascii="Cambria Math" w:hAnsi="Cambria Math" w:cs="Times New Roman"/>
            <w:sz w:val="24"/>
            <w:szCs w:val="24"/>
          </w:rPr>
          <m:t>δα</m:t>
        </m:r>
      </m:oMath>
      <w:r w:rsidRPr="00BB6CFC">
        <w:rPr>
          <w:rFonts w:ascii="Times New Roman" w:hAnsi="Times New Roman" w:cs="Times New Roman"/>
          <w:sz w:val="24"/>
          <w:szCs w:val="24"/>
        </w:rPr>
        <w:t xml:space="preserve">, then the uncostrained response becomes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=R+</m:t>
        </m:r>
        <m:r>
          <m:rPr>
            <m:sty m:val="p"/>
          </m:rPr>
          <w:rPr>
            <w:rFonts w:ascii="Cambria Math" w:hAnsi="Cambria Math" w:cs="Times New Roman"/>
            <w:sz w:val="24"/>
            <w:szCs w:val="24"/>
          </w:rPr>
          <m:t>δ</m:t>
        </m:r>
        <m:r>
          <w:rPr>
            <w:rFonts w:ascii="Cambria Math" w:hAnsi="Cambria Math" w:cs="Times New Roman"/>
            <w:sz w:val="24"/>
            <w:szCs w:val="24"/>
          </w:rPr>
          <m:t>R</m:t>
        </m:r>
      </m:oMath>
      <w:r w:rsidRPr="00BB6CFC">
        <w:rPr>
          <w:rFonts w:ascii="Times New Roman" w:hAnsi="Times New Roman" w:cs="Times New Roman"/>
          <w:sz w:val="24"/>
          <w:szCs w:val="24"/>
        </w:rPr>
        <w:t xml:space="preserve">, where </w:t>
      </w:r>
      <m:oMath>
        <m:r>
          <m:rPr>
            <m:sty m:val="p"/>
          </m:rPr>
          <w:rPr>
            <w:rFonts w:ascii="Cambria Math" w:hAnsi="Cambria Math" w:cs="Times New Roman"/>
            <w:sz w:val="24"/>
            <w:szCs w:val="24"/>
          </w:rPr>
          <m:t>δ</m:t>
        </m:r>
        <m:r>
          <w:rPr>
            <w:rFonts w:ascii="Cambria Math" w:hAnsi="Cambria Math" w:cs="Times New Roman"/>
            <w:sz w:val="24"/>
            <w:szCs w:val="24"/>
          </w:rPr>
          <m:t>R</m:t>
        </m:r>
      </m:oMath>
      <w:r w:rsidRPr="00BB6CFC">
        <w:rPr>
          <w:rFonts w:ascii="Times New Roman" w:hAnsi="Times New Roman" w:cs="Times New Roman"/>
          <w:sz w:val="24"/>
          <w:szCs w:val="24"/>
        </w:rPr>
        <w:t xml:space="preserve"> is the perturbation induced by </w:t>
      </w:r>
      <m:oMath>
        <m:r>
          <m:rPr>
            <m:sty m:val="p"/>
          </m:rPr>
          <w:rPr>
            <w:rFonts w:ascii="Cambria Math" w:hAnsi="Cambria Math" w:cs="Times New Roman"/>
            <w:sz w:val="24"/>
            <w:szCs w:val="24"/>
          </w:rPr>
          <w:lastRenderedPageBreak/>
          <m:t>δα</m:t>
        </m:r>
      </m:oMath>
      <w:r w:rsidRPr="00BB6CFC">
        <w:rPr>
          <w:rFonts w:ascii="Times New Roman" w:hAnsi="Times New Roman" w:cs="Times New Roman"/>
          <w:sz w:val="24"/>
          <w:szCs w:val="24"/>
        </w:rPr>
        <w:t xml:space="preserve">. In turn, the constrained response </w:t>
      </w:r>
      <w:proofErr w:type="gramStart"/>
      <w:r w:rsidRPr="00BB6CFC">
        <w:rPr>
          <w:rFonts w:ascii="Times New Roman" w:hAnsi="Times New Roman" w:cs="Times New Roman"/>
          <w:sz w:val="24"/>
          <w:szCs w:val="24"/>
        </w:rPr>
        <w:t xml:space="preserve">becomes </w:t>
      </w:r>
      <w:proofErr w:type="gramEnd"/>
      <m:oMath>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=K+</m:t>
        </m:r>
        <m:r>
          <m:rPr>
            <m:sty m:val="p"/>
          </m:rPr>
          <w:rPr>
            <w:rFonts w:ascii="Cambria Math" w:hAnsi="Cambria Math" w:cs="Times New Roman"/>
            <w:sz w:val="24"/>
            <w:szCs w:val="24"/>
          </w:rPr>
          <m:t>δ</m:t>
        </m:r>
        <m:r>
          <w:rPr>
            <w:rFonts w:ascii="Cambria Math" w:hAnsi="Cambria Math" w:cs="Times New Roman"/>
            <w:sz w:val="24"/>
            <w:szCs w:val="24"/>
          </w:rPr>
          <m:t>K</m:t>
        </m:r>
      </m:oMath>
      <w:r w:rsidRPr="00BB6CFC">
        <w:rPr>
          <w:rFonts w:ascii="Times New Roman" w:hAnsi="Times New Roman" w:cs="Times New Roman"/>
          <w:sz w:val="24"/>
          <w:szCs w:val="24"/>
        </w:rPr>
        <w:t xml:space="preserve">, with again the perturbation </w:t>
      </w:r>
      <m:oMath>
        <m:r>
          <m:rPr>
            <m:sty m:val="p"/>
          </m:rPr>
          <w:rPr>
            <w:rFonts w:ascii="Cambria Math" w:hAnsi="Cambria Math" w:cs="Times New Roman"/>
            <w:sz w:val="24"/>
            <w:szCs w:val="24"/>
          </w:rPr>
          <m:t>δ</m:t>
        </m:r>
        <m:r>
          <w:rPr>
            <w:rFonts w:ascii="Cambria Math" w:hAnsi="Cambria Math" w:cs="Times New Roman"/>
            <w:sz w:val="24"/>
            <w:szCs w:val="24"/>
          </w:rPr>
          <m:t>K</m:t>
        </m:r>
      </m:oMath>
      <w:r w:rsidRPr="00BB6CFC">
        <w:rPr>
          <w:rFonts w:ascii="Times New Roman" w:hAnsi="Times New Roman" w:cs="Times New Roman"/>
          <w:sz w:val="24"/>
          <w:szCs w:val="24"/>
        </w:rPr>
        <w:t xml:space="preserve"> being a consequence of </w:t>
      </w:r>
      <m:oMath>
        <m:r>
          <m:rPr>
            <m:sty m:val="p"/>
          </m:rPr>
          <w:rPr>
            <w:rFonts w:ascii="Cambria Math" w:hAnsi="Cambria Math" w:cs="Times New Roman"/>
            <w:sz w:val="24"/>
            <w:szCs w:val="24"/>
          </w:rPr>
          <m:t>δα</m:t>
        </m:r>
      </m:oMath>
      <w:r w:rsidRPr="00BB6CFC">
        <w:rPr>
          <w:rFonts w:ascii="Times New Roman" w:hAnsi="Times New Roman" w:cs="Times New Roman"/>
          <w:sz w:val="24"/>
          <w:szCs w:val="24"/>
        </w:rPr>
        <w:t xml:space="preserve">. Expanding </w:t>
      </w:r>
      <m:oMath>
        <m:r>
          <w:rPr>
            <w:rFonts w:ascii="Cambria Math" w:hAnsi="Cambria Math" w:cs="Times New Roman"/>
            <w:sz w:val="24"/>
            <w:szCs w:val="24"/>
          </w:rPr>
          <m:t>K'</m:t>
        </m:r>
      </m:oMath>
      <w:r w:rsidRPr="00BB6CFC">
        <w:rPr>
          <w:rFonts w:ascii="Times New Roman" w:hAnsi="Times New Roman" w:cs="Times New Roman"/>
          <w:sz w:val="24"/>
          <w:szCs w:val="24"/>
        </w:rPr>
        <w:t xml:space="preserve"> about </w:t>
      </w:r>
      <m:oMath>
        <m:r>
          <w:rPr>
            <w:rFonts w:ascii="Cambria Math" w:hAnsi="Cambria Math" w:cs="Times New Roman"/>
            <w:sz w:val="24"/>
            <w:szCs w:val="24"/>
          </w:rPr>
          <m:t>K</m:t>
        </m:r>
      </m:oMath>
      <w:r w:rsidRPr="00BB6CFC">
        <w:rPr>
          <w:rFonts w:ascii="Times New Roman" w:hAnsi="Times New Roman" w:cs="Times New Roman"/>
          <w:sz w:val="24"/>
          <w:szCs w:val="24"/>
        </w:rPr>
        <w:t xml:space="preserve"> in a first-order functional Taylor series leads to:</w:t>
      </w:r>
    </w:p>
    <w:p w14:paraId="493CFB4F" w14:textId="77777777" w:rsidR="007C6C01" w:rsidRPr="00AF339C" w:rsidRDefault="00B710C3" w:rsidP="007C6C01">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K</m:t>
                  </m:r>
                </m:e>
                <m:sup>
                  <m:r>
                    <w:rPr>
                      <w:rFonts w:ascii="Cambria Math" w:hAnsi="Cambria Math"/>
                    </w:rPr>
                    <m:t>'</m:t>
                  </m:r>
                </m:sup>
              </m:sSup>
              <m:r>
                <m:rPr>
                  <m:sty m:val="p"/>
                </m:rPr>
                <w:rPr>
                  <w:rFonts w:ascii="Cambria Math" w:hAnsi="Cambria Math"/>
                </w:rPr>
                <m:t>≈</m:t>
              </m:r>
              <m:r>
                <w:rPr>
                  <w:rFonts w:ascii="Cambria Math" w:hAnsi="Cambria Math"/>
                </w:rPr>
                <m:t>K</m:t>
              </m:r>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K</m:t>
                          </m:r>
                          <m:ctrlPr>
                            <w:rPr>
                              <w:rFonts w:ascii="Cambria Math" w:hAnsi="Cambria Math"/>
                              <w:i/>
                            </w:rPr>
                          </m:ctrlPr>
                        </m:num>
                        <m:den>
                          <m:r>
                            <m:rPr>
                              <m:sty m:val="p"/>
                            </m:rPr>
                            <w:rPr>
                              <w:rFonts w:ascii="Cambria Math" w:hAnsi="Cambria Math"/>
                            </w:rPr>
                            <m:t>∂α</m:t>
                          </m:r>
                          <m:ctrlPr>
                            <w:rPr>
                              <w:rFonts w:ascii="Cambria Math" w:hAnsi="Cambria Math"/>
                              <w:i/>
                            </w:rPr>
                          </m:ctrlPr>
                        </m:den>
                      </m:f>
                      <m:r>
                        <w:rPr>
                          <w:rFonts w:ascii="Cambria Math" w:hAnsi="Cambria Math"/>
                        </w:rPr>
                        <m:t> </m:t>
                      </m:r>
                      <m:r>
                        <m:rPr>
                          <m:sty m:val="p"/>
                        </m:rPr>
                        <w:rPr>
                          <w:rFonts w:ascii="Cambria Math" w:hAnsi="Cambria Math"/>
                        </w:rPr>
                        <m:t>δα</m:t>
                      </m:r>
                    </m:e>
                  </m:d>
                </m:e>
                <m:sub>
                  <m:r>
                    <w:rPr>
                      <w:rFonts w:ascii="Cambria Math" w:hAnsi="Cambria Math"/>
                    </w:rPr>
                    <m:t>z</m:t>
                  </m:r>
                </m:sub>
              </m:sSub>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K</m:t>
                          </m:r>
                          <m:ctrlPr>
                            <w:rPr>
                              <w:rFonts w:ascii="Cambria Math" w:hAnsi="Cambria Math"/>
                              <w:i/>
                            </w:rPr>
                          </m:ctrlPr>
                        </m:num>
                        <m:den>
                          <m:r>
                            <m:rPr>
                              <m:sty m:val="p"/>
                            </m:rPr>
                            <w:rPr>
                              <w:rFonts w:ascii="Cambria Math" w:hAnsi="Cambria Math"/>
                            </w:rPr>
                            <m:t>∂</m:t>
                          </m:r>
                          <m:acc>
                            <m:accPr>
                              <m:chr m:val="⃗"/>
                              <m:ctrlPr>
                                <w:rPr>
                                  <w:rFonts w:ascii="Cambria Math" w:hAnsi="Cambria Math"/>
                                </w:rPr>
                              </m:ctrlPr>
                            </m:accPr>
                            <m:e>
                              <m:r>
                                <w:rPr>
                                  <w:rFonts w:ascii="Cambria Math" w:hAnsi="Cambria Math"/>
                                </w:rPr>
                                <m:t>h</m:t>
                              </m:r>
                            </m:e>
                          </m:acc>
                          <m:ctrlPr>
                            <w:rPr>
                              <w:rFonts w:ascii="Cambria Math" w:hAnsi="Cambria Math"/>
                              <w:i/>
                            </w:rPr>
                          </m:ctrlPr>
                        </m:den>
                      </m:f>
                      <m:r>
                        <m:rPr>
                          <m:sty m:val="p"/>
                        </m:rPr>
                        <w:rPr>
                          <w:rFonts w:ascii="Cambria Math" w:hAnsi="Cambria Math"/>
                        </w:rPr>
                        <m:t>⋅</m:t>
                      </m:r>
                      <m:r>
                        <m:rPr>
                          <m:sty m:val="p"/>
                        </m:rPr>
                        <w:rPr>
                          <w:rFonts w:ascii="Cambria Math" w:hAnsi="Cambria Math"/>
                        </w:rPr>
                        <m:t>δ</m:t>
                      </m:r>
                      <m:acc>
                        <m:accPr>
                          <m:chr m:val="⃗"/>
                          <m:ctrlPr>
                            <w:rPr>
                              <w:rFonts w:ascii="Cambria Math" w:hAnsi="Cambria Math"/>
                            </w:rPr>
                          </m:ctrlPr>
                        </m:accPr>
                        <m:e>
                          <m:r>
                            <w:rPr>
                              <w:rFonts w:ascii="Cambria Math" w:hAnsi="Cambria Math"/>
                            </w:rPr>
                            <m:t>h</m:t>
                          </m:r>
                        </m:e>
                      </m:acc>
                    </m:e>
                  </m:d>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2</m:t>
                  </m:r>
                </m:e>
              </m:d>
            </m:e>
          </m:eqArr>
        </m:oMath>
      </m:oMathPara>
    </w:p>
    <w:p w14:paraId="01ADDE76" w14:textId="4713998F" w:rsidR="00BB6CFC" w:rsidRPr="007C6C01" w:rsidRDefault="007C6C01" w:rsidP="00BB6CFC">
      <w:pPr>
        <w:spacing w:line="240" w:lineRule="auto"/>
        <w:ind w:left="360"/>
        <w:jc w:val="both"/>
        <w:rPr>
          <w:rFonts w:ascii="Times New Roman" w:hAnsi="Times New Roman" w:cs="Times New Roman"/>
          <w:sz w:val="24"/>
          <w:szCs w:val="24"/>
        </w:rPr>
      </w:pPr>
      <w:r w:rsidRPr="007C6C01">
        <w:rPr>
          <w:rFonts w:ascii="Times New Roman" w:hAnsi="Times New Roman" w:cs="Times New Roman"/>
          <w:sz w:val="24"/>
          <w:szCs w:val="24"/>
        </w:rPr>
        <w:t xml:space="preserve">The partial derivatives in Eq. (2) are related to the definitions of </w:t>
      </w:r>
      <m:oMath>
        <m:sSup>
          <m:sSupPr>
            <m:ctrlPr>
              <w:rPr>
                <w:rFonts w:ascii="Cambria Math" w:hAnsi="Cambria Math" w:cs="Times New Roman"/>
                <w:i/>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h</m:t>
                </m:r>
              </m:e>
            </m:acc>
          </m:e>
          <m:sup>
            <m:r>
              <w:rPr>
                <w:rFonts w:ascii="Cambria Math" w:hAnsi="Cambria Math" w:cs="Times New Roman"/>
                <w:sz w:val="24"/>
                <w:szCs w:val="24"/>
              </w:rPr>
              <m:t>*</m:t>
            </m:r>
          </m:sup>
        </m:sSup>
      </m:oMath>
      <w:r w:rsidRPr="007C6C01">
        <w:rPr>
          <w:rFonts w:ascii="Times New Roman" w:hAnsi="Times New Roman" w:cs="Times New Roman"/>
          <w:sz w:val="24"/>
          <w:szCs w:val="24"/>
        </w:rPr>
        <w:t xml:space="preserve"> and sensitivity coefficients.  </w:t>
      </w:r>
    </w:p>
    <w:p w14:paraId="063C0C65" w14:textId="6890254D" w:rsidR="00BB6CFC" w:rsidRDefault="007C6C01" w:rsidP="00BB6CFC">
      <w:pPr>
        <w:spacing w:line="240" w:lineRule="auto"/>
        <w:ind w:left="360"/>
        <w:jc w:val="both"/>
        <w:rPr>
          <w:rFonts w:ascii="Times New Roman" w:hAnsi="Times New Roman" w:cs="Times New Roman"/>
          <w:sz w:val="24"/>
          <w:szCs w:val="24"/>
        </w:rPr>
      </w:pPr>
      <w:r w:rsidRPr="007C6C01">
        <w:rPr>
          <w:rFonts w:ascii="Times New Roman" w:hAnsi="Times New Roman" w:cs="Times New Roman"/>
          <w:sz w:val="24"/>
          <w:szCs w:val="24"/>
        </w:rPr>
        <w:t xml:space="preserve">In case of final responses (i.e., depending at most on input data and quantities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oMath>
      <w:r w:rsidRPr="007C6C01">
        <w:rPr>
          <w:rFonts w:ascii="Times New Roman" w:hAnsi="Times New Roman" w:cs="Times New Roman"/>
          <w:sz w:val="24"/>
          <w:szCs w:val="24"/>
        </w:rPr>
        <w:t xml:space="preserve">), the quantity </w:t>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h</m:t>
                </m:r>
              </m:e>
            </m:acc>
            <m:ctrlPr>
              <w:rPr>
                <w:rFonts w:ascii="Cambria Math" w:hAnsi="Cambria Math" w:cs="Times New Roman"/>
                <w:i/>
                <w:sz w:val="24"/>
                <w:szCs w:val="24"/>
              </w:rPr>
            </m:ctrlPr>
          </m:e>
          <m:sup>
            <m:r>
              <w:rPr>
                <w:rFonts w:ascii="Cambria Math" w:hAnsi="Cambria Math" w:cs="Times New Roman"/>
                <w:sz w:val="24"/>
                <w:szCs w:val="24"/>
              </w:rPr>
              <m:t>*</m:t>
            </m:r>
          </m:sup>
        </m:sSup>
      </m:oMath>
      <w:r w:rsidRPr="007C6C01">
        <w:rPr>
          <w:rFonts w:ascii="Times New Roman" w:hAnsi="Times New Roman" w:cs="Times New Roman"/>
          <w:sz w:val="24"/>
          <w:szCs w:val="24"/>
        </w:rPr>
        <w:t xml:space="preserve"> is defined through the following, which is obtained as part of the minimization process by forcing </w:t>
      </w:r>
      <m:oMath>
        <m:r>
          <w:rPr>
            <w:rFonts w:ascii="Cambria Math" w:hAnsi="Cambria Math" w:cs="Times New Roman"/>
            <w:sz w:val="24"/>
            <w:szCs w:val="24"/>
          </w:rPr>
          <m:t>K</m:t>
        </m:r>
      </m:oMath>
      <w:r w:rsidRPr="007C6C01">
        <w:rPr>
          <w:rFonts w:ascii="Times New Roman" w:hAnsi="Times New Roman" w:cs="Times New Roman"/>
          <w:sz w:val="24"/>
          <w:szCs w:val="24"/>
        </w:rPr>
        <w:t xml:space="preserve"> to be stationary with respect to variations of</w:t>
      </w:r>
      <m:oMath>
        <m:r>
          <w:rPr>
            <w:rFonts w:ascii="Cambria Math" w:hAnsi="Cambria Math" w:cs="Times New Roman"/>
            <w:sz w:val="24"/>
            <w:szCs w:val="24"/>
          </w:rPr>
          <m:t xml:space="preserve"> </m:t>
        </m:r>
        <m:acc>
          <m:accPr>
            <m:chr m:val="⃗"/>
            <m:ctrlPr>
              <w:rPr>
                <w:rFonts w:ascii="Cambria Math" w:hAnsi="Cambria Math" w:cs="Times New Roman"/>
                <w:sz w:val="24"/>
                <w:szCs w:val="24"/>
              </w:rPr>
            </m:ctrlPr>
          </m:accPr>
          <m:e>
            <m:r>
              <w:rPr>
                <w:rFonts w:ascii="Cambria Math" w:hAnsi="Cambria Math" w:cs="Times New Roman"/>
                <w:sz w:val="24"/>
                <w:szCs w:val="24"/>
              </w:rPr>
              <m:t>h</m:t>
            </m:r>
          </m:e>
        </m:acc>
      </m:oMath>
      <w:r w:rsidRPr="007C6C01">
        <w:rPr>
          <w:rFonts w:ascii="Times New Roman" w:hAnsi="Times New Roman" w:cs="Times New Roman"/>
          <w:sz w:val="24"/>
          <w:szCs w:val="24"/>
        </w:rPr>
        <w:t xml:space="preserve"> (i.e. </w:t>
      </w:r>
      <m:oMath>
        <m:r>
          <m:rPr>
            <m:sty m:val="p"/>
          </m:rPr>
          <w:rPr>
            <w:rFonts w:ascii="Cambria Math" w:hAnsi="Cambria Math" w:cs="Times New Roman"/>
            <w:sz w:val="24"/>
            <w:szCs w:val="24"/>
          </w:rPr>
          <m:t>∂</m:t>
        </m:r>
        <m:r>
          <w:rPr>
            <w:rFonts w:ascii="Cambria Math" w:hAnsi="Cambria Math" w:cs="Times New Roman"/>
            <w:sz w:val="24"/>
            <w:szCs w:val="24"/>
          </w:rPr>
          <m:t>K/</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h</m:t>
            </m:r>
          </m:e>
        </m:acc>
        <m:r>
          <w:rPr>
            <w:rFonts w:ascii="Cambria Math" w:hAnsi="Cambria Math" w:cs="Times New Roman"/>
            <w:sz w:val="24"/>
            <w:szCs w:val="24"/>
          </w:rPr>
          <m:t>=0</m:t>
        </m:r>
      </m:oMath>
      <w:r w:rsidRPr="007C6C01">
        <w:rPr>
          <w:rFonts w:ascii="Times New Roman" w:hAnsi="Times New Roman" w:cs="Times New Roman"/>
          <w:sz w:val="24"/>
          <w:szCs w:val="24"/>
        </w:rPr>
        <w:t>):</w:t>
      </w:r>
    </w:p>
    <w:p w14:paraId="4A11BEAA" w14:textId="64C7D5C6" w:rsidR="007C6C01" w:rsidRPr="00D3270E" w:rsidRDefault="00B710C3" w:rsidP="00BB6CFC">
      <w:pPr>
        <w:spacing w:line="240" w:lineRule="auto"/>
        <w:ind w:left="360"/>
        <w:jc w:val="both"/>
        <w:rPr>
          <w:rFonts w:ascii="Times New Roman" w:hAnsi="Times New Roman" w:cs="Times New Roman"/>
          <w:sz w:val="24"/>
          <w:szCs w:val="24"/>
        </w:rPr>
      </w:pPr>
      <m:oMathPara>
        <m:oMath>
          <m:eqArr>
            <m:eqArrPr>
              <m:maxDist m:val="1"/>
              <m:ctrlPr>
                <w:rPr>
                  <w:rFonts w:ascii="Cambria Math" w:hAnsi="Cambria Math"/>
                  <w:i/>
                </w:rPr>
              </m:ctrlPr>
            </m:eqArrPr>
            <m:e>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ctrlPr>
                    <w:rPr>
                      <w:rFonts w:ascii="Cambria Math" w:hAnsi="Cambria Math"/>
                      <w:i/>
                    </w:rPr>
                  </m:ctrlPr>
                </m:num>
                <m:den>
                  <m:r>
                    <w:rPr>
                      <w:rFonts w:ascii="Cambria Math" w:hAnsi="Cambria Math"/>
                    </w:rPr>
                    <m:t>dz</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m:rPr>
                          <m:sty m:val="bi"/>
                        </m:rPr>
                        <w:rPr>
                          <w:rFonts w:ascii="Cambria Math" w:hAnsi="Cambria Math"/>
                        </w:rPr>
                        <m:t>W</m:t>
                      </m:r>
                    </m:e>
                    <m:sup>
                      <m:r>
                        <w:rPr>
                          <w:rFonts w:ascii="Cambria Math" w:hAnsi="Cambria Math"/>
                        </w:rPr>
                        <m:t>*</m:t>
                      </m:r>
                    </m:sup>
                  </m:sSup>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 xml:space="preserve">=0;  </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m:t>
                          </m:r>
                          <m:acc>
                            <m:accPr>
                              <m:chr m:val="⃗"/>
                              <m:ctrlPr>
                                <w:rPr>
                                  <w:rFonts w:ascii="Cambria Math" w:hAnsi="Cambria Math"/>
                                </w:rPr>
                              </m:ctrlPr>
                            </m:accPr>
                            <m:e>
                              <m:r>
                                <w:rPr>
                                  <w:rFonts w:ascii="Cambria Math" w:hAnsi="Cambria Math"/>
                                </w:rPr>
                                <m:t>h</m:t>
                              </m:r>
                            </m:e>
                          </m:acc>
                          <m:ctrlPr>
                            <w:rPr>
                              <w:rFonts w:ascii="Cambria Math" w:hAnsi="Cambria Math"/>
                              <w:i/>
                            </w:rPr>
                          </m:ctrlPr>
                        </m:den>
                      </m:f>
                    </m:e>
                  </m:d>
                </m:e>
                <m:sub>
                  <m: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z</m:t>
                      </m:r>
                    </m:e>
                    <m:sub>
                      <m:r>
                        <m:rPr>
                          <m:nor/>
                        </m:rPr>
                        <w:rPr>
                          <w:rFonts w:ascii="Cambria Math" w:hAnsi="Cambria Math"/>
                        </w:rPr>
                        <m:t>out</m:t>
                      </m:r>
                    </m:sub>
                  </m:sSub>
                </m:sub>
              </m:sSub>
              <m:r>
                <w:rPr>
                  <w:rFonts w:ascii="Cambria Math" w:hAnsi="Cambria Math"/>
                </w:rPr>
                <m:t xml:space="preserve">;  </m:t>
              </m:r>
              <m:r>
                <w:rPr>
                  <w:rFonts w:ascii="Cambria Math" w:hAnsi="Cambria Math"/>
                </w:rPr>
                <m:t>z</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 xml:space="preserve">  ,#</m:t>
              </m:r>
              <m:d>
                <m:dPr>
                  <m:ctrlPr>
                    <w:rPr>
                      <w:rFonts w:ascii="Cambria Math" w:hAnsi="Cambria Math"/>
                      <w:i/>
                    </w:rPr>
                  </m:ctrlPr>
                </m:dPr>
                <m:e>
                  <m:r>
                    <w:rPr>
                      <w:rFonts w:ascii="Cambria Math" w:hAnsi="Cambria Math"/>
                    </w:rPr>
                    <m:t>3</m:t>
                  </m:r>
                </m:e>
              </m:d>
            </m:e>
          </m:eqArr>
          <m:r>
            <m:rPr>
              <m:sty m:val="p"/>
            </m:rPr>
            <w:rPr>
              <w:rFonts w:ascii="Cambria Math" w:hAnsi="Cambria Math"/>
            </w:rPr>
            <w:br/>
          </m:r>
        </m:oMath>
      </m:oMathPara>
      <w:proofErr w:type="gramStart"/>
      <w:r w:rsidR="00D3270E" w:rsidRPr="00D3270E">
        <w:rPr>
          <w:rFonts w:ascii="Times New Roman" w:hAnsi="Times New Roman" w:cs="Times New Roman"/>
          <w:sz w:val="24"/>
          <w:szCs w:val="24"/>
        </w:rPr>
        <w:t>where</w:t>
      </w:r>
      <w:proofErr w:type="gramEnd"/>
      <w:r w:rsidR="00D3270E" w:rsidRPr="00D3270E">
        <w:rPr>
          <w:rFonts w:ascii="Times New Roman" w:hAnsi="Times New Roman" w:cs="Times New Roman"/>
          <w:sz w:val="24"/>
          <w:szCs w:val="24"/>
        </w:rPr>
        <w:t xml:space="preserve"> the differential equation, given its form, is called the adjoint enthalpy equation, and the vector of Lagrange multipliers is consequently denoted also as the vector of </w:t>
      </w:r>
      <w:proofErr w:type="spellStart"/>
      <w:r w:rsidR="00D3270E" w:rsidRPr="00D3270E">
        <w:rPr>
          <w:rFonts w:ascii="Times New Roman" w:hAnsi="Times New Roman" w:cs="Times New Roman"/>
          <w:sz w:val="24"/>
          <w:szCs w:val="24"/>
        </w:rPr>
        <w:t>adjoint</w:t>
      </w:r>
      <w:proofErr w:type="spellEnd"/>
      <w:r w:rsidR="00D3270E" w:rsidRPr="00D3270E">
        <w:rPr>
          <w:rFonts w:ascii="Times New Roman" w:hAnsi="Times New Roman" w:cs="Times New Roman"/>
          <w:sz w:val="24"/>
          <w:szCs w:val="24"/>
        </w:rPr>
        <w:t xml:space="preserve"> enthalpies. The </w:t>
      </w:r>
      <w:proofErr w:type="spellStart"/>
      <w:r w:rsidR="00D3270E" w:rsidRPr="00D3270E">
        <w:rPr>
          <w:rFonts w:ascii="Times New Roman" w:hAnsi="Times New Roman" w:cs="Times New Roman"/>
          <w:sz w:val="24"/>
          <w:szCs w:val="24"/>
        </w:rPr>
        <w:t>adjoint</w:t>
      </w:r>
      <w:proofErr w:type="spellEnd"/>
      <w:r w:rsidR="00D3270E" w:rsidRPr="00D3270E">
        <w:rPr>
          <w:rFonts w:ascii="Times New Roman" w:hAnsi="Times New Roman" w:cs="Times New Roman"/>
          <w:sz w:val="24"/>
          <w:szCs w:val="24"/>
        </w:rPr>
        <w:t xml:space="preserve"> enthalpy </w:t>
      </w: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j</m:t>
            </m:r>
          </m:sub>
          <m:sup>
            <m:r>
              <w:rPr>
                <w:rFonts w:ascii="Cambria Math" w:hAnsi="Cambria Math" w:cs="Times New Roman"/>
                <w:sz w:val="24"/>
                <w:szCs w:val="24"/>
              </w:rPr>
              <m:t>*</m:t>
            </m:r>
          </m:sup>
        </m:sSubSup>
        <m:d>
          <m:dPr>
            <m:ctrlPr>
              <w:rPr>
                <w:rFonts w:ascii="Cambria Math" w:hAnsi="Cambria Math" w:cs="Times New Roman"/>
                <w:i/>
                <w:sz w:val="24"/>
                <w:szCs w:val="24"/>
              </w:rPr>
            </m:ctrlPr>
          </m:dPr>
          <m:e>
            <m:r>
              <w:rPr>
                <w:rFonts w:ascii="Cambria Math" w:hAnsi="Cambria Math" w:cs="Times New Roman"/>
                <w:sz w:val="24"/>
                <w:szCs w:val="24"/>
              </w:rPr>
              <m:t>z</m:t>
            </m:r>
          </m:e>
        </m:d>
      </m:oMath>
      <w:r w:rsidR="00D3270E" w:rsidRPr="00D3270E">
        <w:rPr>
          <w:rFonts w:ascii="Times New Roman" w:hAnsi="Times New Roman" w:cs="Times New Roman"/>
          <w:sz w:val="24"/>
          <w:szCs w:val="24"/>
        </w:rPr>
        <w:t xml:space="preserve"> of the generic </w:t>
      </w:r>
      <m:oMath>
        <m:r>
          <w:rPr>
            <w:rFonts w:ascii="Cambria Math" w:hAnsi="Cambria Math" w:cs="Times New Roman"/>
            <w:sz w:val="24"/>
            <w:szCs w:val="24"/>
          </w:rPr>
          <m:t>j</m:t>
        </m:r>
      </m:oMath>
      <w:r w:rsidR="00D3270E" w:rsidRPr="00D3270E">
        <w:rPr>
          <w:rFonts w:ascii="Times New Roman" w:hAnsi="Times New Roman" w:cs="Times New Roman"/>
          <w:sz w:val="24"/>
          <w:szCs w:val="24"/>
        </w:rPr>
        <w:t xml:space="preserve">-th SC is the importance that the (specific) enthalpy of the coolant in that SC at axial position </w:t>
      </w:r>
      <m:oMath>
        <m:r>
          <w:rPr>
            <w:rFonts w:ascii="Cambria Math" w:hAnsi="Cambria Math" w:cs="Times New Roman"/>
            <w:sz w:val="24"/>
            <w:szCs w:val="24"/>
          </w:rPr>
          <m:t>z</m:t>
        </m:r>
      </m:oMath>
      <w:r w:rsidR="00D3270E" w:rsidRPr="00D3270E">
        <w:rPr>
          <w:rFonts w:ascii="Times New Roman" w:hAnsi="Times New Roman" w:cs="Times New Roman"/>
          <w:sz w:val="24"/>
          <w:szCs w:val="24"/>
        </w:rPr>
        <w:t xml:space="preserve"> has for the value </w:t>
      </w:r>
      <w:proofErr w:type="gramStart"/>
      <w:r w:rsidR="00D3270E" w:rsidRPr="00D3270E">
        <w:rPr>
          <w:rFonts w:ascii="Times New Roman" w:hAnsi="Times New Roman" w:cs="Times New Roman"/>
          <w:sz w:val="24"/>
          <w:szCs w:val="24"/>
        </w:rPr>
        <w:t xml:space="preserve">of </w:t>
      </w:r>
      <w:proofErr w:type="gramEnd"/>
      <m:oMath>
        <m:r>
          <w:rPr>
            <w:rFonts w:ascii="Cambria Math" w:hAnsi="Cambria Math" w:cs="Times New Roman"/>
            <w:sz w:val="24"/>
            <w:szCs w:val="24"/>
          </w:rPr>
          <m:t>R</m:t>
        </m:r>
      </m:oMath>
      <w:r w:rsidR="00D3270E" w:rsidRPr="00D3270E">
        <w:rPr>
          <w:rFonts w:ascii="Times New Roman" w:hAnsi="Times New Roman" w:cs="Times New Roman"/>
          <w:sz w:val="24"/>
          <w:szCs w:val="24"/>
        </w:rPr>
        <w:t xml:space="preserve">. The equation is to be solved backward in space starting from the final conditions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oMath>
      <w:r w:rsidR="00D3270E" w:rsidRPr="00D3270E">
        <w:rPr>
          <w:rFonts w:ascii="Times New Roman" w:hAnsi="Times New Roman" w:cs="Times New Roman"/>
          <w:sz w:val="24"/>
          <w:szCs w:val="24"/>
        </w:rPr>
        <w:t xml:space="preserve">. A parallelism can be drawn between the </w:t>
      </w:r>
      <w:proofErr w:type="spellStart"/>
      <w:r w:rsidR="00D3270E" w:rsidRPr="00D3270E">
        <w:rPr>
          <w:rFonts w:ascii="Times New Roman" w:hAnsi="Times New Roman" w:cs="Times New Roman"/>
          <w:sz w:val="24"/>
          <w:szCs w:val="24"/>
        </w:rPr>
        <w:t>adjoint</w:t>
      </w:r>
      <w:proofErr w:type="spellEnd"/>
      <w:r w:rsidR="00D3270E" w:rsidRPr="00D3270E">
        <w:rPr>
          <w:rFonts w:ascii="Times New Roman" w:hAnsi="Times New Roman" w:cs="Times New Roman"/>
          <w:sz w:val="24"/>
          <w:szCs w:val="24"/>
        </w:rPr>
        <w:t xml:space="preserve"> enthalpy equation of SC problems and the </w:t>
      </w:r>
      <w:proofErr w:type="spellStart"/>
      <w:r w:rsidR="00D3270E" w:rsidRPr="00D3270E">
        <w:rPr>
          <w:rFonts w:ascii="Times New Roman" w:hAnsi="Times New Roman" w:cs="Times New Roman"/>
          <w:sz w:val="24"/>
          <w:szCs w:val="24"/>
        </w:rPr>
        <w:t>adjoint</w:t>
      </w:r>
      <w:proofErr w:type="spellEnd"/>
      <w:r w:rsidR="00D3270E" w:rsidRPr="00D3270E">
        <w:rPr>
          <w:rFonts w:ascii="Times New Roman" w:hAnsi="Times New Roman" w:cs="Times New Roman"/>
          <w:sz w:val="24"/>
          <w:szCs w:val="24"/>
        </w:rPr>
        <w:t xml:space="preserve"> Bateman equation of depletion problems: the latter must be solved backward in time starting from end-of-depletion </w:t>
      </w:r>
      <w:proofErr w:type="spellStart"/>
      <w:r w:rsidR="00D3270E" w:rsidRPr="00D3270E">
        <w:rPr>
          <w:rFonts w:ascii="Times New Roman" w:hAnsi="Times New Roman" w:cs="Times New Roman"/>
          <w:sz w:val="24"/>
          <w:szCs w:val="24"/>
        </w:rPr>
        <w:t>adjoint</w:t>
      </w:r>
      <w:proofErr w:type="spellEnd"/>
      <w:r w:rsidR="00D3270E" w:rsidRPr="00D3270E">
        <w:rPr>
          <w:rFonts w:ascii="Times New Roman" w:hAnsi="Times New Roman" w:cs="Times New Roman"/>
          <w:sz w:val="24"/>
          <w:szCs w:val="24"/>
        </w:rPr>
        <w:t xml:space="preserve"> isotopic concentrations.</w:t>
      </w:r>
    </w:p>
    <w:p w14:paraId="25CC4E22" w14:textId="1B0E30D4" w:rsidR="007C6C01" w:rsidRPr="00D3270E" w:rsidRDefault="00D3270E" w:rsidP="00BB6CFC">
      <w:pPr>
        <w:spacing w:line="240" w:lineRule="auto"/>
        <w:ind w:left="360"/>
        <w:jc w:val="both"/>
        <w:rPr>
          <w:rFonts w:ascii="Times New Roman" w:hAnsi="Times New Roman" w:cs="Times New Roman"/>
          <w:sz w:val="24"/>
          <w:szCs w:val="24"/>
        </w:rPr>
      </w:pPr>
      <w:r w:rsidRPr="00D3270E">
        <w:rPr>
          <w:rFonts w:ascii="Times New Roman" w:hAnsi="Times New Roman" w:cs="Times New Roman"/>
          <w:sz w:val="24"/>
          <w:szCs w:val="24"/>
        </w:rPr>
        <w:t xml:space="preserve">To ensure the invariance of the sum of all </w:t>
      </w:r>
      <w:proofErr w:type="spellStart"/>
      <w:r w:rsidRPr="00D3270E">
        <w:rPr>
          <w:rFonts w:ascii="Times New Roman" w:hAnsi="Times New Roman" w:cs="Times New Roman"/>
          <w:sz w:val="24"/>
          <w:szCs w:val="24"/>
        </w:rPr>
        <w:t>adjoint</w:t>
      </w:r>
      <w:proofErr w:type="spellEnd"/>
      <w:r w:rsidRPr="00D3270E">
        <w:rPr>
          <w:rFonts w:ascii="Times New Roman" w:hAnsi="Times New Roman" w:cs="Times New Roman"/>
          <w:sz w:val="24"/>
          <w:szCs w:val="24"/>
        </w:rPr>
        <w:t xml:space="preserve"> enthalpies with respect </w:t>
      </w:r>
      <w:proofErr w:type="gramStart"/>
      <w:r w:rsidRPr="00D3270E">
        <w:rPr>
          <w:rFonts w:ascii="Times New Roman" w:hAnsi="Times New Roman" w:cs="Times New Roman"/>
          <w:sz w:val="24"/>
          <w:szCs w:val="24"/>
        </w:rPr>
        <w:t xml:space="preserve">to </w:t>
      </w:r>
      <w:proofErr w:type="gramEnd"/>
      <m:oMath>
        <m:r>
          <w:rPr>
            <w:rFonts w:ascii="Cambria Math" w:hAnsi="Cambria Math" w:cs="Times New Roman"/>
            <w:sz w:val="24"/>
            <w:szCs w:val="24"/>
          </w:rPr>
          <m:t>z</m:t>
        </m:r>
      </m:oMath>
      <w:r w:rsidRPr="00D3270E">
        <w:rPr>
          <w:rFonts w:ascii="Times New Roman" w:hAnsi="Times New Roman" w:cs="Times New Roman"/>
          <w:sz w:val="24"/>
          <w:szCs w:val="24"/>
        </w:rPr>
        <w:t xml:space="preserve">, a normalization must be applied to </w:t>
      </w:r>
      <m:oMath>
        <m:sSup>
          <m:sSupPr>
            <m:ctrlPr>
              <w:rPr>
                <w:rFonts w:ascii="Cambria Math" w:hAnsi="Cambria Math" w:cs="Times New Roman"/>
                <w:i/>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h</m:t>
                </m:r>
              </m:e>
            </m:acc>
          </m:e>
          <m:sup>
            <m:r>
              <w:rPr>
                <w:rFonts w:ascii="Cambria Math" w:hAnsi="Cambria Math" w:cs="Times New Roman"/>
                <w:sz w:val="24"/>
                <w:szCs w:val="24"/>
              </w:rPr>
              <m:t>*</m:t>
            </m:r>
          </m:sup>
        </m:sSup>
      </m:oMath>
      <w:r w:rsidRPr="00D3270E">
        <w:rPr>
          <w:rFonts w:ascii="Times New Roman" w:hAnsi="Times New Roman" w:cs="Times New Roman"/>
          <w:sz w:val="24"/>
          <w:szCs w:val="24"/>
        </w:rPr>
        <w:t xml:space="preserve"> after its first computation:</w:t>
      </w:r>
    </w:p>
    <w:p w14:paraId="37B1F560" w14:textId="77777777" w:rsidR="00D3270E" w:rsidRPr="007B6187" w:rsidRDefault="00B710C3" w:rsidP="00D3270E">
      <m:oMathPara>
        <m:oMath>
          <m:eqArr>
            <m:eqArrPr>
              <m:maxDist m:val="1"/>
              <m:ctrlPr>
                <w:rPr>
                  <w:rFonts w:ascii="Cambria Math" w:hAnsi="Cambria Math"/>
                  <w:i/>
                </w:rPr>
              </m:ctrlPr>
            </m:eqArr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r>
                    <w:rPr>
                      <w:rFonts w:ascii="Cambria Math" w:hAnsi="Cambria Math"/>
                    </w:rPr>
                    <m:t>,</m:t>
                  </m:r>
                  <m:r>
                    <m:rPr>
                      <m:nor/>
                    </m:rPr>
                    <w:rPr>
                      <w:rFonts w:ascii="Cambria Math" w:hAnsi="Cambria Math"/>
                    </w:rPr>
                    <m:t>norm</m:t>
                  </m:r>
                </m:sup>
              </m:sSup>
              <m:r>
                <w:rPr>
                  <w:rFonts w:ascii="Cambria Math" w:hAnsi="Cambria Math"/>
                </w:rPr>
                <m:t>=</m:t>
              </m:r>
              <m:f>
                <m:fPr>
                  <m:ctrlPr>
                    <w:rPr>
                      <w:rFonts w:ascii="Cambria Math" w:hAnsi="Cambria Math"/>
                    </w:rPr>
                  </m:ctrlPr>
                </m:fPr>
                <m:num>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ctrlPr>
                    <w:rPr>
                      <w:rFonts w:ascii="Cambria Math" w:hAnsi="Cambria Math"/>
                      <w:i/>
                    </w:rPr>
                  </m:ctrlPr>
                </m:den>
              </m:f>
              <m:r>
                <w:rPr>
                  <w:rFonts w:ascii="Cambria Math" w:hAnsi="Cambria Math"/>
                </w:rPr>
                <m:t xml:space="preserve">  .#</m:t>
              </m:r>
              <m:d>
                <m:dPr>
                  <m:ctrlPr>
                    <w:rPr>
                      <w:rFonts w:ascii="Cambria Math" w:hAnsi="Cambria Math"/>
                      <w:i/>
                    </w:rPr>
                  </m:ctrlPr>
                </m:dPr>
                <m:e>
                  <m:r>
                    <w:rPr>
                      <w:rFonts w:ascii="Cambria Math" w:hAnsi="Cambria Math"/>
                    </w:rPr>
                    <m:t>4</m:t>
                  </m:r>
                </m:e>
              </m:d>
            </m:e>
          </m:eqArr>
        </m:oMath>
      </m:oMathPara>
    </w:p>
    <w:p w14:paraId="29DE480B" w14:textId="66C604B1" w:rsidR="007C6C01" w:rsidRPr="00D3270E" w:rsidRDefault="00D3270E" w:rsidP="00BB6CFC">
      <w:pPr>
        <w:spacing w:line="240" w:lineRule="auto"/>
        <w:ind w:left="360"/>
        <w:jc w:val="both"/>
        <w:rPr>
          <w:rFonts w:ascii="Times New Roman" w:hAnsi="Times New Roman" w:cs="Times New Roman"/>
          <w:sz w:val="24"/>
          <w:szCs w:val="24"/>
        </w:rPr>
      </w:pPr>
      <w:r w:rsidRPr="00D3270E">
        <w:rPr>
          <w:rFonts w:ascii="Times New Roman" w:hAnsi="Times New Roman" w:cs="Times New Roman"/>
          <w:sz w:val="24"/>
          <w:szCs w:val="24"/>
        </w:rPr>
        <w:t xml:space="preserve">In the following, the superscript </w:t>
      </w:r>
      <m:oMath>
        <m:r>
          <w:rPr>
            <w:rFonts w:ascii="Cambria Math" w:hAnsi="Cambria Math" w:cs="Times New Roman"/>
            <w:sz w:val="24"/>
            <w:szCs w:val="24"/>
          </w:rPr>
          <m:t>"</m:t>
        </m:r>
        <m:r>
          <m:rPr>
            <m:nor/>
          </m:rPr>
          <w:rPr>
            <w:rFonts w:ascii="Times New Roman" w:hAnsi="Times New Roman" w:cs="Times New Roman"/>
            <w:sz w:val="24"/>
            <w:szCs w:val="24"/>
          </w:rPr>
          <m:t>norm"</m:t>
        </m:r>
      </m:oMath>
      <w:r w:rsidRPr="00D3270E">
        <w:rPr>
          <w:rFonts w:ascii="Times New Roman" w:hAnsi="Times New Roman" w:cs="Times New Roman"/>
          <w:sz w:val="24"/>
          <w:szCs w:val="24"/>
        </w:rPr>
        <w:t xml:space="preserve"> will be dropped for simplicity.</w:t>
      </w:r>
    </w:p>
    <w:p w14:paraId="4F7E91BB" w14:textId="14C99955" w:rsidR="007C6C01" w:rsidRDefault="00585EB0" w:rsidP="00BB6CFC">
      <w:pPr>
        <w:spacing w:line="240" w:lineRule="auto"/>
        <w:ind w:left="360"/>
        <w:jc w:val="both"/>
        <w:rPr>
          <w:rFonts w:ascii="Times New Roman" w:hAnsi="Times New Roman" w:cs="Times New Roman"/>
          <w:sz w:val="24"/>
          <w:szCs w:val="24"/>
        </w:rPr>
      </w:pPr>
      <w:r w:rsidRPr="00585EB0">
        <w:rPr>
          <w:rFonts w:ascii="Times New Roman" w:hAnsi="Times New Roman" w:cs="Times New Roman"/>
          <w:sz w:val="24"/>
          <w:szCs w:val="24"/>
        </w:rPr>
        <w:t xml:space="preserve">As shown in Eq. (3), depending on the type of final response, the definitions of final </w:t>
      </w:r>
      <w:proofErr w:type="spellStart"/>
      <w:r w:rsidRPr="00585EB0">
        <w:rPr>
          <w:rFonts w:ascii="Times New Roman" w:hAnsi="Times New Roman" w:cs="Times New Roman"/>
          <w:sz w:val="24"/>
          <w:szCs w:val="24"/>
        </w:rPr>
        <w:t>adjoint</w:t>
      </w:r>
      <w:proofErr w:type="spellEnd"/>
      <w:r w:rsidRPr="00585EB0">
        <w:rPr>
          <w:rFonts w:ascii="Times New Roman" w:hAnsi="Times New Roman" w:cs="Times New Roman"/>
          <w:sz w:val="24"/>
          <w:szCs w:val="24"/>
        </w:rPr>
        <w:t xml:space="preserve"> enthalpies vary accordingly. For the CRP, two types of responses are of interest:</w:t>
      </w:r>
    </w:p>
    <w:p w14:paraId="5C4B2299" w14:textId="77777777" w:rsidR="00585EB0" w:rsidRPr="00585EB0" w:rsidRDefault="00585EB0" w:rsidP="00585EB0">
      <w:pPr>
        <w:pStyle w:val="a4"/>
        <w:numPr>
          <w:ilvl w:val="0"/>
          <w:numId w:val="12"/>
        </w:numPr>
        <w:spacing w:after="200" w:line="276" w:lineRule="auto"/>
        <w:jc w:val="both"/>
        <w:rPr>
          <w:rFonts w:ascii="Times New Roman" w:hAnsi="Times New Roman" w:cs="Times New Roman"/>
          <w:sz w:val="24"/>
          <w:szCs w:val="24"/>
        </w:rPr>
      </w:pPr>
      <w:r w:rsidRPr="00585EB0">
        <w:rPr>
          <w:rFonts w:ascii="Times New Roman" w:hAnsi="Times New Roman" w:cs="Times New Roman"/>
          <w:sz w:val="24"/>
          <w:szCs w:val="24"/>
        </w:rPr>
        <w:t>coolant bulk temperatures (or enthalpies in our formulation),</w:t>
      </w:r>
    </w:p>
    <w:p w14:paraId="497B3128" w14:textId="77777777" w:rsidR="00585EB0" w:rsidRPr="00585EB0" w:rsidRDefault="00585EB0" w:rsidP="00585EB0">
      <w:pPr>
        <w:pStyle w:val="a4"/>
        <w:numPr>
          <w:ilvl w:val="0"/>
          <w:numId w:val="12"/>
        </w:numPr>
        <w:spacing w:after="200" w:line="276" w:lineRule="auto"/>
        <w:jc w:val="both"/>
        <w:rPr>
          <w:rFonts w:ascii="Times New Roman" w:hAnsi="Times New Roman" w:cs="Times New Roman"/>
          <w:sz w:val="24"/>
          <w:szCs w:val="24"/>
        </w:rPr>
      </w:pPr>
      <w:proofErr w:type="gramStart"/>
      <w:r w:rsidRPr="00585EB0">
        <w:rPr>
          <w:rFonts w:ascii="Times New Roman" w:hAnsi="Times New Roman" w:cs="Times New Roman"/>
          <w:sz w:val="24"/>
          <w:szCs w:val="24"/>
        </w:rPr>
        <w:t>clad</w:t>
      </w:r>
      <w:proofErr w:type="gramEnd"/>
      <w:r w:rsidRPr="00585EB0">
        <w:rPr>
          <w:rFonts w:ascii="Times New Roman" w:hAnsi="Times New Roman" w:cs="Times New Roman"/>
          <w:sz w:val="24"/>
          <w:szCs w:val="24"/>
        </w:rPr>
        <w:t xml:space="preserve"> outer temperatures.</w:t>
      </w:r>
    </w:p>
    <w:p w14:paraId="2B602A82" w14:textId="608D5CBF" w:rsidR="00585EB0" w:rsidRPr="00585EB0" w:rsidRDefault="00585EB0" w:rsidP="00BB6CFC">
      <w:pPr>
        <w:spacing w:line="240" w:lineRule="auto"/>
        <w:ind w:left="360"/>
        <w:jc w:val="both"/>
        <w:rPr>
          <w:rFonts w:ascii="Times New Roman" w:hAnsi="Times New Roman" w:cs="Times New Roman"/>
          <w:sz w:val="24"/>
          <w:szCs w:val="24"/>
        </w:rPr>
      </w:pPr>
      <w:r w:rsidRPr="00585EB0">
        <w:rPr>
          <w:rFonts w:ascii="Times New Roman" w:hAnsi="Times New Roman" w:cs="Times New Roman"/>
          <w:sz w:val="24"/>
          <w:szCs w:val="24"/>
        </w:rPr>
        <w:t xml:space="preserve">If </w:t>
      </w:r>
      <m:oMath>
        <m:r>
          <w:rPr>
            <w:rFonts w:ascii="Cambria Math" w:hAnsi="Cambria Math" w:cs="Times New Roman"/>
            <w:sz w:val="24"/>
            <w:szCs w:val="24"/>
          </w:rPr>
          <m:t>R</m:t>
        </m:r>
      </m:oMath>
      <w:r w:rsidRPr="00585EB0">
        <w:rPr>
          <w:rFonts w:ascii="Times New Roman" w:hAnsi="Times New Roman" w:cs="Times New Roman"/>
          <w:sz w:val="24"/>
          <w:szCs w:val="24"/>
        </w:rPr>
        <w:t xml:space="preserve"> is the outlet enthalpy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e>
        </m:d>
      </m:oMath>
      <w:r w:rsidRPr="00585EB0">
        <w:rPr>
          <w:rFonts w:ascii="Times New Roman" w:hAnsi="Times New Roman" w:cs="Times New Roman"/>
          <w:sz w:val="24"/>
          <w:szCs w:val="24"/>
        </w:rPr>
        <w:t xml:space="preserve"> of the </w:t>
      </w:r>
      <m:oMath>
        <m:r>
          <w:rPr>
            <w:rFonts w:ascii="Cambria Math" w:hAnsi="Cambria Math" w:cs="Times New Roman"/>
            <w:sz w:val="24"/>
            <w:szCs w:val="24"/>
          </w:rPr>
          <m:t>i</m:t>
        </m:r>
      </m:oMath>
      <w:r w:rsidRPr="00585EB0">
        <w:rPr>
          <w:rFonts w:ascii="Times New Roman" w:hAnsi="Times New Roman" w:cs="Times New Roman"/>
          <w:sz w:val="24"/>
          <w:szCs w:val="24"/>
        </w:rPr>
        <w:t>-</w:t>
      </w:r>
      <w:proofErr w:type="gramStart"/>
      <w:r w:rsidRPr="00585EB0">
        <w:rPr>
          <w:rFonts w:ascii="Times New Roman" w:hAnsi="Times New Roman" w:cs="Times New Roman"/>
          <w:sz w:val="24"/>
          <w:szCs w:val="24"/>
        </w:rPr>
        <w:t>th</w:t>
      </w:r>
      <w:proofErr w:type="gramEnd"/>
      <w:r w:rsidRPr="00585EB0">
        <w:rPr>
          <w:rFonts w:ascii="Times New Roman" w:hAnsi="Times New Roman" w:cs="Times New Roman"/>
          <w:sz w:val="24"/>
          <w:szCs w:val="24"/>
        </w:rPr>
        <w:t xml:space="preserve"> SC, then:</w:t>
      </w:r>
    </w:p>
    <w:p w14:paraId="212228FC" w14:textId="77777777" w:rsidR="00585EB0" w:rsidRPr="00BB17A6" w:rsidRDefault="00B710C3" w:rsidP="00585EB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ctrlPr>
                            <w:rPr>
                              <w:rFonts w:ascii="Cambria Math" w:hAnsi="Cambria Math"/>
                              <w:i/>
                            </w:rPr>
                          </m:ctrlPr>
                        </m:den>
                      </m:f>
                    </m:e>
                  </m:d>
                </m:e>
                <m:sub>
                  <m: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z</m:t>
                      </m:r>
                    </m:e>
                    <m:sub>
                      <m:r>
                        <m:rPr>
                          <m:nor/>
                        </m:rPr>
                        <w:rPr>
                          <w:rFonts w:ascii="Cambria Math" w:hAnsi="Cambria Math"/>
                        </w:rPr>
                        <m:t>out</m:t>
                      </m:r>
                    </m:sub>
                  </m:sSub>
                </m:sub>
              </m:sSub>
              <m:r>
                <w:rPr>
                  <w:rFonts w:ascii="Cambria Math" w:hAnsi="Cambria Math"/>
                </w:rPr>
                <m:t>=</m:t>
              </m:r>
              <m:sSub>
                <m:sSubPr>
                  <m:ctrlPr>
                    <w:rPr>
                      <w:rFonts w:ascii="Cambria Math" w:hAnsi="Cambria Math"/>
                      <w:i/>
                    </w:rPr>
                  </m:ctrlPr>
                </m:sSubPr>
                <m:e>
                  <m:r>
                    <m:rPr>
                      <m:sty m:val="p"/>
                    </m:rPr>
                    <w:rPr>
                      <w:rFonts w:ascii="Cambria Math" w:hAnsi="Cambria Math"/>
                    </w:rPr>
                    <m:t>δ</m:t>
                  </m:r>
                </m:e>
                <m:sub>
                  <m:r>
                    <w:rPr>
                      <w:rFonts w:ascii="Cambria Math" w:hAnsi="Cambria Math"/>
                    </w:rPr>
                    <m:t>ij</m:t>
                  </m:r>
                </m:sub>
              </m:sSub>
              <m:r>
                <w:rPr>
                  <w:rFonts w:ascii="Cambria Math" w:hAnsi="Cambria Math"/>
                </w:rPr>
                <m:t>   </m:t>
              </m:r>
              <m:r>
                <m:rPr>
                  <m:sty m:val="p"/>
                </m:rPr>
                <w:rPr>
                  <w:rFonts w:ascii="Cambria Math" w:hAnsi="Cambria Math"/>
                </w:rPr>
                <m:t>∀</m:t>
              </m:r>
              <m:r>
                <w:rPr>
                  <w:rFonts w:ascii="Cambria Math" w:hAnsi="Cambria Math"/>
                </w:rPr>
                <m:t>j</m:t>
              </m:r>
              <m:r>
                <w:rPr>
                  <w:rFonts w:ascii="Cambria Math" w:hAnsi="Cambria Math"/>
                </w:rPr>
                <m:t xml:space="preserve"> ,#</m:t>
              </m:r>
              <m:d>
                <m:dPr>
                  <m:ctrlPr>
                    <w:rPr>
                      <w:rFonts w:ascii="Cambria Math" w:hAnsi="Cambria Math"/>
                      <w:i/>
                    </w:rPr>
                  </m:ctrlPr>
                </m:dPr>
                <m:e>
                  <m:r>
                    <w:rPr>
                      <w:rFonts w:ascii="Cambria Math" w:hAnsi="Cambria Math"/>
                    </w:rPr>
                    <m:t>5</m:t>
                  </m:r>
                </m:e>
              </m:d>
            </m:e>
          </m:eqArr>
        </m:oMath>
      </m:oMathPara>
    </w:p>
    <w:p w14:paraId="2A2BF1D1" w14:textId="1E940901" w:rsidR="00585EB0" w:rsidRPr="00585EB0" w:rsidRDefault="00585EB0" w:rsidP="00BB6CFC">
      <w:pPr>
        <w:spacing w:line="240" w:lineRule="auto"/>
        <w:ind w:left="360"/>
        <w:jc w:val="both"/>
        <w:rPr>
          <w:rFonts w:ascii="Times New Roman" w:hAnsi="Times New Roman" w:cs="Times New Roman"/>
          <w:sz w:val="24"/>
          <w:szCs w:val="24"/>
        </w:rPr>
      </w:pPr>
      <w:proofErr w:type="gramStart"/>
      <w:r w:rsidRPr="00585EB0">
        <w:rPr>
          <w:rFonts w:ascii="Times New Roman" w:hAnsi="Times New Roman" w:cs="Times New Roman"/>
          <w:sz w:val="24"/>
          <w:szCs w:val="24"/>
        </w:rPr>
        <w:t>where</w:t>
      </w:r>
      <w:proofErr w:type="gramEnd"/>
      <w:r w:rsidRPr="00585EB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ij</m:t>
            </m:r>
          </m:sub>
        </m:sSub>
      </m:oMath>
      <w:r w:rsidRPr="00585EB0">
        <w:rPr>
          <w:rFonts w:ascii="Times New Roman" w:hAnsi="Times New Roman" w:cs="Times New Roman"/>
          <w:sz w:val="24"/>
          <w:szCs w:val="24"/>
        </w:rPr>
        <w:t xml:space="preserve"> is the Kronecker delta associated with the </w:t>
      </w:r>
      <m:oMath>
        <m:r>
          <w:rPr>
            <w:rFonts w:ascii="Cambria Math" w:hAnsi="Cambria Math" w:cs="Times New Roman"/>
            <w:sz w:val="24"/>
            <w:szCs w:val="24"/>
          </w:rPr>
          <m:t>i</m:t>
        </m:r>
      </m:oMath>
      <w:r w:rsidRPr="00585EB0">
        <w:rPr>
          <w:rFonts w:ascii="Times New Roman" w:hAnsi="Times New Roman" w:cs="Times New Roman"/>
          <w:sz w:val="24"/>
          <w:szCs w:val="24"/>
        </w:rPr>
        <w:t xml:space="preserve">-th and the </w:t>
      </w:r>
      <m:oMath>
        <m:r>
          <w:rPr>
            <w:rFonts w:ascii="Cambria Math" w:hAnsi="Cambria Math" w:cs="Times New Roman"/>
            <w:sz w:val="24"/>
            <w:szCs w:val="24"/>
          </w:rPr>
          <m:t>j</m:t>
        </m:r>
      </m:oMath>
      <w:r w:rsidRPr="00585EB0">
        <w:rPr>
          <w:rFonts w:ascii="Times New Roman" w:hAnsi="Times New Roman" w:cs="Times New Roman"/>
          <w:sz w:val="24"/>
          <w:szCs w:val="24"/>
        </w:rPr>
        <w:t xml:space="preserve">-th SCs. If </w:t>
      </w:r>
      <m:oMath>
        <m:r>
          <w:rPr>
            <w:rFonts w:ascii="Cambria Math" w:hAnsi="Cambria Math" w:cs="Times New Roman"/>
            <w:sz w:val="24"/>
            <w:szCs w:val="24"/>
          </w:rPr>
          <m:t>R</m:t>
        </m:r>
      </m:oMath>
      <w:r w:rsidRPr="00585EB0">
        <w:rPr>
          <w:rFonts w:ascii="Times New Roman" w:hAnsi="Times New Roman" w:cs="Times New Roman"/>
          <w:sz w:val="24"/>
          <w:szCs w:val="24"/>
        </w:rPr>
        <w:t xml:space="preserve"> is the outlet outer cladding temperature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co</m:t>
            </m:r>
            <m:r>
              <w:rPr>
                <w:rFonts w:ascii="Cambria Math" w:hAnsi="Cambria Math" w:cs="Times New Roman"/>
                <w:sz w:val="24"/>
                <w:szCs w:val="24"/>
              </w:rPr>
              <m:t>,k,i</m:t>
            </m:r>
          </m:sub>
        </m:sSub>
      </m:oMath>
      <w:r w:rsidRPr="00585EB0">
        <w:rPr>
          <w:rFonts w:ascii="Times New Roman" w:hAnsi="Times New Roman" w:cs="Times New Roman"/>
          <w:sz w:val="24"/>
          <w:szCs w:val="24"/>
        </w:rPr>
        <w:t xml:space="preserve"> of the </w:t>
      </w:r>
      <m:oMath>
        <m:r>
          <w:rPr>
            <w:rFonts w:ascii="Cambria Math" w:hAnsi="Cambria Math" w:cs="Times New Roman"/>
            <w:sz w:val="24"/>
            <w:szCs w:val="24"/>
          </w:rPr>
          <m:t>k</m:t>
        </m:r>
      </m:oMath>
      <w:r w:rsidRPr="00585EB0">
        <w:rPr>
          <w:rFonts w:ascii="Times New Roman" w:hAnsi="Times New Roman" w:cs="Times New Roman"/>
          <w:sz w:val="24"/>
          <w:szCs w:val="24"/>
        </w:rPr>
        <w:t>-</w:t>
      </w:r>
      <w:proofErr w:type="gramStart"/>
      <w:r w:rsidRPr="00585EB0">
        <w:rPr>
          <w:rFonts w:ascii="Times New Roman" w:hAnsi="Times New Roman" w:cs="Times New Roman"/>
          <w:sz w:val="24"/>
          <w:szCs w:val="24"/>
        </w:rPr>
        <w:t>th</w:t>
      </w:r>
      <w:proofErr w:type="gramEnd"/>
      <w:r w:rsidRPr="00585EB0">
        <w:rPr>
          <w:rFonts w:ascii="Times New Roman" w:hAnsi="Times New Roman" w:cs="Times New Roman"/>
          <w:sz w:val="24"/>
          <w:szCs w:val="24"/>
        </w:rPr>
        <w:t xml:space="preserve"> pin facing the </w:t>
      </w:r>
      <m:oMath>
        <m:r>
          <w:rPr>
            <w:rFonts w:ascii="Cambria Math" w:hAnsi="Cambria Math" w:cs="Times New Roman"/>
            <w:sz w:val="24"/>
            <w:szCs w:val="24"/>
          </w:rPr>
          <m:t>i</m:t>
        </m:r>
      </m:oMath>
      <w:r w:rsidRPr="00585EB0">
        <w:rPr>
          <w:rFonts w:ascii="Times New Roman" w:hAnsi="Times New Roman" w:cs="Times New Roman"/>
          <w:sz w:val="24"/>
          <w:szCs w:val="24"/>
        </w:rPr>
        <w:t>-th SC, computed as</w:t>
      </w:r>
    </w:p>
    <w:p w14:paraId="4ACD4649" w14:textId="77777777" w:rsidR="00585EB0" w:rsidRPr="000038CF" w:rsidRDefault="00B710C3" w:rsidP="00585EB0">
      <m:oMathPara>
        <m:oMath>
          <m:eqArr>
            <m:eqArrPr>
              <m:maxDist m:val="1"/>
              <m:ctrlPr>
                <w:rPr>
                  <w:rFonts w:ascii="Cambria Math" w:hAnsi="Cambria Math"/>
                  <w:i/>
                </w:rPr>
              </m:ctrlPr>
            </m:eqArrPr>
            <m:e>
              <m:r>
                <w:rPr>
                  <w:rFonts w:ascii="Cambria Math" w:hAnsi="Cambria Math"/>
                </w:rPr>
                <m:t>R</m:t>
              </m:r>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bulk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χ</m:t>
                      </m:r>
                    </m:e>
                    <m:sub>
                      <m:r>
                        <m:rPr>
                          <m:nor/>
                        </m:rPr>
                        <w:rPr>
                          <w:rFonts w:ascii="Cambria Math" w:hAnsi="Cambria Math"/>
                        </w:rPr>
                        <m:t>p</m:t>
                      </m:r>
                      <m:r>
                        <w:rPr>
                          <w:rFonts w:ascii="Cambria Math" w:hAnsi="Cambria Math"/>
                        </w:rPr>
                        <m:t>,</m:t>
                      </m:r>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num>
                <m:den>
                  <m:r>
                    <m:rPr>
                      <m:sty m:val="p"/>
                    </m:rP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k</m:t>
                      </m:r>
                    </m:sub>
                  </m:sSub>
                  <m:sSub>
                    <m:sSubPr>
                      <m:ctrlPr>
                        <w:rPr>
                          <w:rFonts w:ascii="Cambria Math" w:hAnsi="Cambria Math"/>
                          <w:i/>
                        </w:rPr>
                      </m:ctrlPr>
                    </m:sSubPr>
                    <m:e>
                      <m:r>
                        <w:rPr>
                          <w:rFonts w:ascii="Cambria Math" w:hAnsi="Cambria Math"/>
                        </w:rPr>
                        <m:t>a</m:t>
                      </m:r>
                      <m:ctrlPr>
                        <w:rPr>
                          <w:rFonts w:ascii="Cambria Math" w:hAnsi="Cambria Math"/>
                        </w:rPr>
                      </m:ctrlPr>
                    </m:e>
                    <m:sub>
                      <m:r>
                        <m:rPr>
                          <m:nor/>
                        </m:rPr>
                        <w:rPr>
                          <w:rFonts w:ascii="Cambria Math" w:hAnsi="Cambria Math"/>
                        </w:rPr>
                        <m:t>p</m:t>
                      </m:r>
                    </m:sub>
                  </m:sSub>
                  <m:ctrlPr>
                    <w:rPr>
                      <w:rFonts w:ascii="Cambria Math" w:hAnsi="Cambria Math"/>
                      <w:i/>
                    </w:rPr>
                  </m:ctrlPr>
                </m:den>
              </m:f>
              <m:r>
                <w:rPr>
                  <w:rFonts w:ascii="Cambria Math" w:hAnsi="Cambria Math"/>
                </w:rPr>
                <m:t xml:space="preserve">  ,#</m:t>
              </m:r>
              <m:d>
                <m:dPr>
                  <m:ctrlPr>
                    <w:rPr>
                      <w:rFonts w:ascii="Cambria Math" w:hAnsi="Cambria Math"/>
                      <w:i/>
                    </w:rPr>
                  </m:ctrlPr>
                </m:dPr>
                <m:e>
                  <m:r>
                    <w:rPr>
                      <w:rFonts w:ascii="Cambria Math" w:hAnsi="Cambria Math"/>
                    </w:rPr>
                    <m:t>6</m:t>
                  </m:r>
                </m:e>
              </m:d>
            </m:e>
          </m:eqArr>
        </m:oMath>
      </m:oMathPara>
    </w:p>
    <w:p w14:paraId="234B76B3" w14:textId="723AE5A5" w:rsidR="00585EB0" w:rsidRDefault="00585EB0" w:rsidP="00BB6CFC">
      <w:pPr>
        <w:spacing w:line="240" w:lineRule="auto"/>
        <w:ind w:left="360"/>
        <w:jc w:val="both"/>
        <w:rPr>
          <w:rFonts w:ascii="Times New Roman" w:hAnsi="Times New Roman" w:cs="Times New Roman"/>
          <w:sz w:val="24"/>
          <w:szCs w:val="24"/>
        </w:rPr>
      </w:pPr>
      <w:proofErr w:type="gramStart"/>
      <w:r w:rsidRPr="00585EB0">
        <w:rPr>
          <w:rFonts w:ascii="Times New Roman" w:hAnsi="Times New Roman" w:cs="Times New Roman"/>
          <w:sz w:val="24"/>
          <w:szCs w:val="24"/>
        </w:rPr>
        <w:lastRenderedPageBreak/>
        <w:t>where</w:t>
      </w:r>
      <w:proofErr w:type="gramEnd"/>
      <w:r w:rsidRPr="00585EB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bulk</m:t>
            </m:r>
            <m:r>
              <w:rPr>
                <w:rFonts w:ascii="Cambria Math" w:hAnsi="Cambria Math" w:cs="Times New Roman"/>
                <w:sz w:val="24"/>
                <w:szCs w:val="24"/>
              </w:rPr>
              <m:t>,i</m:t>
            </m:r>
          </m:sub>
        </m:sSub>
      </m:oMath>
      <w:r w:rsidRPr="00585EB0">
        <w:rPr>
          <w:rFonts w:ascii="Times New Roman" w:hAnsi="Times New Roman" w:cs="Times New Roman"/>
          <w:sz w:val="24"/>
          <w:szCs w:val="24"/>
        </w:rPr>
        <w:t xml:space="preserve"> is the bulk coolant temperature of the </w:t>
      </w:r>
      <m:oMath>
        <m:r>
          <w:rPr>
            <w:rFonts w:ascii="Cambria Math" w:hAnsi="Cambria Math" w:cs="Times New Roman"/>
            <w:sz w:val="24"/>
            <w:szCs w:val="24"/>
          </w:rPr>
          <m:t>i</m:t>
        </m:r>
      </m:oMath>
      <w:r w:rsidRPr="00585EB0">
        <w:rPr>
          <w:rFonts w:ascii="Times New Roman" w:hAnsi="Times New Roman" w:cs="Times New Roman"/>
          <w:sz w:val="24"/>
          <w:szCs w:val="24"/>
        </w:rPr>
        <w:t xml:space="preserve">-th SC,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χ</m:t>
            </m:r>
            <m:ctrlPr>
              <w:rPr>
                <w:rFonts w:ascii="Cambria Math" w:hAnsi="Cambria Math" w:cs="Times New Roman"/>
                <w:sz w:val="24"/>
                <w:szCs w:val="24"/>
              </w:rPr>
            </m:ctrlPr>
          </m:e>
          <m:sub>
            <m:r>
              <m:rPr>
                <m:nor/>
              </m:rPr>
              <w:rPr>
                <w:rFonts w:ascii="Times New Roman" w:hAnsi="Times New Roman" w:cs="Times New Roman"/>
                <w:sz w:val="24"/>
                <w:szCs w:val="24"/>
              </w:rPr>
              <m:t>p</m:t>
            </m:r>
            <m:r>
              <w:rPr>
                <w:rFonts w:ascii="Cambria Math" w:hAnsi="Cambria Math" w:cs="Times New Roman"/>
                <w:sz w:val="24"/>
                <w:szCs w:val="24"/>
              </w:rPr>
              <m:t>,k</m:t>
            </m:r>
          </m:sub>
        </m:sSub>
      </m:oMath>
      <w:r w:rsidRPr="00585EB0">
        <w:rPr>
          <w:rFonts w:ascii="Times New Roman" w:hAnsi="Times New Roman" w:cs="Times New Roman"/>
          <w:sz w:val="24"/>
          <w:szCs w:val="24"/>
        </w:rPr>
        <w:t xml:space="preserve"> is the linear power of the pin,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oMath>
      <w:r w:rsidRPr="00585EB0">
        <w:rPr>
          <w:rFonts w:ascii="Times New Roman" w:hAnsi="Times New Roman" w:cs="Times New Roman"/>
          <w:sz w:val="24"/>
          <w:szCs w:val="24"/>
        </w:rPr>
        <w:t xml:space="preserve"> is the pin diameter, and </w:t>
      </w:r>
      <m:oMath>
        <m:sSub>
          <m:sSubPr>
            <m:ctrlPr>
              <w:rPr>
                <w:rFonts w:ascii="Cambria Math" w:hAnsi="Cambria Math" w:cs="Times New Roman"/>
                <w:i/>
                <w:sz w:val="24"/>
                <w:szCs w:val="24"/>
              </w:rPr>
            </m:ctrlPr>
          </m:sSubPr>
          <m:e>
            <m:r>
              <w:rPr>
                <w:rFonts w:ascii="Cambria Math" w:hAnsi="Cambria Math" w:cs="Times New Roman"/>
                <w:sz w:val="24"/>
                <w:szCs w:val="24"/>
              </w:rPr>
              <m:t>a</m:t>
            </m:r>
            <m:ctrlPr>
              <w:rPr>
                <w:rFonts w:ascii="Cambria Math" w:hAnsi="Cambria Math" w:cs="Times New Roman"/>
                <w:sz w:val="24"/>
                <w:szCs w:val="24"/>
              </w:rPr>
            </m:ctrlPr>
          </m:e>
          <m:sub>
            <m:r>
              <m:rPr>
                <m:nor/>
              </m:rPr>
              <w:rPr>
                <w:rFonts w:ascii="Times New Roman" w:hAnsi="Times New Roman" w:cs="Times New Roman"/>
                <w:sz w:val="24"/>
                <w:szCs w:val="24"/>
              </w:rPr>
              <m:t>p</m:t>
            </m:r>
          </m:sub>
        </m:sSub>
      </m:oMath>
      <w:r w:rsidRPr="00585EB0">
        <w:rPr>
          <w:rFonts w:ascii="Times New Roman" w:hAnsi="Times New Roman" w:cs="Times New Roman"/>
          <w:sz w:val="24"/>
          <w:szCs w:val="24"/>
        </w:rPr>
        <w:t xml:space="preserve"> is the convection coefficient. The bulk coolant temperature is directly related to the SC enthalpy via </w:t>
      </w:r>
      <m:oMath>
        <m:sSub>
          <m:sSubPr>
            <m:ctrlPr>
              <w:rPr>
                <w:rFonts w:ascii="Cambria Math" w:hAnsi="Cambria Math" w:cs="Times New Roman"/>
                <w:i/>
                <w:sz w:val="24"/>
                <w:szCs w:val="24"/>
              </w:rPr>
            </m:ctrlPr>
          </m:sSubPr>
          <m:e>
            <m:r>
              <w:rPr>
                <w:rFonts w:ascii="Cambria Math" w:hAnsi="Cambria Math" w:cs="Times New Roman"/>
                <w:sz w:val="24"/>
                <w:szCs w:val="24"/>
              </w:rPr>
              <m:t>c</m:t>
            </m:r>
          </m:e>
          <m:sub>
            <m:r>
              <m:rPr>
                <m:nor/>
              </m:rPr>
              <w:rPr>
                <w:rFonts w:ascii="Times New Roman" w:hAnsi="Times New Roman" w:cs="Times New Roman"/>
                <w:sz w:val="24"/>
                <w:szCs w:val="24"/>
              </w:rPr>
              <m:t>p</m:t>
            </m:r>
            <m:r>
              <w:rPr>
                <w:rFonts w:ascii="Cambria Math" w:hAnsi="Cambria Math" w:cs="Times New Roman"/>
                <w:sz w:val="24"/>
                <w:szCs w:val="24"/>
              </w:rPr>
              <m:t>,j</m:t>
            </m:r>
          </m:sub>
        </m:sSub>
        <m:r>
          <w:rPr>
            <w:rFonts w:ascii="Cambria Math" w:hAnsi="Cambria Math" w:cs="Times New Roman"/>
            <w:sz w:val="24"/>
            <w:szCs w:val="24"/>
          </w:rPr>
          <m:t>,</m:t>
        </m:r>
      </m:oMath>
      <w:r w:rsidRPr="00585EB0">
        <w:rPr>
          <w:rFonts w:ascii="Times New Roman" w:hAnsi="Times New Roman" w:cs="Times New Roman"/>
          <w:sz w:val="24"/>
          <w:szCs w:val="24"/>
        </w:rPr>
        <w:t xml:space="preserve"> the specific heat capacity at constant pressure of the coolant in the </w:t>
      </w:r>
      <m:oMath>
        <m:r>
          <w:rPr>
            <w:rFonts w:ascii="Cambria Math" w:hAnsi="Cambria Math" w:cs="Times New Roman"/>
            <w:sz w:val="24"/>
            <w:szCs w:val="24"/>
          </w:rPr>
          <m:t>j</m:t>
        </m:r>
      </m:oMath>
      <w:r w:rsidRPr="00585EB0">
        <w:rPr>
          <w:rFonts w:ascii="Times New Roman" w:hAnsi="Times New Roman" w:cs="Times New Roman"/>
          <w:sz w:val="24"/>
          <w:szCs w:val="24"/>
        </w:rPr>
        <w:t xml:space="preserve">-th SC. Considering the linear dependency of bulk temperatures on SC enthalpies, the final </w:t>
      </w:r>
      <w:proofErr w:type="spellStart"/>
      <w:r w:rsidRPr="00585EB0">
        <w:rPr>
          <w:rFonts w:ascii="Times New Roman" w:hAnsi="Times New Roman" w:cs="Times New Roman"/>
          <w:sz w:val="24"/>
          <w:szCs w:val="24"/>
        </w:rPr>
        <w:t>adjoint</w:t>
      </w:r>
      <w:proofErr w:type="spellEnd"/>
      <w:r w:rsidRPr="00585EB0">
        <w:rPr>
          <w:rFonts w:ascii="Times New Roman" w:hAnsi="Times New Roman" w:cs="Times New Roman"/>
          <w:sz w:val="24"/>
          <w:szCs w:val="24"/>
        </w:rPr>
        <w:t xml:space="preserve"> enthalpy in this case is: </w:t>
      </w:r>
    </w:p>
    <w:p w14:paraId="5C28309F" w14:textId="77777777" w:rsidR="00585EB0" w:rsidRPr="005F2B5E" w:rsidRDefault="00B710C3" w:rsidP="00585EB0">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ctrlPr>
                            <w:rPr>
                              <w:rFonts w:ascii="Cambria Math" w:hAnsi="Cambria Math"/>
                              <w:i/>
                            </w:rPr>
                          </m:ctrlPr>
                        </m:den>
                      </m:f>
                    </m:e>
                  </m:d>
                </m:e>
                <m:sub>
                  <m: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z</m:t>
                      </m:r>
                    </m:e>
                    <m:sub>
                      <m:r>
                        <m:rPr>
                          <m:nor/>
                        </m:rPr>
                        <w:rPr>
                          <w:rFonts w:ascii="Cambria Math" w:hAnsi="Cambria Math"/>
                        </w:rPr>
                        <m:t>out</m:t>
                      </m:r>
                    </m:sub>
                  </m:sSub>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ij</m:t>
                      </m:r>
                    </m:sub>
                  </m:sSub>
                  <m:ctrlPr>
                    <w:rPr>
                      <w:rFonts w:ascii="Cambria Math" w:hAnsi="Cambria Math"/>
                      <w:i/>
                    </w:rPr>
                  </m:ctrlPr>
                </m:num>
                <m:den>
                  <m:sSub>
                    <m:sSubPr>
                      <m:ctrlPr>
                        <w:rPr>
                          <w:rFonts w:ascii="Cambria Math" w:hAnsi="Cambria Math"/>
                          <w:i/>
                        </w:rPr>
                      </m:ctrlPr>
                    </m:sSubPr>
                    <m:e>
                      <m:r>
                        <w:rPr>
                          <w:rFonts w:ascii="Cambria Math" w:hAnsi="Cambria Math"/>
                        </w:rPr>
                        <m:t>c</m:t>
                      </m:r>
                    </m:e>
                    <m:sub>
                      <m:r>
                        <m:rPr>
                          <m:nor/>
                        </m:rPr>
                        <w:rPr>
                          <w:rFonts w:ascii="Cambria Math" w:hAnsi="Cambria Math"/>
                        </w:rPr>
                        <m:t>p</m:t>
                      </m:r>
                      <m:r>
                        <w:rPr>
                          <w:rFonts w:ascii="Cambria Math" w:hAnsi="Cambria Math"/>
                        </w:rPr>
                        <m:t>,</m:t>
                      </m:r>
                      <m:r>
                        <w:rPr>
                          <w:rFonts w:ascii="Cambria Math" w:hAnsi="Cambria Math"/>
                        </w:rPr>
                        <m:t>j</m:t>
                      </m:r>
                    </m:sub>
                  </m:sSub>
                  <m:ctrlPr>
                    <w:rPr>
                      <w:rFonts w:ascii="Cambria Math" w:hAnsi="Cambria Math"/>
                      <w:i/>
                    </w:rPr>
                  </m:ctrlPr>
                </m:den>
              </m:f>
              <m:r>
                <w:rPr>
                  <w:rFonts w:ascii="Cambria Math" w:hAnsi="Cambria Math"/>
                </w:rPr>
                <m:t>   </m:t>
              </m:r>
              <m:r>
                <m:rPr>
                  <m:sty m:val="p"/>
                </m:rPr>
                <w:rPr>
                  <w:rFonts w:ascii="Cambria Math" w:hAnsi="Cambria Math"/>
                </w:rPr>
                <m:t>∀</m:t>
              </m:r>
              <m:r>
                <w:rPr>
                  <w:rFonts w:ascii="Cambria Math" w:hAnsi="Cambria Math"/>
                </w:rPr>
                <m:t>j</m:t>
              </m:r>
              <m:r>
                <w:rPr>
                  <w:rFonts w:ascii="Cambria Math" w:hAnsi="Cambria Math"/>
                </w:rPr>
                <m:t xml:space="preserve">  .#</m:t>
              </m:r>
              <m:d>
                <m:dPr>
                  <m:ctrlPr>
                    <w:rPr>
                      <w:rFonts w:ascii="Cambria Math" w:hAnsi="Cambria Math"/>
                      <w:i/>
                    </w:rPr>
                  </m:ctrlPr>
                </m:dPr>
                <m:e>
                  <m:r>
                    <w:rPr>
                      <w:rFonts w:ascii="Cambria Math" w:hAnsi="Cambria Math"/>
                    </w:rPr>
                    <m:t>7</m:t>
                  </m:r>
                </m:e>
              </m:d>
            </m:e>
          </m:eqArr>
        </m:oMath>
      </m:oMathPara>
    </w:p>
    <w:p w14:paraId="4D233B22" w14:textId="41F9D968" w:rsidR="00585EB0" w:rsidRPr="00585EB0" w:rsidRDefault="00585EB0" w:rsidP="00BB6CFC">
      <w:pPr>
        <w:spacing w:line="240" w:lineRule="auto"/>
        <w:ind w:left="360"/>
        <w:jc w:val="both"/>
        <w:rPr>
          <w:rFonts w:ascii="Times New Roman" w:hAnsi="Times New Roman" w:cs="Times New Roman"/>
          <w:sz w:val="28"/>
          <w:szCs w:val="24"/>
        </w:rPr>
      </w:pPr>
      <w:r w:rsidRPr="00585EB0">
        <w:rPr>
          <w:rFonts w:ascii="Times New Roman" w:hAnsi="Times New Roman" w:cs="Times New Roman"/>
          <w:sz w:val="24"/>
        </w:rPr>
        <w:t xml:space="preserve">The first-order sensitivity coefficient of </w:t>
      </w:r>
      <m:oMath>
        <m:r>
          <w:rPr>
            <w:rFonts w:ascii="Cambria Math" w:hAnsi="Cambria Math" w:cs="Times New Roman"/>
            <w:sz w:val="24"/>
          </w:rPr>
          <m:t>R</m:t>
        </m:r>
      </m:oMath>
      <w:r w:rsidRPr="00585EB0">
        <w:rPr>
          <w:rFonts w:ascii="Times New Roman" w:hAnsi="Times New Roman" w:cs="Times New Roman"/>
          <w:sz w:val="24"/>
        </w:rPr>
        <w:t xml:space="preserve"> with respect to the generic inp</w:t>
      </w:r>
      <w:proofErr w:type="spellStart"/>
      <w:r w:rsidRPr="00585EB0">
        <w:rPr>
          <w:rFonts w:ascii="Times New Roman" w:hAnsi="Times New Roman" w:cs="Times New Roman"/>
          <w:sz w:val="24"/>
        </w:rPr>
        <w:t>ut</w:t>
      </w:r>
      <w:proofErr w:type="spellEnd"/>
      <w:r w:rsidRPr="00585EB0">
        <w:rPr>
          <w:rFonts w:ascii="Times New Roman" w:hAnsi="Times New Roman" w:cs="Times New Roman"/>
          <w:sz w:val="24"/>
        </w:rPr>
        <w:t xml:space="preserve"> datum </w:t>
      </w:r>
      <m:oMath>
        <m:r>
          <m:rPr>
            <m:sty m:val="p"/>
          </m:rPr>
          <w:rPr>
            <w:rFonts w:ascii="Cambria Math" w:hAnsi="Cambria Math" w:cs="Times New Roman"/>
            <w:sz w:val="24"/>
          </w:rPr>
          <m:t>α</m:t>
        </m:r>
      </m:oMath>
      <w:r w:rsidRPr="00585EB0">
        <w:rPr>
          <w:rFonts w:ascii="Times New Roman" w:hAnsi="Times New Roman" w:cs="Times New Roman"/>
          <w:sz w:val="24"/>
        </w:rPr>
        <w:t xml:space="preserve"> is defined as a logarithmic total derivative, but via GPT (in particular, considering the surviving term </w:t>
      </w:r>
      <m:oMath>
        <m:r>
          <m:rPr>
            <m:sty m:val="p"/>
          </m:rPr>
          <w:rPr>
            <w:rFonts w:ascii="Cambria Math" w:hAnsi="Cambria Math" w:cs="Times New Roman"/>
            <w:sz w:val="24"/>
          </w:rPr>
          <m:t>∂</m:t>
        </m:r>
        <m:r>
          <w:rPr>
            <w:rFonts w:ascii="Cambria Math" w:hAnsi="Cambria Math" w:cs="Times New Roman"/>
            <w:sz w:val="24"/>
          </w:rPr>
          <m:t>K</m:t>
        </m:r>
        <m:r>
          <m:rPr>
            <m:lit/>
          </m:rPr>
          <w:rPr>
            <w:rFonts w:ascii="Cambria Math" w:hAnsi="Cambria Math" w:cs="Times New Roman"/>
            <w:sz w:val="24"/>
          </w:rPr>
          <m:t>/</m:t>
        </m:r>
        <m:r>
          <m:rPr>
            <m:sty m:val="p"/>
          </m:rPr>
          <w:rPr>
            <w:rFonts w:ascii="Cambria Math" w:hAnsi="Cambria Math" w:cs="Times New Roman"/>
            <w:sz w:val="24"/>
          </w:rPr>
          <m:t>∂α</m:t>
        </m:r>
      </m:oMath>
      <w:r w:rsidRPr="00585EB0">
        <w:rPr>
          <w:rFonts w:ascii="Times New Roman" w:hAnsi="Times New Roman" w:cs="Times New Roman"/>
          <w:sz w:val="24"/>
        </w:rPr>
        <w:t xml:space="preserve"> in Eq. (2)) it becomes a logarithmic partial derivative </w:t>
      </w:r>
      <w:proofErr w:type="gramStart"/>
      <w:r w:rsidRPr="00585EB0">
        <w:rPr>
          <w:rFonts w:ascii="Times New Roman" w:hAnsi="Times New Roman" w:cs="Times New Roman"/>
          <w:sz w:val="24"/>
        </w:rPr>
        <w:t xml:space="preserve">of </w:t>
      </w:r>
      <w:proofErr w:type="gramEnd"/>
      <m:oMath>
        <m:r>
          <w:rPr>
            <w:rFonts w:ascii="Cambria Math" w:hAnsi="Cambria Math" w:cs="Times New Roman"/>
            <w:sz w:val="24"/>
          </w:rPr>
          <m:t>K</m:t>
        </m:r>
      </m:oMath>
      <w:r w:rsidRPr="00585EB0">
        <w:rPr>
          <w:rFonts w:ascii="Times New Roman" w:hAnsi="Times New Roman" w:cs="Times New Roman"/>
          <w:sz w:val="24"/>
        </w:rPr>
        <w:t>:</w:t>
      </w:r>
    </w:p>
    <w:p w14:paraId="2D961596" w14:textId="77777777" w:rsidR="00585EB0" w:rsidRPr="00A84117" w:rsidRDefault="00B710C3" w:rsidP="00585EB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GPT</m:t>
                  </m:r>
                </m:sub>
              </m:sSub>
              <m:d>
                <m:dPr>
                  <m:ctrlPr>
                    <w:rPr>
                      <w:rFonts w:ascii="Cambria Math" w:hAnsi="Cambria Math"/>
                      <w:i/>
                    </w:rPr>
                  </m:ctrlPr>
                </m:dPr>
                <m:e>
                  <m:r>
                    <w:rPr>
                      <w:rFonts w:ascii="Cambria Math" w:hAnsi="Cambria Math"/>
                    </w:rPr>
                    <m:t>R</m:t>
                  </m:r>
                  <m:r>
                    <w:rPr>
                      <w:rFonts w:ascii="Cambria Math" w:hAnsi="Cambria Math"/>
                    </w:rPr>
                    <m:t>,</m:t>
                  </m:r>
                  <m:r>
                    <m:rPr>
                      <m:sty m:val="p"/>
                    </m:rPr>
                    <w:rPr>
                      <w:rFonts w:ascii="Cambria Math" w:hAnsi="Cambria Math"/>
                    </w:rPr>
                    <m:t>α</m:t>
                  </m:r>
                </m:e>
              </m:d>
              <m:r>
                <w:rPr>
                  <w:rFonts w:ascii="Cambria Math" w:hAnsi="Cambria Math"/>
                </w:rPr>
                <m:t>=</m:t>
              </m:r>
              <m:f>
                <m:fPr>
                  <m:ctrlPr>
                    <w:rPr>
                      <w:rFonts w:ascii="Cambria Math" w:hAnsi="Cambria Math"/>
                    </w:rPr>
                  </m:ctrlPr>
                </m:fPr>
                <m:num>
                  <m:r>
                    <m:rPr>
                      <m:sty m:val="p"/>
                    </m:rPr>
                    <w:rPr>
                      <w:rFonts w:ascii="Cambria Math" w:hAnsi="Cambria Math"/>
                    </w:rPr>
                    <m:t>α</m:t>
                  </m:r>
                  <m:ctrlPr>
                    <w:rPr>
                      <w:rFonts w:ascii="Cambria Math" w:hAnsi="Cambria Math"/>
                      <w:i/>
                    </w:rPr>
                  </m:ctrlPr>
                </m:num>
                <m:den>
                  <m:r>
                    <w:rPr>
                      <w:rFonts w:ascii="Cambria Math" w:hAnsi="Cambria Math"/>
                    </w:rPr>
                    <m:t>R</m:t>
                  </m:r>
                  <m:ctrlPr>
                    <w:rPr>
                      <w:rFonts w:ascii="Cambria Math" w:hAnsi="Cambria Math"/>
                      <w:i/>
                    </w:rPr>
                  </m:ctrlPr>
                </m:den>
              </m:f>
              <m:f>
                <m:fPr>
                  <m:ctrlPr>
                    <w:rPr>
                      <w:rFonts w:ascii="Cambria Math" w:hAnsi="Cambria Math"/>
                    </w:rPr>
                  </m:ctrlPr>
                </m:fPr>
                <m:num>
                  <m:r>
                    <m:rPr>
                      <m:sty m:val="p"/>
                    </m:rPr>
                    <w:rPr>
                      <w:rFonts w:ascii="Cambria Math" w:hAnsi="Cambria Math"/>
                    </w:rPr>
                    <m:t>∂</m:t>
                  </m:r>
                  <m:r>
                    <w:rPr>
                      <w:rFonts w:ascii="Cambria Math" w:hAnsi="Cambria Math"/>
                    </w:rPr>
                    <m:t>R</m:t>
                  </m:r>
                  <m:ctrlPr>
                    <w:rPr>
                      <w:rFonts w:ascii="Cambria Math" w:hAnsi="Cambria Math"/>
                      <w:i/>
                    </w:rPr>
                  </m:ctrlPr>
                </m:num>
                <m:den>
                  <m:r>
                    <m:rPr>
                      <m:sty m:val="p"/>
                    </m:rPr>
                    <w:rPr>
                      <w:rFonts w:ascii="Cambria Math" w:hAnsi="Cambria Math"/>
                    </w:rPr>
                    <m:t>∂α</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m:t>
                  </m:r>
                  <m:ctrlPr>
                    <w:rPr>
                      <w:rFonts w:ascii="Cambria Math" w:hAnsi="Cambria Math"/>
                      <w:i/>
                    </w:rPr>
                  </m:ctrlPr>
                </m:den>
              </m:f>
              <m:sSub>
                <m:sSubPr>
                  <m:ctrlPr>
                    <w:rPr>
                      <w:rFonts w:ascii="Cambria Math" w:hAnsi="Cambria Math"/>
                      <w:i/>
                    </w:rPr>
                  </m:ctrlPr>
                </m:sSub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m:t>
                      </m:r>
                      <m:r>
                        <m:rPr>
                          <m:sty m:val="p"/>
                        </m:rPr>
                        <w:rPr>
                          <w:rFonts w:ascii="Cambria Math" w:hAnsi="Cambria Math"/>
                        </w:rPr>
                        <m:t>α</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∂α</m:t>
                          </m:r>
                          <m:ctrlPr>
                            <w:rPr>
                              <w:rFonts w:ascii="Cambria Math" w:hAnsi="Cambria Math"/>
                              <w:i/>
                            </w:rPr>
                          </m:ctrlPr>
                        </m:den>
                      </m:f>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d>
                            <m:dPr>
                              <m:ctrlPr>
                                <w:rPr>
                                  <w:rFonts w:ascii="Cambria Math" w:hAnsi="Cambria Math"/>
                                </w:rPr>
                              </m:ctrlPr>
                            </m:dPr>
                            <m:e>
                              <m:r>
                                <w:rPr>
                                  <w:rFonts w:ascii="Cambria Math" w:hAnsi="Cambria Math"/>
                                </w:rPr>
                                <m:t>W</m:t>
                              </m:r>
                              <m:acc>
                                <m:accPr>
                                  <m:chr m:val="⃗"/>
                                  <m:ctrlPr>
                                    <w:rPr>
                                      <w:rFonts w:ascii="Cambria Math" w:hAnsi="Cambria Math"/>
                                    </w:rPr>
                                  </m:ctrlPr>
                                </m:accPr>
                                <m:e>
                                  <m:r>
                                    <w:rPr>
                                      <w:rFonts w:ascii="Cambria Math" w:hAnsi="Cambria Math"/>
                                    </w:rPr>
                                    <m:t>h</m:t>
                                  </m:r>
                                </m:e>
                              </m:acc>
                              <m:r>
                                <w:rPr>
                                  <w:rFonts w:ascii="Cambria Math" w:hAnsi="Cambria Math"/>
                                </w:rPr>
                                <m:t>+</m:t>
                              </m:r>
                              <m:acc>
                                <m:accPr>
                                  <m:chr m:val="⃗"/>
                                  <m:ctrlPr>
                                    <w:rPr>
                                      <w:rFonts w:ascii="Cambria Math" w:hAnsi="Cambria Math"/>
                                    </w:rPr>
                                  </m:ctrlPr>
                                </m:accPr>
                                <m:e>
                                  <m:r>
                                    <m:rPr>
                                      <m:sty m:val="p"/>
                                    </m:rPr>
                                    <w:rPr>
                                      <w:rFonts w:ascii="Cambria Math" w:hAnsi="Cambria Math"/>
                                    </w:rPr>
                                    <m:t>χ</m:t>
                                  </m:r>
                                </m:e>
                              </m:acc>
                              <m:ctrlPr>
                                <w:rPr>
                                  <w:rFonts w:ascii="Cambria Math" w:hAnsi="Cambria Math"/>
                                  <w:i/>
                                </w:rPr>
                              </m:ctrlPr>
                            </m:e>
                          </m:d>
                          <m:ctrlPr>
                            <w:rPr>
                              <w:rFonts w:ascii="Cambria Math" w:hAnsi="Cambria Math"/>
                              <w:i/>
                            </w:rPr>
                          </m:ctrlPr>
                        </m:e>
                      </m:d>
                    </m:e>
                  </m:d>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8</m:t>
                  </m:r>
                </m:e>
              </m:d>
            </m:e>
          </m:eqArr>
        </m:oMath>
      </m:oMathPara>
    </w:p>
    <w:p w14:paraId="5BA074F8" w14:textId="42FFEEC0" w:rsidR="00585EB0" w:rsidRPr="00585EB0" w:rsidRDefault="00585EB0" w:rsidP="00BB6CFC">
      <w:pPr>
        <w:spacing w:line="240" w:lineRule="auto"/>
        <w:ind w:left="360"/>
        <w:jc w:val="both"/>
        <w:rPr>
          <w:rFonts w:ascii="Times New Roman" w:hAnsi="Times New Roman" w:cs="Times New Roman"/>
          <w:sz w:val="24"/>
          <w:szCs w:val="24"/>
        </w:rPr>
      </w:pPr>
      <w:proofErr w:type="gramStart"/>
      <w:r w:rsidRPr="00585EB0">
        <w:rPr>
          <w:rFonts w:ascii="Times New Roman" w:hAnsi="Times New Roman" w:cs="Times New Roman"/>
          <w:sz w:val="24"/>
          <w:szCs w:val="24"/>
        </w:rPr>
        <w:t>where</w:t>
      </w:r>
      <w:proofErr w:type="gramEnd"/>
      <w:r w:rsidRPr="00585EB0">
        <w:rPr>
          <w:rFonts w:ascii="Times New Roman" w:hAnsi="Times New Roman" w:cs="Times New Roman"/>
          <w:sz w:val="24"/>
          <w:szCs w:val="24"/>
        </w:rPr>
        <w:t xml:space="preserve"> the term with </w:t>
      </w:r>
      <m:oMath>
        <m:r>
          <w:rPr>
            <w:rFonts w:ascii="Cambria Math" w:hAnsi="Cambria Math" w:cs="Times New Roman"/>
            <w:sz w:val="24"/>
            <w:szCs w:val="24"/>
          </w:rPr>
          <m:t>∂R</m:t>
        </m:r>
        <m:r>
          <m:rPr>
            <m:lit/>
          </m:rPr>
          <w:rPr>
            <w:rFonts w:ascii="Cambria Math" w:hAnsi="Cambria Math" w:cs="Times New Roman"/>
            <w:sz w:val="24"/>
            <w:szCs w:val="24"/>
          </w:rPr>
          <m:t>/</m:t>
        </m:r>
        <m:r>
          <w:rPr>
            <w:rFonts w:ascii="Cambria Math" w:hAnsi="Cambria Math" w:cs="Times New Roman"/>
            <w:sz w:val="24"/>
            <w:szCs w:val="24"/>
          </w:rPr>
          <m:t>∂α</m:t>
        </m:r>
      </m:oMath>
      <w:r w:rsidRPr="00585EB0">
        <w:rPr>
          <w:rFonts w:ascii="Times New Roman" w:hAnsi="Times New Roman" w:cs="Times New Roman"/>
          <w:sz w:val="24"/>
          <w:szCs w:val="24"/>
        </w:rPr>
        <w:t xml:space="preserve"> is called the direct sensitivity term, while the one in which </w:t>
      </w:r>
      <m:oMath>
        <m:sSup>
          <m:sSupPr>
            <m:ctrlPr>
              <w:rPr>
                <w:rFonts w:ascii="Cambria Math" w:hAnsi="Cambria Math" w:cs="Times New Roman"/>
                <w:sz w:val="24"/>
                <w:szCs w:val="24"/>
              </w:rPr>
            </m:ctrlPr>
          </m:sSupPr>
          <m:e>
            <m:acc>
              <m:accPr>
                <m:chr m:val="⃗"/>
                <m:ctrlPr>
                  <w:rPr>
                    <w:rFonts w:ascii="Cambria Math" w:hAnsi="Cambria Math" w:cs="Times New Roman"/>
                    <w:sz w:val="24"/>
                    <w:szCs w:val="24"/>
                  </w:rPr>
                </m:ctrlPr>
              </m:accPr>
              <m:e>
                <m:r>
                  <w:rPr>
                    <w:rFonts w:ascii="Cambria Math" w:hAnsi="Cambria Math" w:cs="Times New Roman"/>
                    <w:sz w:val="24"/>
                    <w:szCs w:val="24"/>
                  </w:rPr>
                  <m:t>h</m:t>
                </m:r>
              </m:e>
            </m:acc>
            <m:ctrlPr>
              <w:rPr>
                <w:rFonts w:ascii="Cambria Math" w:hAnsi="Cambria Math" w:cs="Times New Roman"/>
                <w:i/>
                <w:sz w:val="24"/>
                <w:szCs w:val="24"/>
              </w:rPr>
            </m:ctrlPr>
          </m:e>
          <m:sup>
            <m:r>
              <w:rPr>
                <w:rFonts w:ascii="Cambria Math" w:hAnsi="Cambria Math" w:cs="Times New Roman"/>
                <w:sz w:val="24"/>
                <w:szCs w:val="24"/>
              </w:rPr>
              <m:t>*</m:t>
            </m:r>
          </m:sup>
        </m:sSup>
      </m:oMath>
      <w:r w:rsidRPr="00585EB0">
        <w:rPr>
          <w:rFonts w:ascii="Times New Roman" w:hAnsi="Times New Roman" w:cs="Times New Roman"/>
          <w:sz w:val="24"/>
          <w:szCs w:val="24"/>
        </w:rPr>
        <w:t xml:space="preserve"> acts as weighting function is the indirect contribution. If, instead of having </w:t>
      </w:r>
      <m:oMath>
        <m:r>
          <w:rPr>
            <w:rFonts w:ascii="Cambria Math" w:hAnsi="Cambria Math" w:cs="Times New Roman"/>
            <w:sz w:val="24"/>
            <w:szCs w:val="24"/>
          </w:rPr>
          <m:t>R</m:t>
        </m:r>
      </m:oMath>
      <w:r w:rsidRPr="00585EB0">
        <w:rPr>
          <w:rFonts w:ascii="Times New Roman" w:hAnsi="Times New Roman" w:cs="Times New Roman"/>
          <w:sz w:val="24"/>
          <w:szCs w:val="24"/>
        </w:rPr>
        <w:t xml:space="preserve"> depending at most on input data and quantities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oMath>
      <w:r w:rsidRPr="00585EB0">
        <w:rPr>
          <w:rFonts w:ascii="Times New Roman" w:hAnsi="Times New Roman" w:cs="Times New Roman"/>
          <w:sz w:val="24"/>
          <w:szCs w:val="24"/>
        </w:rPr>
        <w:t xml:space="preserve">, </w:t>
      </w:r>
      <m:oMath>
        <m:r>
          <w:rPr>
            <w:rFonts w:ascii="Cambria Math" w:hAnsi="Cambria Math" w:cs="Times New Roman"/>
            <w:sz w:val="24"/>
            <w:szCs w:val="24"/>
          </w:rPr>
          <m:t>R</m:t>
        </m:r>
      </m:oMath>
      <w:r w:rsidRPr="00585EB0">
        <w:rPr>
          <w:rFonts w:ascii="Times New Roman" w:hAnsi="Times New Roman" w:cs="Times New Roman"/>
          <w:sz w:val="24"/>
          <w:szCs w:val="24"/>
        </w:rPr>
        <w:t xml:space="preserve"> depends more generically at most on inp</w:t>
      </w:r>
      <w:proofErr w:type="spellStart"/>
      <w:r w:rsidRPr="00585EB0">
        <w:rPr>
          <w:rFonts w:ascii="Times New Roman" w:hAnsi="Times New Roman" w:cs="Times New Roman"/>
          <w:sz w:val="24"/>
          <w:szCs w:val="24"/>
        </w:rPr>
        <w:t>ut</w:t>
      </w:r>
      <w:proofErr w:type="spellEnd"/>
      <w:r w:rsidRPr="00585EB0">
        <w:rPr>
          <w:rFonts w:ascii="Times New Roman" w:hAnsi="Times New Roman" w:cs="Times New Roman"/>
          <w:sz w:val="24"/>
          <w:szCs w:val="24"/>
        </w:rPr>
        <w:t xml:space="preserve"> data and quantities at </w:t>
      </w:r>
      <m:oMath>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p</m:t>
            </m:r>
          </m:sub>
        </m:sSub>
        <m:r>
          <m:rPr>
            <m:sty m:val="p"/>
          </m:rPr>
          <w:rPr>
            <w:rFonts w:ascii="Cambria Math" w:hAnsi="Cambria Math" w:cs="Times New Roman"/>
            <w:sz w:val="24"/>
            <w:szCs w:val="24"/>
          </w:rPr>
          <m:t xml:space="preserve">∈ </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in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r>
          <w:rPr>
            <w:rFonts w:ascii="Cambria Math" w:hAnsi="Cambria Math" w:cs="Times New Roman"/>
            <w:sz w:val="24"/>
            <w:szCs w:val="24"/>
          </w:rPr>
          <m:t>]</m:t>
        </m:r>
      </m:oMath>
      <w:r w:rsidRPr="00585EB0">
        <w:rPr>
          <w:rFonts w:ascii="Times New Roman" w:hAnsi="Times New Roman" w:cs="Times New Roman"/>
          <w:sz w:val="24"/>
          <w:szCs w:val="24"/>
        </w:rPr>
        <w:t xml:space="preserve">, then Eqs. (2) – (8) still hold, but all the instances of </w:t>
      </w:r>
      <m:oMath>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oMath>
      <w:r w:rsidRPr="00585EB0">
        <w:rPr>
          <w:rFonts w:ascii="Times New Roman" w:hAnsi="Times New Roman" w:cs="Times New Roman"/>
          <w:sz w:val="24"/>
          <w:szCs w:val="24"/>
        </w:rPr>
        <w:t xml:space="preserve"> must be replaced with </w:t>
      </w:r>
      <m:oMath>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p</m:t>
            </m:r>
          </m:sub>
        </m:sSub>
      </m:oMath>
      <w:r w:rsidRPr="00585EB0">
        <w:rPr>
          <w:rFonts w:ascii="Times New Roman" w:hAnsi="Times New Roman" w:cs="Times New Roman"/>
          <w:sz w:val="24"/>
          <w:szCs w:val="24"/>
        </w:rPr>
        <w:t xml:space="preserve">. The specific form of Eq. (8) varies depending on the combination of </w:t>
      </w:r>
      <m:oMath>
        <m:r>
          <w:rPr>
            <w:rFonts w:ascii="Cambria Math" w:hAnsi="Cambria Math" w:cs="Times New Roman"/>
            <w:sz w:val="24"/>
            <w:szCs w:val="24"/>
          </w:rPr>
          <m:t>R</m:t>
        </m:r>
      </m:oMath>
      <w:r w:rsidRPr="00585EB0">
        <w:rPr>
          <w:rFonts w:ascii="Times New Roman" w:hAnsi="Times New Roman" w:cs="Times New Roman"/>
          <w:sz w:val="24"/>
          <w:szCs w:val="24"/>
        </w:rPr>
        <w:t xml:space="preserve"> </w:t>
      </w:r>
      <w:proofErr w:type="gramStart"/>
      <w:r w:rsidRPr="00585EB0">
        <w:rPr>
          <w:rFonts w:ascii="Times New Roman" w:hAnsi="Times New Roman" w:cs="Times New Roman"/>
          <w:sz w:val="24"/>
          <w:szCs w:val="24"/>
        </w:rPr>
        <w:t xml:space="preserve">and </w:t>
      </w:r>
      <w:proofErr w:type="gramEnd"/>
      <m:oMath>
        <m:r>
          <m:rPr>
            <m:sty m:val="p"/>
          </m:rPr>
          <w:rPr>
            <w:rFonts w:ascii="Cambria Math" w:hAnsi="Cambria Math" w:cs="Times New Roman"/>
            <w:sz w:val="24"/>
            <w:szCs w:val="24"/>
          </w:rPr>
          <m:t>α</m:t>
        </m:r>
      </m:oMath>
      <w:r w:rsidRPr="00585EB0">
        <w:rPr>
          <w:rFonts w:ascii="Times New Roman" w:hAnsi="Times New Roman" w:cs="Times New Roman"/>
          <w:sz w:val="24"/>
          <w:szCs w:val="24"/>
        </w:rPr>
        <w:t xml:space="preserve">. For instance, if </w:t>
      </w:r>
      <m:oMath>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e>
        </m:d>
      </m:oMath>
      <w:r w:rsidRPr="00585EB0">
        <w:rPr>
          <w:rFonts w:ascii="Times New Roman" w:hAnsi="Times New Roman" w:cs="Times New Roman"/>
          <w:sz w:val="24"/>
          <w:szCs w:val="24"/>
        </w:rPr>
        <w:t xml:space="preserve"> (and similarly if </w:t>
      </w:r>
      <m:oMath>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Cambria Math" w:hAnsi="Times New Roman" w:cs="Times New Roman"/>
                <w:sz w:val="24"/>
                <w:szCs w:val="24"/>
              </w:rPr>
              <m:t>p</m:t>
            </m:r>
          </m:sub>
        </m:sSub>
        <m:r>
          <w:rPr>
            <w:rFonts w:ascii="Cambria Math" w:hAnsi="Cambria Math" w:cs="Times New Roman"/>
            <w:sz w:val="24"/>
            <w:szCs w:val="24"/>
          </w:rPr>
          <m:t>)</m:t>
        </m:r>
      </m:oMath>
      <w:r w:rsidRPr="00585EB0">
        <w:rPr>
          <w:rFonts w:ascii="Times New Roman" w:hAnsi="Times New Roman" w:cs="Times New Roman"/>
          <w:sz w:val="24"/>
          <w:szCs w:val="24"/>
        </w:rPr>
        <w:t xml:space="preserve">), then, for </w:t>
      </w:r>
      <m:oMath>
        <m:r>
          <m:rPr>
            <m:sty m:val="p"/>
          </m:rPr>
          <w:rPr>
            <w:rFonts w:ascii="Cambria Math" w:hAnsi="Cambria Math" w:cs="Times New Roman"/>
            <w:sz w:val="24"/>
            <w:szCs w:val="24"/>
          </w:rPr>
          <m:t>α</m:t>
        </m:r>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nor/>
              </m:rPr>
              <w:rPr>
                <w:rFonts w:ascii="Times New Roman" w:hAnsi="Times New Roman" w:cs="Times New Roman"/>
                <w:sz w:val="24"/>
                <w:szCs w:val="24"/>
              </w:rPr>
              <m:t>tot</m:t>
            </m:r>
          </m:sub>
        </m:sSub>
      </m:oMath>
      <w:r w:rsidRPr="00585EB0">
        <w:rPr>
          <w:rFonts w:ascii="Times New Roman" w:hAnsi="Times New Roman" w:cs="Times New Roman"/>
          <w:sz w:val="24"/>
          <w:szCs w:val="24"/>
        </w:rPr>
        <w:t xml:space="preserve"> and </w:t>
      </w:r>
      <m:oMath>
        <m:r>
          <m:rPr>
            <m:sty m:val="p"/>
          </m:rPr>
          <w:rPr>
            <w:rFonts w:ascii="Cambria Math" w:hAnsi="Cambria Math" w:cs="Times New Roman"/>
            <w:sz w:val="24"/>
            <w:szCs w:val="24"/>
          </w:rPr>
          <m:t>α</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tot</m:t>
            </m:r>
          </m:sub>
        </m:sSub>
      </m:oMath>
      <w:r w:rsidRPr="00585EB0">
        <w:rPr>
          <w:rFonts w:ascii="Times New Roman" w:hAnsi="Times New Roman" w:cs="Times New Roman"/>
          <w:sz w:val="24"/>
          <w:szCs w:val="24"/>
        </w:rPr>
        <w:t>, the sensitivity coefficients are without direct contribution and take the following forms:</w:t>
      </w:r>
    </w:p>
    <w:p w14:paraId="42F42AFA" w14:textId="77777777" w:rsidR="00640882" w:rsidRPr="00E70CF5" w:rsidRDefault="00B710C3" w:rsidP="0064088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GPT</m:t>
                  </m:r>
                </m:sub>
              </m:sSub>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w:rPr>
                          <w:rFonts w:ascii="Cambria Math" w:hAnsi="Cambria Math"/>
                        </w:rPr>
                        <m:t>tot</m:t>
                      </m:r>
                    </m:sub>
                  </m:sSub>
                </m:e>
              </m:d>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w:rPr>
                          <w:rFonts w:ascii="Cambria Math" w:hAnsi="Cambria Math"/>
                        </w:rPr>
                        <m:t>tot</m:t>
                      </m:r>
                    </m:sub>
                  </m:sSub>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den>
              </m:f>
              <m:sSub>
                <m:sSubPr>
                  <m:ctrlPr>
                    <w:rPr>
                      <w:rFonts w:ascii="Cambria Math" w:hAnsi="Cambria Math"/>
                      <w:i/>
                    </w:rPr>
                  </m:ctrlPr>
                </m:sSub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w:rPr>
                                  <w:rFonts w:ascii="Cambria Math" w:hAnsi="Cambria Math"/>
                                </w:rPr>
                                <m:t>tot</m:t>
                              </m:r>
                            </m:sub>
                          </m:sSub>
                          <m:ctrlPr>
                            <w:rPr>
                              <w:rFonts w:ascii="Cambria Math" w:hAnsi="Cambria Math"/>
                              <w:i/>
                            </w:rPr>
                          </m:ctrlPr>
                        </m:den>
                      </m:f>
                      <m:d>
                        <m:dPr>
                          <m:ctrlPr>
                            <w:rPr>
                              <w:rFonts w:ascii="Cambria Math" w:hAnsi="Cambria Math"/>
                            </w:rPr>
                          </m:ctrlPr>
                        </m:dPr>
                        <m:e>
                          <m:f>
                            <m:fPr>
                              <m:ctrlPr>
                                <w:rPr>
                                  <w:rFonts w:ascii="Cambria Math" w:hAnsi="Cambria Math"/>
                                </w:rPr>
                              </m:ctrlPr>
                            </m:fPr>
                            <m:num>
                              <m:r>
                                <m:rPr>
                                  <m:sty m:val="bi"/>
                                </m:rPr>
                                <w:rPr>
                                  <w:rFonts w:ascii="Cambria Math" w:hAnsi="Cambria Math"/>
                                </w:rPr>
                                <m:t>W</m:t>
                              </m:r>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acc>
                            <m:accPr>
                              <m:chr m:val="⃗"/>
                              <m:ctrlPr>
                                <w:rPr>
                                  <w:rFonts w:ascii="Cambria Math" w:hAnsi="Cambria Math"/>
                                </w:rPr>
                              </m:ctrlPr>
                            </m:accPr>
                            <m:e>
                              <m:r>
                                <w:rPr>
                                  <w:rFonts w:ascii="Cambria Math" w:hAnsi="Cambria Math"/>
                                </w:rPr>
                                <m:t>h</m:t>
                              </m:r>
                            </m:e>
                          </m:acc>
                          <m:r>
                            <w:rPr>
                              <w:rFonts w:ascii="Cambria Math" w:hAnsi="Cambria Math"/>
                            </w:rPr>
                            <m:t>+</m:t>
                          </m:r>
                          <m:f>
                            <m:fPr>
                              <m:ctrlPr>
                                <w:rPr>
                                  <w:rFonts w:ascii="Cambria Math" w:hAnsi="Cambria Math"/>
                                </w:rPr>
                              </m:ctrlPr>
                            </m:fPr>
                            <m:num>
                              <m:acc>
                                <m:accPr>
                                  <m:chr m:val="⃗"/>
                                  <m:ctrlPr>
                                    <w:rPr>
                                      <w:rFonts w:ascii="Cambria Math" w:hAnsi="Cambria Math"/>
                                    </w:rPr>
                                  </m:ctrlPr>
                                </m:accPr>
                                <m:e>
                                  <m:r>
                                    <m:rPr>
                                      <m:sty m:val="p"/>
                                    </m:rPr>
                                    <w:rPr>
                                      <w:rFonts w:ascii="Cambria Math" w:hAnsi="Cambria Math"/>
                                    </w:rPr>
                                    <m:t>χ</m:t>
                                  </m:r>
                                </m:e>
                              </m:acc>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ctrlPr>
                            <w:rPr>
                              <w:rFonts w:ascii="Cambria Math" w:hAnsi="Cambria Math"/>
                              <w:i/>
                            </w:rPr>
                          </m:ctrlPr>
                        </m:e>
                      </m:d>
                    </m:e>
                  </m:d>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9</m:t>
                  </m:r>
                </m:e>
              </m:d>
            </m:e>
          </m:eqArr>
        </m:oMath>
      </m:oMathPara>
    </w:p>
    <w:p w14:paraId="2C2189F8" w14:textId="77777777" w:rsidR="00640882" w:rsidRPr="00E70CF5" w:rsidRDefault="00B710C3" w:rsidP="0064088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GPT</m:t>
                  </m:r>
                </m:sub>
              </m:sSub>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i/>
                        </w:rPr>
                      </m:ctrlPr>
                    </m:sSubPr>
                    <m:e>
                      <m:r>
                        <w:rPr>
                          <w:rFonts w:ascii="Cambria Math" w:hAnsi="Cambria Math"/>
                        </w:rPr>
                        <m:t>q</m:t>
                      </m:r>
                    </m:e>
                    <m:sub>
                      <m:r>
                        <m:rPr>
                          <m:nor/>
                        </m:rPr>
                        <w:rPr>
                          <w:rFonts w:ascii="Cambria Math" w:hAnsi="Cambria Math"/>
                        </w:rPr>
                        <m:t>tot</m:t>
                      </m:r>
                    </m:sub>
                  </m:sSub>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q</m:t>
                      </m:r>
                    </m:e>
                    <m:sub>
                      <m:r>
                        <m:rPr>
                          <m:nor/>
                        </m:rPr>
                        <w:rPr>
                          <w:rFonts w:ascii="Cambria Math" w:hAnsi="Cambria Math"/>
                        </w:rPr>
                        <m:t>tot</m:t>
                      </m:r>
                    </m:sub>
                  </m:sSub>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den>
              </m:f>
              <m:sSub>
                <m:sSubPr>
                  <m:ctrlPr>
                    <w:rPr>
                      <w:rFonts w:ascii="Cambria Math" w:hAnsi="Cambria Math"/>
                      <w:i/>
                    </w:rPr>
                  </m:ctrlPr>
                </m:sSub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q</m:t>
                              </m:r>
                            </m:e>
                            <m:sub>
                              <m:r>
                                <m:rPr>
                                  <m:nor/>
                                </m:rPr>
                                <w:rPr>
                                  <w:rFonts w:ascii="Cambria Math" w:hAnsi="Cambria Math"/>
                                </w:rPr>
                                <m:t>tot</m:t>
                              </m:r>
                            </m:sub>
                          </m:sSub>
                          <m:ctrlPr>
                            <w:rPr>
                              <w:rFonts w:ascii="Cambria Math" w:hAnsi="Cambria Math"/>
                              <w:i/>
                            </w:rPr>
                          </m:ctrlPr>
                        </m:den>
                      </m:f>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m:sty m:val="p"/>
                                    </m:rPr>
                                    <w:rPr>
                                      <w:rFonts w:ascii="Cambria Math" w:hAnsi="Cambria Math"/>
                                    </w:rPr>
                                    <m:t>χ</m:t>
                                  </m:r>
                                </m:e>
                              </m:acc>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ctrlPr>
                            <w:rPr>
                              <w:rFonts w:ascii="Cambria Math" w:hAnsi="Cambria Math"/>
                              <w:i/>
                            </w:rPr>
                          </m:ctrlPr>
                        </m:e>
                      </m:d>
                    </m:e>
                  </m:d>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10</m:t>
                  </m:r>
                </m:e>
              </m:d>
            </m:e>
          </m:eqArr>
        </m:oMath>
      </m:oMathPara>
    </w:p>
    <w:p w14:paraId="211570B8" w14:textId="30340441" w:rsidR="00585EB0" w:rsidRPr="00640882" w:rsidRDefault="00640882" w:rsidP="00BB6CFC">
      <w:pPr>
        <w:spacing w:line="240" w:lineRule="auto"/>
        <w:ind w:left="360"/>
        <w:jc w:val="both"/>
        <w:rPr>
          <w:rFonts w:ascii="Times New Roman" w:hAnsi="Times New Roman" w:cs="Times New Roman"/>
          <w:sz w:val="24"/>
          <w:szCs w:val="24"/>
        </w:rPr>
      </w:pPr>
      <w:r w:rsidRPr="00640882">
        <w:rPr>
          <w:rFonts w:ascii="Times New Roman" w:hAnsi="Times New Roman" w:cs="Times New Roman"/>
          <w:sz w:val="24"/>
          <w:szCs w:val="24"/>
        </w:rPr>
        <w:t xml:space="preserve">If </w:t>
      </w:r>
      <m:oMath>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co</m:t>
            </m:r>
            <m:r>
              <w:rPr>
                <w:rFonts w:ascii="Cambria Math" w:hAnsi="Cambria Math" w:cs="Times New Roman"/>
                <w:sz w:val="24"/>
                <w:szCs w:val="24"/>
              </w:rPr>
              <m:t>,k</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e>
        </m:d>
      </m:oMath>
      <w:r w:rsidRPr="00640882">
        <w:rPr>
          <w:rFonts w:ascii="Times New Roman" w:hAnsi="Times New Roman" w:cs="Times New Roman"/>
          <w:sz w:val="24"/>
          <w:szCs w:val="24"/>
        </w:rPr>
        <w:t xml:space="preserve"> (and similarly </w:t>
      </w:r>
      <w:proofErr w:type="gramStart"/>
      <w:r w:rsidRPr="00640882">
        <w:rPr>
          <w:rFonts w:ascii="Times New Roman" w:hAnsi="Times New Roman" w:cs="Times New Roman"/>
          <w:sz w:val="24"/>
          <w:szCs w:val="24"/>
        </w:rPr>
        <w:t xml:space="preserve">if </w:t>
      </w:r>
      <w:proofErr w:type="gramEnd"/>
      <m:oMath>
        <m:r>
          <w:rPr>
            <w:rFonts w:ascii="Cambria Math" w:hAnsi="Cambria Math" w:cs="Times New Roman"/>
            <w:sz w:val="24"/>
            <w:szCs w:val="24"/>
          </w:rPr>
          <m:t xml:space="preserve">R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co,k,i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m:rPr>
                <m:sty m:val="p"/>
              </m:rPr>
              <w:rPr>
                <w:rFonts w:ascii="Cambria Math" w:hAnsi="Cambria Math" w:cs="Times New Roman"/>
                <w:sz w:val="24"/>
                <w:szCs w:val="24"/>
              </w:rPr>
              <m:t>p</m:t>
            </m:r>
          </m:sub>
        </m:sSub>
        <m:r>
          <w:rPr>
            <w:rFonts w:ascii="Cambria Math" w:hAnsi="Cambria Math" w:cs="Times New Roman"/>
            <w:sz w:val="24"/>
            <w:szCs w:val="24"/>
          </w:rPr>
          <m:t>)</m:t>
        </m:r>
      </m:oMath>
      <w:r w:rsidRPr="00640882">
        <w:rPr>
          <w:rFonts w:ascii="Times New Roman" w:hAnsi="Times New Roman" w:cs="Times New Roman"/>
          <w:sz w:val="24"/>
          <w:szCs w:val="24"/>
        </w:rPr>
        <w:t xml:space="preserve">), then, for </w:t>
      </w:r>
      <m:oMath>
        <m:r>
          <m:rPr>
            <m:sty m:val="p"/>
          </m:rPr>
          <w:rPr>
            <w:rFonts w:ascii="Cambria Math" w:hAnsi="Cambria Math" w:cs="Times New Roman"/>
            <w:sz w:val="24"/>
            <w:szCs w:val="24"/>
          </w:rPr>
          <m:t>α</m:t>
        </m:r>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nor/>
              </m:rPr>
              <w:rPr>
                <w:rFonts w:ascii="Times New Roman" w:hAnsi="Times New Roman" w:cs="Times New Roman"/>
                <w:sz w:val="24"/>
                <w:szCs w:val="24"/>
              </w:rPr>
              <m:t>tot</m:t>
            </m:r>
          </m:sub>
        </m:sSub>
      </m:oMath>
      <w:r w:rsidRPr="00640882">
        <w:rPr>
          <w:rFonts w:ascii="Times New Roman" w:hAnsi="Times New Roman" w:cs="Times New Roman"/>
          <w:sz w:val="24"/>
          <w:szCs w:val="24"/>
        </w:rPr>
        <w:t xml:space="preserve"> and </w:t>
      </w:r>
      <m:oMath>
        <m:r>
          <m:rPr>
            <m:sty m:val="p"/>
          </m:rPr>
          <w:rPr>
            <w:rFonts w:ascii="Cambria Math" w:hAnsi="Cambria Math" w:cs="Times New Roman"/>
            <w:sz w:val="24"/>
            <w:szCs w:val="24"/>
          </w:rPr>
          <m:t>α</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m:rPr>
                <m:nor/>
              </m:rPr>
              <w:rPr>
                <w:rFonts w:ascii="Times New Roman" w:hAnsi="Times New Roman" w:cs="Times New Roman"/>
                <w:sz w:val="24"/>
                <w:szCs w:val="24"/>
              </w:rPr>
              <m:t>tot</m:t>
            </m:r>
          </m:sub>
        </m:sSub>
      </m:oMath>
      <w:r w:rsidRPr="00640882">
        <w:rPr>
          <w:rFonts w:ascii="Times New Roman" w:hAnsi="Times New Roman" w:cs="Times New Roman"/>
          <w:sz w:val="24"/>
          <w:szCs w:val="24"/>
        </w:rPr>
        <w:t>, the sensitivity coefficients are:</w:t>
      </w:r>
    </w:p>
    <w:p w14:paraId="5C4D6B2F" w14:textId="77777777" w:rsidR="00640882" w:rsidRPr="00E70CF5" w:rsidRDefault="00B710C3" w:rsidP="0064088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GPT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tot</m:t>
                      </m:r>
                    </m:sub>
                  </m:sSub>
                </m:e>
              </m:d>
              <m:r>
                <w:rPr>
                  <w:rFonts w:ascii="Cambria Math" w:hAnsi="Cambria Math"/>
                </w:rPr>
                <m:t>=</m:t>
              </m:r>
              <m:f>
                <m:fPr>
                  <m:ctrlPr>
                    <w:rPr>
                      <w:rFonts w:ascii="Cambria Math" w:hAnsi="Cambria Math"/>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tot</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den>
              </m:f>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num>
                <m:den>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m:rPr>
                              <m:nor/>
                            </m:rPr>
                            <w:rPr>
                              <w:rFonts w:ascii="Cambria Math" w:hAnsi="Cambria Math"/>
                            </w:rPr>
                            <m:t>tot</m:t>
                          </m:r>
                        </m:sub>
                      </m:sSub>
                    </m:e>
                  </m:acc>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tot</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den>
              </m:f>
              <m:sSub>
                <m:sSubPr>
                  <m:ctrlPr>
                    <w:rPr>
                      <w:rFonts w:ascii="Cambria Math" w:hAnsi="Cambria Math"/>
                      <w:i/>
                    </w:rPr>
                  </m:ctrlPr>
                </m:sSub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t</m:t>
                              </m:r>
                              <m:r>
                                <w:rPr>
                                  <w:rFonts w:ascii="Cambria Math" w:hAnsi="Cambria Math"/>
                                </w:rPr>
                                <m:t>ot</m:t>
                              </m:r>
                            </m:sub>
                          </m:sSub>
                          <m:ctrlPr>
                            <w:rPr>
                              <w:rFonts w:ascii="Cambria Math" w:hAnsi="Cambria Math"/>
                              <w:i/>
                            </w:rPr>
                          </m:ctrlPr>
                        </m:den>
                      </m:f>
                      <m:d>
                        <m:dPr>
                          <m:ctrlPr>
                            <w:rPr>
                              <w:rFonts w:ascii="Cambria Math" w:hAnsi="Cambria Math"/>
                            </w:rPr>
                          </m:ctrlPr>
                        </m:dPr>
                        <m:e>
                          <m:f>
                            <m:fPr>
                              <m:ctrlPr>
                                <w:rPr>
                                  <w:rFonts w:ascii="Cambria Math" w:hAnsi="Cambria Math"/>
                                </w:rPr>
                              </m:ctrlPr>
                            </m:fPr>
                            <m:num>
                              <m:r>
                                <m:rPr>
                                  <m:sty m:val="bi"/>
                                </m:rPr>
                                <w:rPr>
                                  <w:rFonts w:ascii="Cambria Math" w:hAnsi="Cambria Math"/>
                                </w:rPr>
                                <m:t>W</m:t>
                              </m:r>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acc>
                            <m:accPr>
                              <m:chr m:val="⃗"/>
                              <m:ctrlPr>
                                <w:rPr>
                                  <w:rFonts w:ascii="Cambria Math" w:hAnsi="Cambria Math"/>
                                </w:rPr>
                              </m:ctrlPr>
                            </m:accPr>
                            <m:e>
                              <m:r>
                                <w:rPr>
                                  <w:rFonts w:ascii="Cambria Math" w:hAnsi="Cambria Math"/>
                                </w:rPr>
                                <m:t>h</m:t>
                              </m:r>
                            </m:e>
                          </m:acc>
                          <m:r>
                            <w:rPr>
                              <w:rFonts w:ascii="Cambria Math" w:hAnsi="Cambria Math"/>
                            </w:rPr>
                            <m:t>+</m:t>
                          </m:r>
                          <m:f>
                            <m:fPr>
                              <m:ctrlPr>
                                <w:rPr>
                                  <w:rFonts w:ascii="Cambria Math" w:hAnsi="Cambria Math"/>
                                </w:rPr>
                              </m:ctrlPr>
                            </m:fPr>
                            <m:num>
                              <m:acc>
                                <m:accPr>
                                  <m:chr m:val="⃗"/>
                                  <m:ctrlPr>
                                    <w:rPr>
                                      <w:rFonts w:ascii="Cambria Math" w:hAnsi="Cambria Math"/>
                                    </w:rPr>
                                  </m:ctrlPr>
                                </m:accPr>
                                <m:e>
                                  <m:r>
                                    <m:rPr>
                                      <m:sty m:val="p"/>
                                    </m:rPr>
                                    <w:rPr>
                                      <w:rFonts w:ascii="Cambria Math" w:hAnsi="Cambria Math"/>
                                    </w:rPr>
                                    <m:t>χ</m:t>
                                  </m:r>
                                </m:e>
                              </m:acc>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ctrlPr>
                            <w:rPr>
                              <w:rFonts w:ascii="Cambria Math" w:hAnsi="Cambria Math"/>
                              <w:i/>
                            </w:rPr>
                          </m:ctrlPr>
                        </m:e>
                      </m:d>
                    </m:e>
                  </m:d>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2115D0F4" w14:textId="77777777" w:rsidR="00640882" w:rsidRPr="00AA6961" w:rsidRDefault="00B710C3" w:rsidP="00640882">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GPT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r>
                    <w:rPr>
                      <w:rFonts w:ascii="Cambria Math" w:hAnsi="Cambria Math"/>
                    </w:rPr>
                    <m:t>,</m:t>
                  </m:r>
                  <m:sSub>
                    <m:sSubPr>
                      <m:ctrlPr>
                        <w:rPr>
                          <w:rFonts w:ascii="Cambria Math" w:hAnsi="Cambria Math"/>
                          <w:i/>
                        </w:rPr>
                      </m:ctrlPr>
                    </m:sSubPr>
                    <m:e>
                      <m:r>
                        <w:rPr>
                          <w:rFonts w:ascii="Cambria Math" w:hAnsi="Cambria Math"/>
                        </w:rPr>
                        <m:t>q</m:t>
                      </m:r>
                    </m:e>
                    <m:sub>
                      <m:r>
                        <m:rPr>
                          <m:nor/>
                        </m:rPr>
                        <w:rPr>
                          <w:rFonts w:ascii="Cambria Math" w:hAnsi="Cambria Math"/>
                        </w:rPr>
                        <m:t>tot</m:t>
                      </m:r>
                    </m:sub>
                  </m:sSub>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q</m:t>
                      </m:r>
                    </m:e>
                    <m:sub>
                      <m:r>
                        <m:rPr>
                          <m:nor/>
                        </m:rPr>
                        <w:rPr>
                          <w:rFonts w:ascii="Cambria Math" w:hAnsi="Cambria Math"/>
                        </w:rPr>
                        <m:t>tot</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den>
              </m:f>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q</m:t>
                      </m:r>
                    </m:e>
                    <m:sub>
                      <m:r>
                        <m:rPr>
                          <m:nor/>
                        </m:rPr>
                        <w:rPr>
                          <w:rFonts w:ascii="Cambria Math" w:hAnsi="Cambria Math"/>
                        </w:rPr>
                        <m:t>tot</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q</m:t>
                      </m:r>
                    </m:e>
                    <m:sub>
                      <m:r>
                        <m:rPr>
                          <m:nor/>
                        </m:rPr>
                        <w:rPr>
                          <w:rFonts w:ascii="Cambria Math" w:hAnsi="Cambria Math"/>
                        </w:rPr>
                        <m:t>tot</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m:rPr>
                          <m:nor/>
                        </m:rPr>
                        <w:rPr>
                          <w:rFonts w:ascii="Cambria Math" w:hAnsi="Cambria Math"/>
                        </w:rPr>
                        <m:t>co</m:t>
                      </m:r>
                      <m:r>
                        <w:rPr>
                          <w:rFonts w:ascii="Cambria Math" w:hAnsi="Cambria Math"/>
                        </w:rPr>
                        <m:t>,</m:t>
                      </m:r>
                      <m:r>
                        <w:rPr>
                          <w:rFonts w:ascii="Cambria Math" w:hAnsi="Cambria Math"/>
                        </w:rPr>
                        <m:t>k</m:t>
                      </m:r>
                      <m:r>
                        <w:rPr>
                          <w:rFonts w:ascii="Cambria Math" w:hAnsi="Cambria Math"/>
                        </w:rPr>
                        <m:t>,</m:t>
                      </m:r>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w:rPr>
                              <w:rFonts w:ascii="Cambria Math" w:hAnsi="Cambria Math"/>
                            </w:rPr>
                            <m:t>out</m:t>
                          </m:r>
                        </m:sub>
                      </m:sSub>
                    </m:e>
                  </m:d>
                  <m:ctrlPr>
                    <w:rPr>
                      <w:rFonts w:ascii="Cambria Math" w:hAnsi="Cambria Math"/>
                      <w:i/>
                    </w:rPr>
                  </m:ctrlPr>
                </m:den>
              </m:f>
              <m:sSub>
                <m:sSubPr>
                  <m:ctrlPr>
                    <w:rPr>
                      <w:rFonts w:ascii="Cambria Math" w:hAnsi="Cambria Math"/>
                      <w:i/>
                    </w:rPr>
                  </m:ctrlPr>
                </m:sSubPr>
                <m:e>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q</m:t>
                              </m:r>
                            </m:e>
                            <m:sub>
                              <m:r>
                                <m:rPr>
                                  <m:nor/>
                                </m:rPr>
                                <w:rPr>
                                  <w:rFonts w:ascii="Cambria Math" w:hAnsi="Cambria Math"/>
                                </w:rPr>
                                <m:t>tot</m:t>
                              </m:r>
                            </m:sub>
                          </m:sSub>
                          <m:ctrlPr>
                            <w:rPr>
                              <w:rFonts w:ascii="Cambria Math" w:hAnsi="Cambria Math"/>
                              <w:i/>
                            </w:rPr>
                          </m:ctrlPr>
                        </m:den>
                      </m:f>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m:sty m:val="p"/>
                                    </m:rPr>
                                    <w:rPr>
                                      <w:rFonts w:ascii="Cambria Math" w:hAnsi="Cambria Math"/>
                                    </w:rPr>
                                    <m:t>χ</m:t>
                                  </m:r>
                                </m:e>
                              </m:acc>
                              <m:ctrlPr>
                                <w:rPr>
                                  <w:rFonts w:ascii="Cambria Math" w:hAnsi="Cambria Math"/>
                                  <w:i/>
                                </w:rPr>
                              </m:ctrlPr>
                            </m:num>
                            <m:den>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ctrlPr>
                                <w:rPr>
                                  <w:rFonts w:ascii="Cambria Math" w:hAnsi="Cambria Math"/>
                                  <w:i/>
                                </w:rPr>
                              </m:ctrlPr>
                            </m:den>
                          </m:f>
                          <m:ctrlPr>
                            <w:rPr>
                              <w:rFonts w:ascii="Cambria Math" w:hAnsi="Cambria Math"/>
                              <w:i/>
                            </w:rPr>
                          </m:ctrlPr>
                        </m:e>
                      </m:d>
                    </m:e>
                  </m:d>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12</m:t>
                  </m:r>
                </m:e>
              </m:d>
            </m:e>
          </m:eqArr>
        </m:oMath>
      </m:oMathPara>
    </w:p>
    <w:p w14:paraId="5693FCFD" w14:textId="59DA7395" w:rsidR="00640882" w:rsidRPr="00CC3BD5" w:rsidRDefault="00CC3BD5" w:rsidP="00BB6CFC">
      <w:pPr>
        <w:spacing w:line="240" w:lineRule="auto"/>
        <w:ind w:left="360"/>
        <w:jc w:val="both"/>
        <w:rPr>
          <w:rFonts w:ascii="Times New Roman" w:hAnsi="Times New Roman" w:cs="Times New Roman"/>
          <w:sz w:val="24"/>
          <w:szCs w:val="24"/>
        </w:rPr>
      </w:pPr>
      <w:r w:rsidRPr="00CC3BD5">
        <w:rPr>
          <w:rFonts w:ascii="Times New Roman" w:hAnsi="Times New Roman" w:cs="Times New Roman"/>
          <w:sz w:val="24"/>
          <w:szCs w:val="24"/>
        </w:rPr>
        <w:t xml:space="preserve">The quantity </w:t>
      </w:r>
      <m:oMath>
        <m:r>
          <m:rPr>
            <m:sty m:val="p"/>
          </m:rPr>
          <w:rPr>
            <w:rFonts w:ascii="Cambria Math" w:hAnsi="Cambria Math" w:cs="Times New Roman"/>
            <w:sz w:val="24"/>
            <w:szCs w:val="24"/>
          </w:rPr>
          <m:t>∂</m:t>
        </m:r>
        <m:d>
          <m:dPr>
            <m:ctrlPr>
              <w:rPr>
                <w:rFonts w:ascii="Cambria Math" w:hAnsi="Cambria Math" w:cs="Times New Roman"/>
                <w:i/>
                <w:iCs/>
                <w:sz w:val="24"/>
                <w:szCs w:val="24"/>
              </w:rPr>
            </m:ctrlPr>
          </m:dPr>
          <m:e>
            <m:r>
              <m:rPr>
                <m:sty m:val="bi"/>
              </m:rPr>
              <w:rPr>
                <w:rFonts w:ascii="Cambria Math" w:hAnsi="Cambria Math" w:cs="Times New Roman"/>
                <w:sz w:val="24"/>
                <w:szCs w:val="24"/>
              </w:rPr>
              <m:t>W</m:t>
            </m:r>
            <m:r>
              <m:rPr>
                <m:lit/>
              </m:rPr>
              <w:rPr>
                <w:rFonts w:ascii="Cambria Math" w:hAnsi="Cambria Math" w:cs="Times New Roman"/>
                <w:sz w:val="24"/>
                <w:szCs w:val="24"/>
              </w:rPr>
              <m:t>/</m:t>
            </m:r>
            <m:acc>
              <m:accPr>
                <m:chr m:val="̇"/>
                <m:ctrlPr>
                  <w:rPr>
                    <w:rFonts w:ascii="Cambria Math" w:hAnsi="Cambria Math" w:cs="Times New Roman"/>
                    <w:iCs/>
                    <w:sz w:val="24"/>
                    <w:szCs w:val="24"/>
                  </w:rPr>
                </m:ctrlPr>
              </m:accPr>
              <m:e>
                <m:acc>
                  <m:accPr>
                    <m:chr m:val="⃗"/>
                    <m:ctrlPr>
                      <w:rPr>
                        <w:rFonts w:ascii="Cambria Math" w:hAnsi="Cambria Math" w:cs="Times New Roman"/>
                        <w:iCs/>
                        <w:sz w:val="24"/>
                        <w:szCs w:val="24"/>
                      </w:rPr>
                    </m:ctrlPr>
                  </m:accPr>
                  <m:e>
                    <m:r>
                      <w:rPr>
                        <w:rFonts w:ascii="Cambria Math" w:hAnsi="Cambria Math" w:cs="Times New Roman"/>
                        <w:sz w:val="24"/>
                        <w:szCs w:val="24"/>
                      </w:rPr>
                      <m:t>m</m:t>
                    </m:r>
                  </m:e>
                </m:acc>
              </m:e>
            </m:acc>
          </m:e>
        </m:d>
        <m:r>
          <m:rPr>
            <m:lit/>
          </m:rP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tot</m:t>
            </m:r>
          </m:sub>
        </m:sSub>
      </m:oMath>
      <w:r w:rsidRPr="00CC3BD5">
        <w:rPr>
          <w:rFonts w:ascii="Times New Roman" w:hAnsi="Times New Roman" w:cs="Times New Roman"/>
          <w:sz w:val="24"/>
          <w:szCs w:val="24"/>
        </w:rPr>
        <w:t xml:space="preserve"> is implemented applying the quotient rule. Regarding the computation of the associated </w:t>
      </w:r>
      <m:oMath>
        <m:r>
          <m:rPr>
            <m:sty m:val="p"/>
          </m:rPr>
          <w:rPr>
            <w:rFonts w:ascii="Cambria Math" w:hAnsi="Cambria Math" w:cs="Times New Roman"/>
            <w:sz w:val="24"/>
            <w:szCs w:val="24"/>
          </w:rPr>
          <m:t>∂</m:t>
        </m:r>
        <m:r>
          <m:rPr>
            <m:sty m:val="bi"/>
          </m:rPr>
          <w:rPr>
            <w:rFonts w:ascii="Cambria Math" w:hAnsi="Cambria Math" w:cs="Times New Roman"/>
            <w:sz w:val="24"/>
            <w:szCs w:val="24"/>
          </w:rPr>
          <m:t>W</m:t>
        </m:r>
        <m:r>
          <m:rPr>
            <m:lit/>
          </m:rP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tot</m:t>
            </m:r>
          </m:sub>
        </m:sSub>
      </m:oMath>
      <w:r w:rsidRPr="00CC3BD5">
        <w:rPr>
          <w:rFonts w:ascii="Times New Roman" w:hAnsi="Times New Roman" w:cs="Times New Roman"/>
          <w:sz w:val="24"/>
          <w:szCs w:val="24"/>
        </w:rPr>
        <w:t xml:space="preserve"> derivative, it relies on a direct perturbation of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tot</m:t>
            </m:r>
          </m:sub>
        </m:sSub>
      </m:oMath>
      <w:r w:rsidRPr="00CC3BD5">
        <w:rPr>
          <w:rFonts w:ascii="Times New Roman" w:hAnsi="Times New Roman" w:cs="Times New Roman"/>
          <w:sz w:val="24"/>
          <w:szCs w:val="24"/>
        </w:rPr>
        <w:t xml:space="preserve"> which allows for using the approximating finite </w:t>
      </w:r>
      <w:proofErr w:type="gramStart"/>
      <w:r w:rsidRPr="00CC3BD5">
        <w:rPr>
          <w:rFonts w:ascii="Times New Roman" w:hAnsi="Times New Roman" w:cs="Times New Roman"/>
          <w:sz w:val="24"/>
          <w:szCs w:val="24"/>
        </w:rPr>
        <w:t xml:space="preserve">difference </w:t>
      </w:r>
      <w:proofErr w:type="gramEnd"/>
      <m:oMath>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m:rPr>
                    <m:sty m:val="bi"/>
                  </m:rPr>
                  <w:rPr>
                    <w:rFonts w:ascii="Cambria Math" w:hAnsi="Cambria Math" w:cs="Times New Roman"/>
                    <w:sz w:val="24"/>
                    <w:szCs w:val="24"/>
                  </w:rPr>
                  <m:t>W</m:t>
                </m:r>
              </m:e>
              <m:sup>
                <m:r>
                  <w:rPr>
                    <w:rFonts w:ascii="Cambria Math" w:hAnsi="Cambria Math" w:cs="Times New Roman"/>
                    <w:sz w:val="24"/>
                    <w:szCs w:val="24"/>
                  </w:rPr>
                  <m:t>'</m:t>
                </m:r>
              </m:sup>
            </m:sSup>
            <m:r>
              <w:rPr>
                <w:rFonts w:ascii="Cambria Math" w:hAnsi="Cambria Math" w:cs="Times New Roman"/>
                <w:sz w:val="24"/>
                <w:szCs w:val="24"/>
              </w:rPr>
              <m:t>-</m:t>
            </m:r>
            <m:r>
              <m:rPr>
                <m:sty m:val="bi"/>
              </m:rPr>
              <w:rPr>
                <w:rFonts w:ascii="Cambria Math" w:hAnsi="Cambria Math" w:cs="Times New Roman"/>
                <w:sz w:val="24"/>
                <w:szCs w:val="24"/>
              </w:rPr>
              <m:t>W</m:t>
            </m:r>
          </m:e>
        </m:d>
        <m:r>
          <m:rPr>
            <m:lit/>
          </m:rP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m:t>
                </m:r>
              </m:e>
              <m:sub>
                <m:r>
                  <m:rPr>
                    <m:sty m:val="p"/>
                  </m:rPr>
                  <w:rPr>
                    <w:rFonts w:ascii="Cambria Math" w:hAnsi="Cambria Math" w:cs="Times New Roman"/>
                    <w:sz w:val="24"/>
                    <w:szCs w:val="24"/>
                  </w:rPr>
                  <m:t>tot</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tot</m:t>
                </m:r>
              </m:sub>
            </m:sSub>
          </m:e>
        </m:d>
      </m:oMath>
      <w:r w:rsidRPr="00CC3BD5">
        <w:rPr>
          <w:rFonts w:ascii="Times New Roman" w:hAnsi="Times New Roman" w:cs="Times New Roman"/>
          <w:sz w:val="24"/>
          <w:szCs w:val="24"/>
        </w:rPr>
        <w:t xml:space="preserve">, where primed terms denote perturbed quantities. This direct perturbation is local, i.e., it does not affect anything else in ANTEO+. The computation of </w:t>
      </w:r>
      <m:oMath>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co</m:t>
            </m:r>
            <m:r>
              <w:rPr>
                <w:rFonts w:ascii="Cambria Math" w:hAnsi="Cambria Math" w:cs="Times New Roman"/>
                <w:sz w:val="24"/>
                <w:szCs w:val="24"/>
              </w:rPr>
              <m:t>,k,i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m:rPr>
                    <m:nor/>
                  </m:rPr>
                  <w:rPr>
                    <w:rFonts w:ascii="Times New Roman" w:hAnsi="Times New Roman" w:cs="Times New Roman"/>
                    <w:sz w:val="24"/>
                    <w:szCs w:val="24"/>
                  </w:rPr>
                  <m:t>out</m:t>
                </m:r>
              </m:sub>
            </m:sSub>
          </m:e>
        </m:d>
        <m:r>
          <m:rPr>
            <m:lit/>
          </m:rP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tot</m:t>
            </m:r>
          </m:sub>
        </m:sSub>
      </m:oMath>
      <w:r w:rsidRPr="00CC3BD5">
        <w:rPr>
          <w:rFonts w:ascii="Times New Roman" w:hAnsi="Times New Roman" w:cs="Times New Roman"/>
          <w:sz w:val="24"/>
          <w:szCs w:val="24"/>
        </w:rPr>
        <w:t xml:space="preserve"> is approximated analogously. It has been verified that the entity of local direct perturbations does not alter significantly the resulting derivatives, provided that this value remains below 1% of the reference value </w:t>
      </w:r>
      <w:proofErr w:type="gramStart"/>
      <w:r w:rsidRPr="00CC3BD5">
        <w:rPr>
          <w:rFonts w:ascii="Times New Roman" w:hAnsi="Times New Roman" w:cs="Times New Roman"/>
          <w:sz w:val="24"/>
          <w:szCs w:val="24"/>
        </w:rPr>
        <w:t xml:space="preserve">of </w:t>
      </w:r>
      <w:proofErr w:type="gramEnd"/>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tot</m:t>
            </m:r>
          </m:sub>
        </m:sSub>
      </m:oMath>
      <w:r w:rsidRPr="00CC3BD5">
        <w:rPr>
          <w:rFonts w:ascii="Times New Roman" w:hAnsi="Times New Roman" w:cs="Times New Roman"/>
          <w:sz w:val="24"/>
          <w:szCs w:val="24"/>
        </w:rPr>
        <w:t>.</w:t>
      </w:r>
    </w:p>
    <w:p w14:paraId="38C61C07" w14:textId="015FFB65" w:rsidR="000A2F0B" w:rsidRPr="001F3772" w:rsidRDefault="000A2F0B" w:rsidP="000A2F0B">
      <w:pPr>
        <w:pStyle w:val="a4"/>
        <w:numPr>
          <w:ilvl w:val="2"/>
          <w:numId w:val="8"/>
        </w:numPr>
        <w:spacing w:line="240" w:lineRule="auto"/>
        <w:rPr>
          <w:rFonts w:ascii="Times New Roman" w:hAnsi="Times New Roman" w:cs="Times New Roman"/>
          <w:sz w:val="24"/>
          <w:szCs w:val="24"/>
        </w:rPr>
      </w:pPr>
      <w:r>
        <w:rPr>
          <w:rFonts w:ascii="Times New Roman" w:hAnsi="Times New Roman" w:cs="Times New Roman"/>
          <w:sz w:val="24"/>
          <w:szCs w:val="24"/>
          <w:lang w:val="en-US"/>
        </w:rPr>
        <w:lastRenderedPageBreak/>
        <w:t>Results</w:t>
      </w:r>
    </w:p>
    <w:p w14:paraId="065D6BC7" w14:textId="476648CC" w:rsidR="00640882" w:rsidRPr="000A2F0B" w:rsidRDefault="000A2F0B" w:rsidP="00BB6CFC">
      <w:pPr>
        <w:spacing w:line="240" w:lineRule="auto"/>
        <w:ind w:left="360"/>
        <w:jc w:val="both"/>
        <w:rPr>
          <w:rFonts w:ascii="Times New Roman" w:hAnsi="Times New Roman" w:cs="Times New Roman"/>
          <w:sz w:val="24"/>
        </w:rPr>
      </w:pPr>
      <w:r w:rsidRPr="000A2F0B">
        <w:rPr>
          <w:rFonts w:ascii="Times New Roman" w:hAnsi="Times New Roman" w:cs="Times New Roman"/>
          <w:sz w:val="24"/>
        </w:rPr>
        <w:t xml:space="preserve">The results of the S/U analyses obtained with ANTEO+ will be presented only for ADP10-SS1 and ADP10-SS2 cases and are shown in Tables I and II, respectively; SS2 is considered, even if the GPT formulation is targeting forced convection, so to highlight capabilities of the methodology in comparison with other calculation methods. The two types of responses, coherent with the quantities measured in the FPS, have been considered, namely SC enthalpies (as representative of coolant bulk temperatures) and outer cladding temperatures, both at axial positions of planes B and C spread in the inner and outer part of the FPs. For each type, the ones foreseen to be the most impactful input data have been selected for the evaluation of sensitivity coefficients: the total mass flow rate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w:rPr>
                    <w:rFonts w:ascii="Cambria Math" w:hAnsi="Cambria Math" w:cs="Times New Roman"/>
                    <w:sz w:val="24"/>
                  </w:rPr>
                  <m:t>m</m:t>
                </m:r>
              </m:e>
            </m:acc>
          </m:e>
          <m:sub>
            <m:r>
              <m:rPr>
                <m:sty m:val="p"/>
              </m:rPr>
              <w:rPr>
                <w:rFonts w:ascii="Cambria Math" w:hAnsi="Cambria Math" w:cs="Times New Roman"/>
                <w:sz w:val="24"/>
              </w:rPr>
              <m:t>tot</m:t>
            </m:r>
          </m:sub>
        </m:sSub>
      </m:oMath>
      <w:r w:rsidRPr="000A2F0B">
        <w:rPr>
          <w:rFonts w:ascii="Times New Roman" w:hAnsi="Times New Roman" w:cs="Times New Roman"/>
          <w:sz w:val="24"/>
        </w:rPr>
        <w:t xml:space="preserve"> and the total linear power </w:t>
      </w:r>
      <m:oMath>
        <m:sSub>
          <m:sSubPr>
            <m:ctrlPr>
              <w:rPr>
                <w:rFonts w:ascii="Cambria Math" w:hAnsi="Cambria Math" w:cs="Times New Roman"/>
                <w:i/>
                <w:sz w:val="24"/>
              </w:rPr>
            </m:ctrlPr>
          </m:sSubPr>
          <m:e>
            <m:r>
              <w:rPr>
                <w:rFonts w:ascii="Cambria Math" w:hAnsi="Cambria Math" w:cs="Times New Roman"/>
                <w:sz w:val="24"/>
              </w:rPr>
              <m:t>q</m:t>
            </m:r>
          </m:e>
          <m:sub>
            <m:r>
              <m:rPr>
                <m:nor/>
              </m:rPr>
              <w:rPr>
                <w:rFonts w:ascii="Times New Roman" w:hAnsi="Times New Roman" w:cs="Times New Roman"/>
                <w:sz w:val="24"/>
              </w:rPr>
              <m:t>tot</m:t>
            </m:r>
          </m:sub>
        </m:sSub>
      </m:oMath>
      <w:r w:rsidRPr="000A2F0B">
        <w:rPr>
          <w:rFonts w:ascii="Times New Roman" w:hAnsi="Times New Roman" w:cs="Times New Roman"/>
          <w:sz w:val="24"/>
        </w:rPr>
        <w:t xml:space="preserve">. Sensitivities were computed using both GPT and DP, with DP taken as the reference for evaluating the relative </w:t>
      </w:r>
      <w:proofErr w:type="gramStart"/>
      <w:r w:rsidRPr="000A2F0B">
        <w:rPr>
          <w:rFonts w:ascii="Times New Roman" w:hAnsi="Times New Roman" w:cs="Times New Roman"/>
          <w:sz w:val="24"/>
        </w:rPr>
        <w:t xml:space="preserve">discrepancies </w:t>
      </w:r>
      <w:proofErr w:type="gramEnd"/>
      <m:oMath>
        <m:r>
          <m:rPr>
            <m:sty m:val="p"/>
          </m:rPr>
          <w:rPr>
            <w:rFonts w:ascii="Cambria Math" w:hAnsi="Cambria Math" w:cs="Times New Roman"/>
            <w:sz w:val="24"/>
          </w:rPr>
          <m:t>ε</m:t>
        </m:r>
      </m:oMath>
      <w:r w:rsidRPr="000A2F0B">
        <w:rPr>
          <w:rFonts w:ascii="Times New Roman" w:hAnsi="Times New Roman" w:cs="Times New Roman"/>
          <w:sz w:val="24"/>
        </w:rPr>
        <w:t xml:space="preserve">; the associated relative uncertainties are reported for the GPT results, labelled as </w:t>
      </w:r>
      <m:oMath>
        <m:sSub>
          <m:sSubPr>
            <m:ctrlPr>
              <w:rPr>
                <w:rFonts w:ascii="Cambria Math" w:hAnsi="Cambria Math" w:cs="Times New Roman"/>
                <w:i/>
                <w:sz w:val="24"/>
              </w:rPr>
            </m:ctrlPr>
          </m:sSubPr>
          <m:e>
            <m:r>
              <w:rPr>
                <w:rFonts w:ascii="Cambria Math" w:hAnsi="Cambria Math" w:cs="Times New Roman"/>
                <w:sz w:val="24"/>
              </w:rPr>
              <m:t>U</m:t>
            </m:r>
          </m:e>
          <m:sub>
            <m:r>
              <m:rPr>
                <m:sty m:val="p"/>
              </m:rPr>
              <w:rPr>
                <w:rFonts w:ascii="Cambria Math" w:hAnsi="Cambria Math" w:cs="Times New Roman"/>
                <w:sz w:val="24"/>
              </w:rPr>
              <m:t>GPT</m:t>
            </m:r>
          </m:sub>
        </m:sSub>
      </m:oMath>
      <w:r w:rsidRPr="000A2F0B">
        <w:rPr>
          <w:rFonts w:ascii="Times New Roman" w:hAnsi="Times New Roman" w:cs="Times New Roman"/>
          <w:sz w:val="24"/>
        </w:rPr>
        <w:t xml:space="preserve">. DP is performed applying a 1% perturbation </w:t>
      </w:r>
      <w:proofErr w:type="gramStart"/>
      <w:r w:rsidRPr="000A2F0B">
        <w:rPr>
          <w:rFonts w:ascii="Times New Roman" w:hAnsi="Times New Roman" w:cs="Times New Roman"/>
          <w:sz w:val="24"/>
        </w:rPr>
        <w:t xml:space="preserve">on </w:t>
      </w:r>
      <w:proofErr w:type="gramEnd"/>
      <m:oMath>
        <m:r>
          <m:rPr>
            <m:sty m:val="p"/>
          </m:rPr>
          <w:rPr>
            <w:rFonts w:ascii="Cambria Math" w:hAnsi="Cambria Math" w:cs="Times New Roman"/>
            <w:sz w:val="24"/>
          </w:rPr>
          <m:t>α</m:t>
        </m:r>
      </m:oMath>
      <w:r w:rsidRPr="000A2F0B">
        <w:rPr>
          <w:rFonts w:ascii="Times New Roman" w:hAnsi="Times New Roman" w:cs="Times New Roman"/>
          <w:sz w:val="24"/>
        </w:rPr>
        <w:t>.</w:t>
      </w:r>
    </w:p>
    <w:p w14:paraId="48FC5A0E" w14:textId="39F10FD3" w:rsidR="00640882" w:rsidRPr="000A2F0B" w:rsidRDefault="000A2F0B" w:rsidP="00BB6CFC">
      <w:pPr>
        <w:spacing w:line="240" w:lineRule="auto"/>
        <w:ind w:left="360"/>
        <w:jc w:val="both"/>
        <w:rPr>
          <w:rFonts w:ascii="Times New Roman" w:hAnsi="Times New Roman" w:cs="Times New Roman"/>
          <w:sz w:val="24"/>
        </w:rPr>
      </w:pPr>
      <w:r w:rsidRPr="000A2F0B">
        <w:rPr>
          <w:rFonts w:ascii="Times New Roman" w:hAnsi="Times New Roman" w:cs="Times New Roman"/>
          <w:sz w:val="24"/>
        </w:rPr>
        <w:t xml:space="preserve">For both cases, sensitivities tend to have lower discrepancies between GPT and DP when </w:t>
      </w:r>
      <m:oMath>
        <m:r>
          <m:rPr>
            <m:sty m:val="p"/>
          </m:rPr>
          <w:rPr>
            <w:rFonts w:ascii="Cambria Math" w:hAnsi="Cambria Math" w:cs="Times New Roman"/>
            <w:sz w:val="24"/>
          </w:rPr>
          <m:t>α</m:t>
        </m:r>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q</m:t>
            </m:r>
          </m:e>
          <m:sub>
            <m:r>
              <m:rPr>
                <m:nor/>
              </m:rPr>
              <w:rPr>
                <w:rFonts w:ascii="Times New Roman" w:hAnsi="Times New Roman" w:cs="Times New Roman"/>
                <w:sz w:val="24"/>
              </w:rPr>
              <m:t>tot</m:t>
            </m:r>
          </m:sub>
        </m:sSub>
      </m:oMath>
      <w:r w:rsidRPr="000A2F0B">
        <w:rPr>
          <w:rFonts w:ascii="Times New Roman" w:hAnsi="Times New Roman" w:cs="Times New Roman"/>
          <w:sz w:val="24"/>
        </w:rPr>
        <w:t xml:space="preserve">, with </w:t>
      </w:r>
      <m:oMath>
        <m:d>
          <m:dPr>
            <m:begChr m:val="|"/>
            <m:endChr m:val="|"/>
            <m:ctrlPr>
              <w:rPr>
                <w:rFonts w:ascii="Cambria Math" w:hAnsi="Cambria Math" w:cs="Times New Roman"/>
                <w:i/>
                <w:sz w:val="24"/>
              </w:rPr>
            </m:ctrlPr>
          </m:dPr>
          <m:e>
            <m:r>
              <m:rPr>
                <m:sty m:val="p"/>
              </m:rPr>
              <w:rPr>
                <w:rFonts w:ascii="Cambria Math" w:hAnsi="Cambria Math" w:cs="Times New Roman"/>
                <w:sz w:val="24"/>
              </w:rPr>
              <m:t>ε</m:t>
            </m:r>
          </m:e>
        </m:d>
      </m:oMath>
      <w:r w:rsidRPr="000A2F0B">
        <w:rPr>
          <w:rFonts w:ascii="Times New Roman" w:hAnsi="Times New Roman" w:cs="Times New Roman"/>
          <w:sz w:val="24"/>
        </w:rPr>
        <w:t xml:space="preserve"> consistently below 2% for enthalpies as well as outer cladding temperatures. The highest discrepancy is only </w:t>
      </w:r>
      <m:oMath>
        <m:r>
          <m:rPr>
            <m:sty m:val="p"/>
          </m:rPr>
          <w:rPr>
            <w:rFonts w:ascii="Cambria Math" w:hAnsi="Cambria Math" w:cs="Times New Roman"/>
            <w:sz w:val="24"/>
          </w:rPr>
          <m:t>≈</m:t>
        </m:r>
        <m:r>
          <w:rPr>
            <w:rFonts w:ascii="Cambria Math" w:hAnsi="Cambria Math" w:cs="Times New Roman"/>
            <w:sz w:val="24"/>
          </w:rPr>
          <m:t>2.21</m:t>
        </m:r>
      </m:oMath>
      <w:r w:rsidRPr="000A2F0B">
        <w:rPr>
          <w:rFonts w:ascii="Times New Roman" w:hAnsi="Times New Roman" w:cs="Times New Roman"/>
          <w:sz w:val="24"/>
        </w:rPr>
        <w:t xml:space="preserve">%. The very good agreement observed for </w:t>
      </w:r>
      <m:oMath>
        <m:r>
          <w:rPr>
            <w:rFonts w:ascii="Cambria Math" w:hAnsi="Cambria Math" w:cs="Times New Roman"/>
            <w:sz w:val="24"/>
          </w:rPr>
          <m:t>α=</m:t>
        </m:r>
        <m:sSub>
          <m:sSubPr>
            <m:ctrlPr>
              <w:rPr>
                <w:rFonts w:ascii="Cambria Math" w:hAnsi="Cambria Math" w:cs="Times New Roman"/>
                <w:i/>
                <w:sz w:val="24"/>
              </w:rPr>
            </m:ctrlPr>
          </m:sSubPr>
          <m:e>
            <m:r>
              <w:rPr>
                <w:rFonts w:ascii="Cambria Math" w:hAnsi="Cambria Math" w:cs="Times New Roman"/>
                <w:sz w:val="24"/>
              </w:rPr>
              <m:t>q</m:t>
            </m:r>
          </m:e>
          <m:sub>
            <m:r>
              <m:rPr>
                <m:nor/>
              </m:rPr>
              <w:rPr>
                <w:rFonts w:ascii="Times New Roman" w:hAnsi="Times New Roman" w:cs="Times New Roman"/>
                <w:sz w:val="24"/>
              </w:rPr>
              <m:t>tot</m:t>
            </m:r>
          </m:sub>
        </m:sSub>
      </m:oMath>
      <w:r w:rsidRPr="000A2F0B">
        <w:rPr>
          <w:rFonts w:ascii="Times New Roman" w:hAnsi="Times New Roman" w:cs="Times New Roman"/>
          <w:sz w:val="24"/>
        </w:rPr>
        <w:t xml:space="preserve"> is mainly related to the (close to) linear dependence of the responses to this parameter, which facilitates the implementation of </w:t>
      </w:r>
      <w:proofErr w:type="spellStart"/>
      <w:r w:rsidRPr="000A2F0B">
        <w:rPr>
          <w:rFonts w:ascii="Times New Roman" w:hAnsi="Times New Roman" w:cs="Times New Roman"/>
          <w:sz w:val="24"/>
        </w:rPr>
        <w:t>Eqs</w:t>
      </w:r>
      <w:proofErr w:type="spellEnd"/>
      <w:r w:rsidRPr="000A2F0B">
        <w:rPr>
          <w:rFonts w:ascii="Times New Roman" w:hAnsi="Times New Roman" w:cs="Times New Roman"/>
          <w:sz w:val="24"/>
        </w:rPr>
        <w:t xml:space="preserve">. (10) </w:t>
      </w:r>
      <w:proofErr w:type="gramStart"/>
      <w:r w:rsidRPr="000A2F0B">
        <w:rPr>
          <w:rFonts w:ascii="Times New Roman" w:hAnsi="Times New Roman" w:cs="Times New Roman"/>
          <w:sz w:val="24"/>
        </w:rPr>
        <w:t>and</w:t>
      </w:r>
      <w:proofErr w:type="gramEnd"/>
      <w:r w:rsidRPr="000A2F0B">
        <w:rPr>
          <w:rFonts w:ascii="Times New Roman" w:hAnsi="Times New Roman" w:cs="Times New Roman"/>
          <w:sz w:val="24"/>
        </w:rPr>
        <w:t xml:space="preserve"> (12) in ANTEO+.</w:t>
      </w:r>
    </w:p>
    <w:p w14:paraId="6FF8D802" w14:textId="25629016" w:rsidR="000A2F0B" w:rsidRPr="000A2F0B" w:rsidRDefault="000A2F0B" w:rsidP="00BB6CFC">
      <w:pPr>
        <w:spacing w:line="240" w:lineRule="auto"/>
        <w:ind w:left="360"/>
        <w:jc w:val="both"/>
        <w:rPr>
          <w:rFonts w:ascii="Times New Roman" w:hAnsi="Times New Roman" w:cs="Times New Roman"/>
          <w:sz w:val="24"/>
        </w:rPr>
      </w:pPr>
      <w:r w:rsidRPr="000A2F0B">
        <w:rPr>
          <w:rFonts w:ascii="Times New Roman" w:hAnsi="Times New Roman" w:cs="Times New Roman"/>
          <w:sz w:val="24"/>
        </w:rPr>
        <w:t>From the physical standpoint, it is confirmed the expected high sensitivity of SC temperatures to the input power which remains constant both axially and radially in the bundle leading to significant relative uncertainties around 7.6% and 5.3% for SS1 and SS2, respectively. For clad outer temperatures, sensitivities are much lower and tend to increase at higher elevations due to the increasing contribution coming from the coolant bulk temperature; also, due to lower enthalpy gain of outer SCs, their sensitivities tend to be lower than central SCs, for the same elevation. Due to the higher temperature increase in SS2, relative to SS1, sensitivities are higher. Uncertainties are considerably well below 1% for plane B and around 2.2% and 1.5% for plane C for SS1 and SS2 respectively, with the latter being lower even with higher sensitivities due to the reduction in the experimental uncertainty on the power level.</w:t>
      </w:r>
    </w:p>
    <w:p w14:paraId="513E5A68" w14:textId="4727854E" w:rsidR="000A2F0B" w:rsidRPr="000A2F0B" w:rsidRDefault="000A2F0B" w:rsidP="00BB6CFC">
      <w:pPr>
        <w:spacing w:line="240" w:lineRule="auto"/>
        <w:ind w:left="360"/>
        <w:jc w:val="both"/>
        <w:rPr>
          <w:rFonts w:ascii="Times New Roman" w:hAnsi="Times New Roman" w:cs="Times New Roman"/>
          <w:sz w:val="24"/>
        </w:rPr>
      </w:pPr>
      <w:r w:rsidRPr="000A2F0B">
        <w:rPr>
          <w:rFonts w:ascii="Times New Roman" w:hAnsi="Times New Roman" w:cs="Times New Roman"/>
          <w:sz w:val="24"/>
        </w:rPr>
        <w:t xml:space="preserve">Moving </w:t>
      </w:r>
      <w:proofErr w:type="gramStart"/>
      <w:r w:rsidRPr="000A2F0B">
        <w:rPr>
          <w:rFonts w:ascii="Times New Roman" w:hAnsi="Times New Roman" w:cs="Times New Roman"/>
          <w:sz w:val="24"/>
        </w:rPr>
        <w:t xml:space="preserve">to </w:t>
      </w:r>
      <w:proofErr w:type="gramEnd"/>
      <m:oMath>
        <m:r>
          <w:rPr>
            <w:rFonts w:ascii="Cambria Math" w:hAnsi="Cambria Math" w:cs="Times New Roman"/>
            <w:sz w:val="24"/>
          </w:rPr>
          <m:t>α=</m:t>
        </m:r>
        <m:sSub>
          <m:sSubPr>
            <m:ctrlPr>
              <w:rPr>
                <w:rFonts w:ascii="Cambria Math" w:hAnsi="Cambria Math" w:cs="Times New Roman"/>
                <w:i/>
                <w:sz w:val="24"/>
              </w:rPr>
            </m:ctrlPr>
          </m:sSubPr>
          <m:e>
            <m:acc>
              <m:accPr>
                <m:chr m:val="̇"/>
                <m:ctrlPr>
                  <w:rPr>
                    <w:rFonts w:ascii="Cambria Math" w:hAnsi="Cambria Math" w:cs="Times New Roman"/>
                    <w:i/>
                    <w:sz w:val="24"/>
                  </w:rPr>
                </m:ctrlPr>
              </m:accPr>
              <m:e>
                <m:r>
                  <w:rPr>
                    <w:rFonts w:ascii="Cambria Math" w:hAnsi="Cambria Math" w:cs="Times New Roman"/>
                    <w:sz w:val="24"/>
                  </w:rPr>
                  <m:t>m</m:t>
                </m:r>
              </m:e>
            </m:acc>
          </m:e>
          <m:sub>
            <m:r>
              <m:rPr>
                <m:sty m:val="p"/>
              </m:rPr>
              <w:rPr>
                <w:rFonts w:ascii="Cambria Math" w:hAnsi="Cambria Math" w:cs="Times New Roman"/>
                <w:sz w:val="24"/>
              </w:rPr>
              <m:t>tot</m:t>
            </m:r>
          </m:sub>
        </m:sSub>
      </m:oMath>
      <w:r w:rsidRPr="000A2F0B">
        <w:rPr>
          <w:rFonts w:ascii="Times New Roman" w:hAnsi="Times New Roman" w:cs="Times New Roman"/>
          <w:sz w:val="24"/>
        </w:rPr>
        <w:t xml:space="preserve">, since the dependency of </w:t>
      </w:r>
      <m:oMath>
        <m:r>
          <w:rPr>
            <w:rFonts w:ascii="Cambria Math" w:hAnsi="Cambria Math" w:cs="Times New Roman"/>
            <w:sz w:val="24"/>
          </w:rPr>
          <m:t>W</m:t>
        </m:r>
      </m:oMath>
      <w:r w:rsidRPr="000A2F0B">
        <w:rPr>
          <w:rFonts w:ascii="Times New Roman" w:hAnsi="Times New Roman" w:cs="Times New Roman"/>
          <w:sz w:val="24"/>
        </w:rPr>
        <w:t xml:space="preserve"> and outer cladding temperatures on it is nonlinear and considering the approximations adopted for the implementation of Eqs. (9) and (11), the sensitivities exhibit larger discrepancies between GPT and DP. Nonetheless, they are still acceptable, as </w:t>
      </w:r>
      <m:oMath>
        <m:d>
          <m:dPr>
            <m:begChr m:val="|"/>
            <m:endChr m:val="|"/>
            <m:ctrlPr>
              <w:rPr>
                <w:rFonts w:ascii="Cambria Math" w:hAnsi="Cambria Math" w:cs="Times New Roman"/>
                <w:i/>
                <w:sz w:val="24"/>
              </w:rPr>
            </m:ctrlPr>
          </m:dPr>
          <m:e>
            <m:r>
              <w:rPr>
                <w:rFonts w:ascii="Cambria Math" w:hAnsi="Cambria Math" w:cs="Times New Roman"/>
                <w:sz w:val="24"/>
              </w:rPr>
              <m:t>ε</m:t>
            </m:r>
          </m:e>
        </m:d>
      </m:oMath>
      <w:r w:rsidRPr="000A2F0B">
        <w:rPr>
          <w:rFonts w:ascii="Times New Roman" w:hAnsi="Times New Roman" w:cs="Times New Roman"/>
          <w:sz w:val="24"/>
        </w:rPr>
        <w:t xml:space="preserve"> r</w:t>
      </w:r>
      <w:proofErr w:type="spellStart"/>
      <w:r w:rsidRPr="000A2F0B">
        <w:rPr>
          <w:rFonts w:ascii="Times New Roman" w:hAnsi="Times New Roman" w:cs="Times New Roman"/>
          <w:sz w:val="24"/>
        </w:rPr>
        <w:t>anges</w:t>
      </w:r>
      <w:proofErr w:type="spellEnd"/>
      <w:r w:rsidRPr="000A2F0B">
        <w:rPr>
          <w:rFonts w:ascii="Times New Roman" w:hAnsi="Times New Roman" w:cs="Times New Roman"/>
          <w:sz w:val="24"/>
        </w:rPr>
        <w:t xml:space="preserve"> from </w:t>
      </w:r>
      <m:oMath>
        <m:r>
          <m:rPr>
            <m:sty m:val="p"/>
          </m:rPr>
          <w:rPr>
            <w:rFonts w:ascii="Cambria Math" w:hAnsi="Cambria Math" w:cs="Times New Roman"/>
            <w:sz w:val="24"/>
          </w:rPr>
          <m:t>≈</m:t>
        </m:r>
        <m:r>
          <w:rPr>
            <w:rFonts w:ascii="Cambria Math" w:hAnsi="Cambria Math" w:cs="Times New Roman"/>
            <w:sz w:val="24"/>
          </w:rPr>
          <m:t>3.18</m:t>
        </m:r>
      </m:oMath>
      <w:r w:rsidRPr="000A2F0B">
        <w:rPr>
          <w:rFonts w:ascii="Times New Roman" w:hAnsi="Times New Roman" w:cs="Times New Roman"/>
          <w:sz w:val="24"/>
        </w:rPr>
        <w:t xml:space="preserve">% to </w:t>
      </w:r>
      <m:oMath>
        <m:r>
          <m:rPr>
            <m:sty m:val="p"/>
          </m:rPr>
          <w:rPr>
            <w:rFonts w:ascii="Cambria Math" w:hAnsi="Cambria Math" w:cs="Times New Roman"/>
            <w:sz w:val="24"/>
          </w:rPr>
          <m:t>≈</m:t>
        </m:r>
        <m:r>
          <w:rPr>
            <w:rFonts w:ascii="Cambria Math" w:hAnsi="Cambria Math" w:cs="Times New Roman"/>
            <w:sz w:val="24"/>
          </w:rPr>
          <m:t>10.31</m:t>
        </m:r>
      </m:oMath>
      <w:r w:rsidRPr="000A2F0B">
        <w:rPr>
          <w:rFonts w:ascii="Times New Roman" w:hAnsi="Times New Roman" w:cs="Times New Roman"/>
          <w:sz w:val="24"/>
        </w:rPr>
        <w:t xml:space="preserve">%, with case ADP10-SS2 having a slightly better alignment between the methods than ADP10-SS1. The smallest discrepancies are observed for SC S2 at z = 540 mm, i.e. close to the bundle centre and approximately at the centre of the heated region. In this region, GPT sensitivities slightly underestimate the DP reference. Conversely, as the response location moves towards the outlet and radially outward, the discrepancy with DP increases and GPT tends to overestimate the sensitivities. The largest sensitivity discrepancies are observed in both ADP10-SS1 and ADP10-SS2 in relation to the enthalpy of SC S26 at 1060 mm (near the outlet and the radial boundary) and are </w:t>
      </w:r>
      <m:oMath>
        <m:r>
          <m:rPr>
            <m:sty m:val="p"/>
          </m:rPr>
          <w:rPr>
            <w:rFonts w:ascii="Cambria Math" w:hAnsi="Cambria Math" w:cs="Times New Roman"/>
            <w:sz w:val="24"/>
          </w:rPr>
          <m:t>≈</m:t>
        </m:r>
        <m:r>
          <w:rPr>
            <w:rFonts w:ascii="Cambria Math" w:hAnsi="Cambria Math" w:cs="Times New Roman"/>
            <w:sz w:val="24"/>
          </w:rPr>
          <m:t>10.31</m:t>
        </m:r>
      </m:oMath>
      <w:r w:rsidRPr="000A2F0B">
        <w:rPr>
          <w:rFonts w:ascii="Times New Roman" w:hAnsi="Times New Roman" w:cs="Times New Roman"/>
          <w:sz w:val="24"/>
        </w:rPr>
        <w:t xml:space="preserve">% and </w:t>
      </w:r>
      <m:oMath>
        <m:r>
          <m:rPr>
            <m:sty m:val="p"/>
          </m:rPr>
          <w:rPr>
            <w:rFonts w:ascii="Cambria Math" w:hAnsi="Cambria Math" w:cs="Times New Roman"/>
            <w:sz w:val="24"/>
          </w:rPr>
          <m:t>≈</m:t>
        </m:r>
        <m:r>
          <w:rPr>
            <w:rFonts w:ascii="Cambria Math" w:hAnsi="Cambria Math" w:cs="Times New Roman"/>
            <w:sz w:val="24"/>
          </w:rPr>
          <m:t>8.21</m:t>
        </m:r>
      </m:oMath>
      <w:r w:rsidRPr="000A2F0B">
        <w:rPr>
          <w:rFonts w:ascii="Times New Roman" w:hAnsi="Times New Roman" w:cs="Times New Roman"/>
          <w:sz w:val="24"/>
        </w:rPr>
        <w:t>%, respectively.</w:t>
      </w:r>
    </w:p>
    <w:p w14:paraId="5231D01F" w14:textId="48DD40A0" w:rsidR="000A2F0B" w:rsidRPr="000A2F0B" w:rsidRDefault="000A2F0B" w:rsidP="00BB6CFC">
      <w:pPr>
        <w:spacing w:line="240" w:lineRule="auto"/>
        <w:ind w:left="360"/>
        <w:jc w:val="both"/>
        <w:rPr>
          <w:rFonts w:ascii="Times New Roman" w:hAnsi="Times New Roman" w:cs="Times New Roman"/>
          <w:sz w:val="24"/>
        </w:rPr>
      </w:pPr>
      <w:r w:rsidRPr="000A2F0B">
        <w:rPr>
          <w:rFonts w:ascii="Times New Roman" w:hAnsi="Times New Roman" w:cs="Times New Roman"/>
          <w:sz w:val="24"/>
        </w:rPr>
        <w:t xml:space="preserve">Physically speaking, the expected high sensitivity of SC temperatures to the total mass flow rate is confirmed, which remains almost constant both axially and radially, although a slight reduction can be observed at increasing elevations and for outer SCs, due to energy mixing effects. Uncertainties remain significant assessing around 4.7%/5.4% and </w:t>
      </w:r>
      <w:r w:rsidRPr="000A2F0B">
        <w:rPr>
          <w:rFonts w:ascii="Times New Roman" w:hAnsi="Times New Roman" w:cs="Times New Roman"/>
          <w:sz w:val="24"/>
        </w:rPr>
        <w:lastRenderedPageBreak/>
        <w:t>3.4%/4.0% for SS1 and SS2 and internal/edge SC, respectively. For clad outer temperatures, sensitivities are again much lower, tend to increase at higher elevations and are higher in SS2, in complete analogy to sensitivities on the input power. Uncertainties are considerably lower than 1% for plane B and around 1.2% and 1.5% for plane C for SS1 and SS2, respectively.</w:t>
      </w:r>
    </w:p>
    <w:tbl>
      <w:tblPr>
        <w:tblStyle w:val="ab"/>
        <w:tblW w:w="0" w:type="auto"/>
        <w:jc w:val="center"/>
        <w:tblLook w:val="04A0" w:firstRow="1" w:lastRow="0" w:firstColumn="1" w:lastColumn="0" w:noHBand="0" w:noVBand="1"/>
      </w:tblPr>
      <w:tblGrid>
        <w:gridCol w:w="1152"/>
        <w:gridCol w:w="541"/>
        <w:gridCol w:w="537"/>
        <w:gridCol w:w="976"/>
        <w:gridCol w:w="1047"/>
        <w:gridCol w:w="1131"/>
        <w:gridCol w:w="1219"/>
        <w:gridCol w:w="875"/>
        <w:gridCol w:w="1255"/>
      </w:tblGrid>
      <w:tr w:rsidR="000A2F0B" w:rsidRPr="00F564D9" w14:paraId="30EA9F87" w14:textId="77777777" w:rsidTr="002D6AAE">
        <w:trPr>
          <w:jc w:val="center"/>
        </w:trPr>
        <w:tc>
          <w:tcPr>
            <w:tcW w:w="8459" w:type="dxa"/>
            <w:gridSpan w:val="9"/>
            <w:tcBorders>
              <w:top w:val="nil"/>
              <w:left w:val="nil"/>
              <w:bottom w:val="double" w:sz="4" w:space="0" w:color="auto"/>
              <w:right w:val="nil"/>
            </w:tcBorders>
          </w:tcPr>
          <w:p w14:paraId="7488D233" w14:textId="77777777" w:rsidR="000A2F0B" w:rsidRPr="00C36C63" w:rsidRDefault="000A2F0B" w:rsidP="002D6AAE">
            <w:pPr>
              <w:jc w:val="center"/>
              <w:rPr>
                <w:rFonts w:ascii="Cambria" w:hAnsi="Cambria"/>
                <w:b/>
                <w:bCs/>
                <w:color w:val="000000" w:themeColor="text1"/>
              </w:rPr>
            </w:pPr>
            <w:r w:rsidRPr="00C36C63">
              <w:rPr>
                <w:rFonts w:ascii="Cambria" w:hAnsi="Cambria"/>
                <w:b/>
                <w:bCs/>
                <w:color w:val="000000" w:themeColor="text1"/>
              </w:rPr>
              <w:t xml:space="preserve">Table I. </w:t>
            </w:r>
            <w:r w:rsidRPr="00AC6EA1">
              <w:rPr>
                <w:rFonts w:ascii="Cambria" w:hAnsi="Cambria"/>
                <w:color w:val="000000" w:themeColor="text1"/>
              </w:rPr>
              <w:t>Main S/U results for AD</w:t>
            </w:r>
            <w:r w:rsidRPr="00C36C63">
              <w:rPr>
                <w:rFonts w:ascii="Cambria" w:hAnsi="Cambria"/>
                <w:color w:val="000000" w:themeColor="text1"/>
              </w:rPr>
              <w:t>P</w:t>
            </w:r>
            <w:r>
              <w:rPr>
                <w:rFonts w:ascii="Cambria" w:hAnsi="Cambria"/>
                <w:color w:val="000000" w:themeColor="text1"/>
              </w:rPr>
              <w:t>10</w:t>
            </w:r>
            <w:r w:rsidRPr="00C36C63">
              <w:rPr>
                <w:rFonts w:ascii="Cambria" w:hAnsi="Cambria"/>
                <w:color w:val="000000" w:themeColor="text1"/>
              </w:rPr>
              <w:t>-SS1</w:t>
            </w:r>
            <w:r>
              <w:rPr>
                <w:rFonts w:ascii="Cambria" w:hAnsi="Cambria"/>
                <w:color w:val="000000" w:themeColor="text1"/>
              </w:rPr>
              <w:t>.</w:t>
            </w:r>
          </w:p>
          <w:p w14:paraId="3FF4E464" w14:textId="77777777" w:rsidR="000A2F0B" w:rsidRPr="00A20239" w:rsidRDefault="000A2F0B" w:rsidP="002D6AAE">
            <w:pPr>
              <w:jc w:val="center"/>
              <w:rPr>
                <w:rFonts w:ascii="Cambria" w:hAnsi="Cambria"/>
                <w:b/>
                <w:bCs/>
              </w:rPr>
            </w:pPr>
          </w:p>
        </w:tc>
      </w:tr>
      <w:tr w:rsidR="000A2F0B" w:rsidRPr="008E787A" w14:paraId="3476889A" w14:textId="77777777" w:rsidTr="002D6AAE">
        <w:trPr>
          <w:jc w:val="center"/>
        </w:trPr>
        <w:tc>
          <w:tcPr>
            <w:tcW w:w="0" w:type="auto"/>
            <w:tcBorders>
              <w:top w:val="double" w:sz="4" w:space="0" w:color="auto"/>
              <w:left w:val="double" w:sz="4" w:space="0" w:color="auto"/>
              <w:bottom w:val="double" w:sz="4" w:space="0" w:color="auto"/>
            </w:tcBorders>
          </w:tcPr>
          <w:p w14:paraId="33F6D7A9" w14:textId="77777777" w:rsidR="000A2F0B" w:rsidRPr="00AC6EA1" w:rsidRDefault="000A2F0B" w:rsidP="002D6AAE">
            <w:pPr>
              <w:jc w:val="center"/>
              <w:rPr>
                <w:rFonts w:cstheme="minorHAnsi"/>
                <w:b/>
              </w:rPr>
            </w:pPr>
            <w:r>
              <w:rPr>
                <w:rFonts w:cstheme="minorHAnsi"/>
                <w:b/>
                <w:bCs/>
              </w:rPr>
              <w:t>ID</w:t>
            </w:r>
          </w:p>
        </w:tc>
        <w:tc>
          <w:tcPr>
            <w:tcW w:w="0" w:type="auto"/>
            <w:tcBorders>
              <w:top w:val="double" w:sz="4" w:space="0" w:color="auto"/>
              <w:left w:val="double" w:sz="4" w:space="0" w:color="auto"/>
              <w:bottom w:val="double" w:sz="4" w:space="0" w:color="auto"/>
              <w:right w:val="double" w:sz="4" w:space="0" w:color="auto"/>
            </w:tcBorders>
          </w:tcPr>
          <w:p w14:paraId="1FBC2B2A" w14:textId="77777777" w:rsidR="000A2F0B" w:rsidRPr="00FC448A" w:rsidRDefault="000A2F0B" w:rsidP="002D6AAE">
            <w:pPr>
              <w:jc w:val="center"/>
              <w:rPr>
                <w:rFonts w:cstheme="minorHAnsi"/>
                <w:b/>
                <w:bCs/>
              </w:rPr>
            </w:pPr>
            <w:r w:rsidRPr="00FC448A">
              <w:rPr>
                <w:rFonts w:cstheme="minorHAnsi"/>
                <w:b/>
                <w:bCs/>
              </w:rPr>
              <w:t>SC</w:t>
            </w:r>
          </w:p>
        </w:tc>
        <w:tc>
          <w:tcPr>
            <w:tcW w:w="0" w:type="auto"/>
            <w:tcBorders>
              <w:top w:val="double" w:sz="4" w:space="0" w:color="auto"/>
              <w:left w:val="double" w:sz="4" w:space="0" w:color="auto"/>
              <w:bottom w:val="double" w:sz="4" w:space="0" w:color="auto"/>
              <w:right w:val="double" w:sz="4" w:space="0" w:color="auto"/>
            </w:tcBorders>
          </w:tcPr>
          <w:p w14:paraId="10D0A9A6" w14:textId="77777777" w:rsidR="000A2F0B" w:rsidRPr="00FC448A" w:rsidRDefault="000A2F0B" w:rsidP="002D6AAE">
            <w:pPr>
              <w:jc w:val="center"/>
              <w:rPr>
                <w:rFonts w:cstheme="minorHAnsi"/>
                <w:b/>
                <w:bCs/>
              </w:rPr>
            </w:pPr>
            <w:r w:rsidRPr="00FC448A">
              <w:rPr>
                <w:rFonts w:cstheme="minorHAnsi"/>
                <w:b/>
                <w:bCs/>
              </w:rPr>
              <w:t>PIN</w:t>
            </w:r>
          </w:p>
        </w:tc>
        <w:tc>
          <w:tcPr>
            <w:tcW w:w="0" w:type="auto"/>
            <w:tcBorders>
              <w:top w:val="double" w:sz="4" w:space="0" w:color="auto"/>
              <w:left w:val="double" w:sz="4" w:space="0" w:color="auto"/>
              <w:bottom w:val="double" w:sz="4" w:space="0" w:color="auto"/>
              <w:right w:val="double" w:sz="4" w:space="0" w:color="auto"/>
            </w:tcBorders>
          </w:tcPr>
          <w:p w14:paraId="30091268" w14:textId="77777777" w:rsidR="000A2F0B" w:rsidRPr="00636DA7" w:rsidRDefault="00B710C3" w:rsidP="002D6AAE">
            <w:pPr>
              <w:jc w:val="center"/>
              <w:rPr>
                <w:rFonts w:cstheme="minorHAnsi"/>
                <w:b/>
                <w:bCs/>
              </w:rPr>
            </w:pPr>
            <m:oMath>
              <m:sSub>
                <m:sSubPr>
                  <m:ctrlPr>
                    <w:rPr>
                      <w:rFonts w:ascii="Cambria Math" w:hAnsi="Cambria Math" w:cstheme="minorHAnsi"/>
                      <w:b/>
                      <w:bCs/>
                      <w:i/>
                    </w:rPr>
                  </m:ctrlPr>
                </m:sSubPr>
                <m:e>
                  <m:r>
                    <m:rPr>
                      <m:sty m:val="bi"/>
                    </m:rPr>
                    <w:rPr>
                      <w:rFonts w:ascii="Cambria Math" w:hAnsi="Cambria Math" w:cstheme="minorHAnsi"/>
                    </w:rPr>
                    <m:t>z</m:t>
                  </m:r>
                </m:e>
                <m:sub>
                  <m:r>
                    <m:rPr>
                      <m:nor/>
                    </m:rPr>
                    <w:rPr>
                      <w:rFonts w:cstheme="minorHAnsi"/>
                      <w:b/>
                      <w:bCs/>
                    </w:rPr>
                    <m:t>p</m:t>
                  </m:r>
                </m:sub>
              </m:sSub>
            </m:oMath>
            <w:r w:rsidR="000A2F0B" w:rsidRPr="00636DA7">
              <w:rPr>
                <w:rFonts w:cstheme="minorHAnsi"/>
                <w:b/>
                <w:bCs/>
              </w:rPr>
              <w:t xml:space="preserve"> </w:t>
            </w:r>
            <w:r w:rsidR="000A2F0B">
              <w:rPr>
                <w:rFonts w:cstheme="minorHAnsi"/>
                <w:b/>
                <w:bCs/>
              </w:rPr>
              <w:t>[</w:t>
            </w:r>
            <w:r w:rsidR="000A2F0B" w:rsidRPr="00636DA7">
              <w:rPr>
                <w:rFonts w:cstheme="minorHAnsi"/>
                <w:b/>
                <w:bCs/>
              </w:rPr>
              <w:t>mm</w:t>
            </w:r>
            <w:r w:rsidR="000A2F0B">
              <w:rPr>
                <w:rFonts w:cstheme="minorHAnsi"/>
                <w:b/>
                <w:bCs/>
              </w:rPr>
              <w:t>]</w:t>
            </w:r>
          </w:p>
        </w:tc>
        <w:tc>
          <w:tcPr>
            <w:tcW w:w="0" w:type="auto"/>
            <w:tcBorders>
              <w:top w:val="double" w:sz="4" w:space="0" w:color="auto"/>
              <w:left w:val="double" w:sz="4" w:space="0" w:color="auto"/>
              <w:bottom w:val="double" w:sz="4" w:space="0" w:color="auto"/>
              <w:right w:val="double" w:sz="4" w:space="0" w:color="auto"/>
            </w:tcBorders>
          </w:tcPr>
          <w:p w14:paraId="6713F619" w14:textId="77777777" w:rsidR="000A2F0B" w:rsidRPr="00B36360" w:rsidRDefault="000A2F0B" w:rsidP="002D6AAE">
            <w:pPr>
              <w:jc w:val="center"/>
              <w:rPr>
                <w:rFonts w:cstheme="minorHAnsi"/>
                <w:b/>
                <w:bCs/>
              </w:rPr>
            </w:pPr>
            <m:oMathPara>
              <m:oMath>
                <m:r>
                  <m:rPr>
                    <m:sty m:val="bi"/>
                  </m:rPr>
                  <w:rPr>
                    <w:rFonts w:ascii="Cambria Math" w:hAnsi="Cambria Math" w:cstheme="minorHAnsi"/>
                  </w:rPr>
                  <m:t>R</m:t>
                </m:r>
              </m:oMath>
            </m:oMathPara>
          </w:p>
        </w:tc>
        <w:tc>
          <w:tcPr>
            <w:tcW w:w="0" w:type="auto"/>
            <w:tcBorders>
              <w:top w:val="double" w:sz="4" w:space="0" w:color="auto"/>
              <w:left w:val="double" w:sz="4" w:space="0" w:color="auto"/>
              <w:bottom w:val="double" w:sz="4" w:space="0" w:color="auto"/>
              <w:right w:val="double" w:sz="4" w:space="0" w:color="auto"/>
            </w:tcBorders>
          </w:tcPr>
          <w:p w14:paraId="03D50084" w14:textId="77777777" w:rsidR="000A2F0B" w:rsidRPr="00C212FB" w:rsidRDefault="00B710C3" w:rsidP="002D6AAE">
            <w:pPr>
              <w:jc w:val="center"/>
              <w:rPr>
                <w:rFonts w:cstheme="minorHAnsi"/>
                <w:b/>
                <w:bCs/>
                <w:i/>
              </w:rPr>
            </w:pPr>
            <m:oMathPara>
              <m:oMath>
                <m:sSub>
                  <m:sSubPr>
                    <m:ctrlPr>
                      <w:rPr>
                        <w:rFonts w:ascii="Cambria Math" w:hAnsi="Cambria Math" w:cstheme="minorHAnsi"/>
                        <w:b/>
                        <w:bCs/>
                        <w:i/>
                      </w:rPr>
                    </m:ctrlPr>
                  </m:sSubPr>
                  <m:e>
                    <m:r>
                      <m:rPr>
                        <m:sty m:val="bi"/>
                      </m:rPr>
                      <w:rPr>
                        <w:rFonts w:ascii="Cambria Math" w:hAnsi="Cambria Math" w:cstheme="minorHAnsi"/>
                      </w:rPr>
                      <m:t>S</m:t>
                    </m:r>
                  </m:e>
                  <m:sub>
                    <m:r>
                      <m:rPr>
                        <m:sty m:val="b"/>
                      </m:rPr>
                      <w:rPr>
                        <w:rFonts w:ascii="Cambria Math" w:hAnsi="Cambria Math" w:cstheme="minorHAnsi"/>
                      </w:rPr>
                      <m:t>DP</m:t>
                    </m:r>
                  </m:sub>
                </m:sSub>
                <m:d>
                  <m:dPr>
                    <m:ctrlPr>
                      <w:rPr>
                        <w:rFonts w:ascii="Cambria Math" w:hAnsi="Cambria Math" w:cstheme="minorHAnsi"/>
                        <w:b/>
                        <w:bCs/>
                        <w:i/>
                      </w:rPr>
                    </m:ctrlPr>
                  </m:dPr>
                  <m:e>
                    <m:r>
                      <m:rPr>
                        <m:sty m:val="bi"/>
                      </m:rPr>
                      <w:rPr>
                        <w:rFonts w:ascii="Cambria Math" w:hAnsi="Cambria Math" w:cstheme="minorHAnsi"/>
                      </w:rPr>
                      <m:t>R</m:t>
                    </m:r>
                    <m:r>
                      <m:rPr>
                        <m:sty m:val="bi"/>
                      </m:rPr>
                      <w:rPr>
                        <w:rFonts w:ascii="Cambria Math" w:hAnsi="Cambria Math" w:cstheme="minorHAnsi"/>
                      </w:rPr>
                      <m:t>,</m:t>
                    </m:r>
                    <m:r>
                      <m:rPr>
                        <m:sty m:val="bi"/>
                      </m:rPr>
                      <w:rPr>
                        <w:rFonts w:ascii="Cambria Math" w:hAnsi="Cambria Math" w:cstheme="minorHAnsi"/>
                      </w:rPr>
                      <m:t>α</m:t>
                    </m:r>
                  </m:e>
                </m:d>
              </m:oMath>
            </m:oMathPara>
          </w:p>
        </w:tc>
        <w:tc>
          <w:tcPr>
            <w:tcW w:w="0" w:type="auto"/>
            <w:tcBorders>
              <w:top w:val="double" w:sz="4" w:space="0" w:color="auto"/>
              <w:left w:val="double" w:sz="4" w:space="0" w:color="auto"/>
              <w:bottom w:val="double" w:sz="4" w:space="0" w:color="auto"/>
              <w:right w:val="double" w:sz="4" w:space="0" w:color="auto"/>
            </w:tcBorders>
          </w:tcPr>
          <w:p w14:paraId="1D817CDB" w14:textId="77777777" w:rsidR="000A2F0B" w:rsidRPr="00A228FB" w:rsidRDefault="00B710C3" w:rsidP="002D6AAE">
            <w:pPr>
              <w:jc w:val="center"/>
              <w:rPr>
                <w:rFonts w:cstheme="minorHAnsi"/>
                <w:b/>
                <w:bCs/>
              </w:rPr>
            </w:pPr>
            <m:oMathPara>
              <m:oMath>
                <m:sSub>
                  <m:sSubPr>
                    <m:ctrlPr>
                      <w:rPr>
                        <w:rFonts w:ascii="Cambria Math" w:hAnsi="Cambria Math" w:cstheme="minorHAnsi"/>
                        <w:b/>
                        <w:bCs/>
                        <w:i/>
                      </w:rPr>
                    </m:ctrlPr>
                  </m:sSubPr>
                  <m:e>
                    <m:r>
                      <m:rPr>
                        <m:sty m:val="bi"/>
                      </m:rPr>
                      <w:rPr>
                        <w:rFonts w:ascii="Cambria Math" w:hAnsi="Cambria Math" w:cstheme="minorHAnsi"/>
                      </w:rPr>
                      <m:t>S</m:t>
                    </m:r>
                  </m:e>
                  <m:sub>
                    <m:r>
                      <m:rPr>
                        <m:sty m:val="b"/>
                      </m:rPr>
                      <w:rPr>
                        <w:rFonts w:ascii="Cambria Math" w:hAnsi="Cambria Math" w:cstheme="minorHAnsi"/>
                      </w:rPr>
                      <m:t>GPT</m:t>
                    </m:r>
                  </m:sub>
                </m:sSub>
                <m:d>
                  <m:dPr>
                    <m:ctrlPr>
                      <w:rPr>
                        <w:rFonts w:ascii="Cambria Math" w:hAnsi="Cambria Math" w:cstheme="minorHAnsi"/>
                        <w:b/>
                        <w:bCs/>
                        <w:i/>
                      </w:rPr>
                    </m:ctrlPr>
                  </m:dPr>
                  <m:e>
                    <m:r>
                      <m:rPr>
                        <m:sty m:val="bi"/>
                      </m:rPr>
                      <w:rPr>
                        <w:rFonts w:ascii="Cambria Math" w:hAnsi="Cambria Math" w:cstheme="minorHAnsi"/>
                      </w:rPr>
                      <m:t>R</m:t>
                    </m:r>
                    <m:r>
                      <m:rPr>
                        <m:sty m:val="bi"/>
                      </m:rPr>
                      <w:rPr>
                        <w:rFonts w:ascii="Cambria Math" w:hAnsi="Cambria Math" w:cstheme="minorHAnsi"/>
                      </w:rPr>
                      <m:t>,</m:t>
                    </m:r>
                    <m:r>
                      <m:rPr>
                        <m:sty m:val="b"/>
                      </m:rPr>
                      <w:rPr>
                        <w:rFonts w:ascii="Cambria Math" w:hAnsi="Cambria Math" w:cstheme="minorHAnsi"/>
                      </w:rPr>
                      <m:t>α</m:t>
                    </m:r>
                  </m:e>
                </m:d>
              </m:oMath>
            </m:oMathPara>
          </w:p>
        </w:tc>
        <w:tc>
          <w:tcPr>
            <w:tcW w:w="0" w:type="auto"/>
            <w:tcBorders>
              <w:top w:val="double" w:sz="4" w:space="0" w:color="auto"/>
              <w:left w:val="double" w:sz="4" w:space="0" w:color="auto"/>
              <w:bottom w:val="double" w:sz="4" w:space="0" w:color="auto"/>
              <w:right w:val="double" w:sz="4" w:space="0" w:color="auto"/>
            </w:tcBorders>
          </w:tcPr>
          <w:p w14:paraId="0B9F9A2E" w14:textId="77777777" w:rsidR="000A2F0B" w:rsidRPr="00C212FB" w:rsidRDefault="000A2F0B" w:rsidP="002D6AAE">
            <w:pPr>
              <w:jc w:val="center"/>
              <w:rPr>
                <w:rFonts w:cstheme="minorHAnsi"/>
                <w:b/>
                <w:bCs/>
                <w:i/>
                <w:iCs/>
              </w:rPr>
            </w:pPr>
            <m:oMathPara>
              <m:oMath>
                <m:r>
                  <m:rPr>
                    <m:sty m:val="bi"/>
                  </m:rPr>
                  <w:rPr>
                    <w:rFonts w:ascii="Cambria Math" w:hAnsi="Cambria Math" w:cstheme="minorHAnsi"/>
                  </w:rPr>
                  <m:t>ε</m:t>
                </m:r>
              </m:oMath>
            </m:oMathPara>
          </w:p>
        </w:tc>
        <w:tc>
          <w:tcPr>
            <w:tcW w:w="1234" w:type="dxa"/>
            <w:tcBorders>
              <w:top w:val="double" w:sz="4" w:space="0" w:color="auto"/>
              <w:bottom w:val="double" w:sz="4" w:space="0" w:color="auto"/>
              <w:right w:val="double" w:sz="4" w:space="0" w:color="auto"/>
            </w:tcBorders>
          </w:tcPr>
          <w:p w14:paraId="04EA882B" w14:textId="77777777" w:rsidR="000A2F0B" w:rsidRPr="00AC6EA1" w:rsidRDefault="00B710C3" w:rsidP="002D6AAE">
            <w:pPr>
              <w:jc w:val="center"/>
              <w:rPr>
                <w:rFonts w:eastAsia="Calibri" w:cstheme="minorHAnsi"/>
                <w:b/>
              </w:rPr>
            </w:pPr>
            <m:oMathPara>
              <m:oMath>
                <m:sSub>
                  <m:sSubPr>
                    <m:ctrlPr>
                      <w:rPr>
                        <w:rFonts w:ascii="Cambria Math" w:hAnsi="Cambria Math" w:cstheme="minorHAnsi"/>
                        <w:b/>
                        <w:bCs/>
                        <w:i/>
                      </w:rPr>
                    </m:ctrlPr>
                  </m:sSubPr>
                  <m:e>
                    <m:r>
                      <m:rPr>
                        <m:sty m:val="bi"/>
                      </m:rPr>
                      <w:rPr>
                        <w:rFonts w:ascii="Cambria Math" w:hAnsi="Cambria Math" w:cstheme="minorHAnsi"/>
                      </w:rPr>
                      <m:t>U</m:t>
                    </m:r>
                  </m:e>
                  <m:sub>
                    <m:r>
                      <m:rPr>
                        <m:sty m:val="b"/>
                      </m:rPr>
                      <w:rPr>
                        <w:rFonts w:ascii="Cambria Math" w:hAnsi="Cambria Math" w:cstheme="minorHAnsi"/>
                      </w:rPr>
                      <m:t>GPT</m:t>
                    </m:r>
                  </m:sub>
                </m:sSub>
                <m:d>
                  <m:dPr>
                    <m:ctrlPr>
                      <w:rPr>
                        <w:rFonts w:ascii="Cambria Math" w:hAnsi="Cambria Math" w:cstheme="minorHAnsi"/>
                        <w:b/>
                        <w:bCs/>
                        <w:i/>
                      </w:rPr>
                    </m:ctrlPr>
                  </m:dPr>
                  <m:e>
                    <m:r>
                      <m:rPr>
                        <m:sty m:val="bi"/>
                      </m:rPr>
                      <w:rPr>
                        <w:rFonts w:ascii="Cambria Math" w:hAnsi="Cambria Math" w:cstheme="minorHAnsi"/>
                      </w:rPr>
                      <m:t>R</m:t>
                    </m:r>
                    <m:r>
                      <m:rPr>
                        <m:sty m:val="bi"/>
                      </m:rPr>
                      <w:rPr>
                        <w:rFonts w:ascii="Cambria Math" w:hAnsi="Cambria Math" w:cstheme="minorHAnsi"/>
                      </w:rPr>
                      <m:t>,</m:t>
                    </m:r>
                    <m:r>
                      <m:rPr>
                        <m:sty m:val="b"/>
                      </m:rPr>
                      <w:rPr>
                        <w:rFonts w:ascii="Cambria Math" w:hAnsi="Cambria Math" w:cstheme="minorHAnsi"/>
                      </w:rPr>
                      <m:t>α</m:t>
                    </m:r>
                  </m:e>
                </m:d>
              </m:oMath>
            </m:oMathPara>
          </w:p>
        </w:tc>
      </w:tr>
      <w:tr w:rsidR="000A2F0B" w:rsidRPr="00F564D9" w14:paraId="773AF90F" w14:textId="77777777" w:rsidTr="002D6AAE">
        <w:trPr>
          <w:jc w:val="center"/>
        </w:trPr>
        <w:tc>
          <w:tcPr>
            <w:tcW w:w="8459" w:type="dxa"/>
            <w:gridSpan w:val="9"/>
            <w:tcBorders>
              <w:top w:val="double" w:sz="4" w:space="0" w:color="auto"/>
              <w:left w:val="double" w:sz="4" w:space="0" w:color="auto"/>
              <w:bottom w:val="double" w:sz="4" w:space="0" w:color="auto"/>
              <w:right w:val="double" w:sz="4" w:space="0" w:color="auto"/>
            </w:tcBorders>
          </w:tcPr>
          <w:p w14:paraId="42635183" w14:textId="77777777" w:rsidR="000A2F0B" w:rsidRPr="008D43FC" w:rsidRDefault="000A2F0B" w:rsidP="002D6AAE">
            <w:pPr>
              <w:jc w:val="center"/>
              <w:rPr>
                <w:rFonts w:cstheme="minorHAnsi"/>
                <w:b/>
                <w:bCs/>
              </w:rPr>
            </w:pPr>
            <w:r w:rsidRPr="008D43FC">
              <w:rPr>
                <w:rFonts w:cstheme="minorHAnsi"/>
                <w:b/>
                <w:bCs/>
              </w:rPr>
              <w:t xml:space="preserve">Response: </w:t>
            </w:r>
            <m:oMath>
              <m:r>
                <m:rPr>
                  <m:sty m:val="bi"/>
                </m:rPr>
                <w:rPr>
                  <w:rFonts w:ascii="Cambria Math" w:hAnsi="Cambria Math" w:cstheme="minorHAnsi"/>
                </w:rPr>
                <m:t>h</m:t>
              </m:r>
            </m:oMath>
            <w:r w:rsidRPr="008D43FC">
              <w:rPr>
                <w:rFonts w:cstheme="minorHAnsi"/>
                <w:b/>
                <w:bCs/>
              </w:rPr>
              <w:t xml:space="preserve"> </w:t>
            </w:r>
            <w:r>
              <w:rPr>
                <w:rFonts w:cstheme="minorHAnsi"/>
                <w:b/>
                <w:bCs/>
              </w:rPr>
              <w:t>[J/kg] –</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 xml:space="preserve">: </w:t>
            </w:r>
            <m:oMath>
              <m:sSub>
                <m:sSubPr>
                  <m:ctrlPr>
                    <w:rPr>
                      <w:rFonts w:ascii="Cambria Math" w:hAnsi="Cambria Math" w:cstheme="minorHAnsi"/>
                      <w:b/>
                      <w:bCs/>
                      <w:i/>
                    </w:rPr>
                  </m:ctrlPr>
                </m:sSubPr>
                <m:e>
                  <m:r>
                    <m:rPr>
                      <m:sty m:val="bi"/>
                    </m:rPr>
                    <w:rPr>
                      <w:rFonts w:ascii="Cambria Math" w:hAnsi="Cambria Math" w:cstheme="minorHAnsi"/>
                    </w:rPr>
                    <m:t>m</m:t>
                  </m:r>
                </m:e>
                <m:sub>
                  <m:r>
                    <m:rPr>
                      <m:nor/>
                    </m:rPr>
                    <w:rPr>
                      <w:rFonts w:cstheme="minorHAnsi"/>
                      <w:b/>
                      <w:bCs/>
                    </w:rPr>
                    <m:t>tot</m:t>
                  </m:r>
                </m:sub>
              </m:sSub>
            </m:oMath>
          </w:p>
        </w:tc>
      </w:tr>
      <w:tr w:rsidR="000A2F0B" w:rsidRPr="008E787A" w14:paraId="50443951" w14:textId="77777777" w:rsidTr="002D6AAE">
        <w:trPr>
          <w:jc w:val="center"/>
        </w:trPr>
        <w:tc>
          <w:tcPr>
            <w:tcW w:w="0" w:type="auto"/>
            <w:tcBorders>
              <w:top w:val="double" w:sz="4" w:space="0" w:color="auto"/>
              <w:left w:val="double" w:sz="4" w:space="0" w:color="auto"/>
            </w:tcBorders>
          </w:tcPr>
          <w:p w14:paraId="2C71B8ED" w14:textId="77777777" w:rsidR="000A2F0B" w:rsidRPr="00AC6EA1" w:rsidRDefault="000A2F0B" w:rsidP="002D6AAE">
            <w:pPr>
              <w:jc w:val="center"/>
              <w:rPr>
                <w:rFonts w:cstheme="minorHAnsi"/>
                <w:color w:val="000000"/>
              </w:rPr>
            </w:pPr>
            <w:r w:rsidRPr="00AC6EA1">
              <w:rPr>
                <w:rFonts w:cstheme="minorHAnsi"/>
                <w:color w:val="000000"/>
              </w:rPr>
              <w:t>TC-FPS_01</w:t>
            </w:r>
          </w:p>
        </w:tc>
        <w:tc>
          <w:tcPr>
            <w:tcW w:w="0" w:type="auto"/>
            <w:tcBorders>
              <w:top w:val="double" w:sz="4" w:space="0" w:color="auto"/>
              <w:left w:val="double" w:sz="4" w:space="0" w:color="auto"/>
              <w:right w:val="double" w:sz="4" w:space="0" w:color="auto"/>
            </w:tcBorders>
          </w:tcPr>
          <w:p w14:paraId="21D014F8" w14:textId="77777777" w:rsidR="000A2F0B" w:rsidRPr="008E787A" w:rsidRDefault="000A2F0B" w:rsidP="002D6AAE">
            <w:pPr>
              <w:jc w:val="center"/>
              <w:rPr>
                <w:rFonts w:cstheme="minorHAnsi"/>
              </w:rPr>
            </w:pPr>
            <w:r w:rsidRPr="00E600EC">
              <w:rPr>
                <w:rFonts w:cstheme="minorHAnsi"/>
              </w:rPr>
              <w:t>S2</w:t>
            </w:r>
          </w:p>
        </w:tc>
        <w:tc>
          <w:tcPr>
            <w:tcW w:w="0" w:type="auto"/>
            <w:tcBorders>
              <w:top w:val="double" w:sz="4" w:space="0" w:color="auto"/>
              <w:left w:val="double" w:sz="4" w:space="0" w:color="auto"/>
              <w:right w:val="double" w:sz="4" w:space="0" w:color="auto"/>
            </w:tcBorders>
          </w:tcPr>
          <w:p w14:paraId="46C142C3" w14:textId="77777777" w:rsidR="000A2F0B" w:rsidRPr="008E787A" w:rsidRDefault="000A2F0B" w:rsidP="002D6AAE">
            <w:pPr>
              <w:jc w:val="center"/>
              <w:rPr>
                <w:rFonts w:cstheme="minorHAnsi"/>
              </w:rPr>
            </w:pPr>
            <w:r>
              <w:rPr>
                <w:rFonts w:cstheme="minorHAnsi"/>
              </w:rPr>
              <w:t>-</w:t>
            </w:r>
          </w:p>
        </w:tc>
        <w:tc>
          <w:tcPr>
            <w:tcW w:w="0" w:type="auto"/>
            <w:tcBorders>
              <w:top w:val="double" w:sz="4" w:space="0" w:color="auto"/>
              <w:left w:val="double" w:sz="4" w:space="0" w:color="auto"/>
              <w:right w:val="double" w:sz="4" w:space="0" w:color="auto"/>
            </w:tcBorders>
          </w:tcPr>
          <w:p w14:paraId="7F2B166A" w14:textId="77777777" w:rsidR="000A2F0B" w:rsidRPr="008E787A" w:rsidRDefault="000A2F0B" w:rsidP="002D6AAE">
            <w:pPr>
              <w:jc w:val="center"/>
              <w:rPr>
                <w:rFonts w:cstheme="minorHAnsi"/>
              </w:rPr>
            </w:pPr>
            <w:r w:rsidRPr="008E787A">
              <w:rPr>
                <w:rFonts w:cstheme="minorHAnsi"/>
              </w:rPr>
              <w:t>540</w:t>
            </w:r>
          </w:p>
        </w:tc>
        <w:tc>
          <w:tcPr>
            <w:tcW w:w="0" w:type="auto"/>
            <w:tcBorders>
              <w:top w:val="double" w:sz="4" w:space="0" w:color="auto"/>
              <w:left w:val="double" w:sz="4" w:space="0" w:color="auto"/>
              <w:right w:val="double" w:sz="4" w:space="0" w:color="auto"/>
            </w:tcBorders>
          </w:tcPr>
          <w:p w14:paraId="3307F012" w14:textId="77777777" w:rsidR="000A2F0B" w:rsidRPr="008E787A" w:rsidRDefault="000A2F0B" w:rsidP="002D6AAE">
            <w:pPr>
              <w:jc w:val="center"/>
              <w:rPr>
                <w:rFonts w:cstheme="minorHAnsi"/>
              </w:rPr>
            </w:pPr>
            <w:r w:rsidRPr="008E787A">
              <w:rPr>
                <w:rFonts w:cstheme="minorHAnsi"/>
              </w:rPr>
              <w:t>2.10E+03</w:t>
            </w:r>
          </w:p>
        </w:tc>
        <w:tc>
          <w:tcPr>
            <w:tcW w:w="0" w:type="auto"/>
            <w:tcBorders>
              <w:top w:val="double" w:sz="4" w:space="0" w:color="auto"/>
              <w:left w:val="double" w:sz="4" w:space="0" w:color="auto"/>
              <w:right w:val="double" w:sz="4" w:space="0" w:color="auto"/>
            </w:tcBorders>
          </w:tcPr>
          <w:p w14:paraId="5291BD47" w14:textId="77777777" w:rsidR="000A2F0B" w:rsidRPr="008E787A" w:rsidRDefault="000A2F0B" w:rsidP="002D6AAE">
            <w:pPr>
              <w:jc w:val="center"/>
              <w:rPr>
                <w:rFonts w:cstheme="minorHAnsi"/>
              </w:rPr>
            </w:pPr>
            <w:r w:rsidRPr="008E787A">
              <w:rPr>
                <w:rFonts w:cstheme="minorHAnsi"/>
              </w:rPr>
              <w:t>-1.00E+00</w:t>
            </w:r>
          </w:p>
        </w:tc>
        <w:tc>
          <w:tcPr>
            <w:tcW w:w="0" w:type="auto"/>
            <w:tcBorders>
              <w:top w:val="double" w:sz="4" w:space="0" w:color="auto"/>
              <w:left w:val="double" w:sz="4" w:space="0" w:color="auto"/>
              <w:right w:val="double" w:sz="4" w:space="0" w:color="auto"/>
            </w:tcBorders>
          </w:tcPr>
          <w:p w14:paraId="3C17255C" w14:textId="77777777" w:rsidR="000A2F0B" w:rsidRPr="008E787A" w:rsidRDefault="000A2F0B" w:rsidP="002D6AAE">
            <w:pPr>
              <w:jc w:val="center"/>
              <w:rPr>
                <w:rFonts w:cstheme="minorHAnsi"/>
              </w:rPr>
            </w:pPr>
            <w:r w:rsidRPr="008E787A">
              <w:rPr>
                <w:rFonts w:cstheme="minorHAnsi"/>
              </w:rPr>
              <w:t>-9.59E-01</w:t>
            </w:r>
          </w:p>
        </w:tc>
        <w:tc>
          <w:tcPr>
            <w:tcW w:w="0" w:type="auto"/>
            <w:tcBorders>
              <w:top w:val="double" w:sz="4" w:space="0" w:color="auto"/>
              <w:left w:val="double" w:sz="4" w:space="0" w:color="auto"/>
              <w:right w:val="double" w:sz="4" w:space="0" w:color="auto"/>
            </w:tcBorders>
          </w:tcPr>
          <w:p w14:paraId="5F0108B8" w14:textId="77777777" w:rsidR="000A2F0B" w:rsidRPr="008E787A" w:rsidRDefault="000A2F0B" w:rsidP="002D6AAE">
            <w:pPr>
              <w:jc w:val="center"/>
              <w:rPr>
                <w:rFonts w:cstheme="minorHAnsi"/>
              </w:rPr>
            </w:pPr>
            <w:r w:rsidRPr="008E787A">
              <w:rPr>
                <w:rFonts w:cstheme="minorHAnsi"/>
              </w:rPr>
              <w:t>-4.12%</w:t>
            </w:r>
          </w:p>
        </w:tc>
        <w:tc>
          <w:tcPr>
            <w:tcW w:w="1234" w:type="dxa"/>
            <w:tcBorders>
              <w:top w:val="double" w:sz="4" w:space="0" w:color="auto"/>
              <w:right w:val="double" w:sz="4" w:space="0" w:color="auto"/>
            </w:tcBorders>
          </w:tcPr>
          <w:p w14:paraId="45B873EE" w14:textId="77777777" w:rsidR="000A2F0B" w:rsidRPr="00AC6EA1" w:rsidRDefault="000A2F0B" w:rsidP="002D6AAE">
            <w:pPr>
              <w:jc w:val="center"/>
              <w:rPr>
                <w:rFonts w:cstheme="minorHAnsi"/>
              </w:rPr>
            </w:pPr>
            <w:r w:rsidRPr="00363CC9">
              <w:rPr>
                <w:rFonts w:cstheme="minorHAnsi"/>
              </w:rPr>
              <w:t>4.8</w:t>
            </w:r>
            <w:r>
              <w:rPr>
                <w:rFonts w:cstheme="minorHAnsi"/>
              </w:rPr>
              <w:t>0</w:t>
            </w:r>
            <w:r w:rsidRPr="00363CC9">
              <w:rPr>
                <w:rFonts w:cstheme="minorHAnsi"/>
              </w:rPr>
              <w:t>%</w:t>
            </w:r>
          </w:p>
        </w:tc>
      </w:tr>
      <w:tr w:rsidR="000A2F0B" w:rsidRPr="008E787A" w14:paraId="1CB4D2F2" w14:textId="77777777" w:rsidTr="002D6AAE">
        <w:trPr>
          <w:jc w:val="center"/>
        </w:trPr>
        <w:tc>
          <w:tcPr>
            <w:tcW w:w="0" w:type="auto"/>
            <w:tcBorders>
              <w:left w:val="double" w:sz="4" w:space="0" w:color="auto"/>
            </w:tcBorders>
          </w:tcPr>
          <w:p w14:paraId="6457B9AE" w14:textId="77777777" w:rsidR="000A2F0B" w:rsidRPr="00AC6EA1" w:rsidRDefault="000A2F0B" w:rsidP="002D6AAE">
            <w:pPr>
              <w:jc w:val="center"/>
              <w:rPr>
                <w:rFonts w:cstheme="minorHAnsi"/>
                <w:color w:val="000000"/>
              </w:rPr>
            </w:pPr>
            <w:r w:rsidRPr="00AC6EA1">
              <w:rPr>
                <w:rFonts w:cstheme="minorHAnsi"/>
                <w:color w:val="000000"/>
              </w:rPr>
              <w:t>TC-FPS_11</w:t>
            </w:r>
          </w:p>
        </w:tc>
        <w:tc>
          <w:tcPr>
            <w:tcW w:w="0" w:type="auto"/>
            <w:tcBorders>
              <w:left w:val="double" w:sz="4" w:space="0" w:color="auto"/>
              <w:right w:val="double" w:sz="4" w:space="0" w:color="auto"/>
            </w:tcBorders>
          </w:tcPr>
          <w:p w14:paraId="147B3F93" w14:textId="77777777" w:rsidR="000A2F0B" w:rsidRPr="008E787A" w:rsidRDefault="000A2F0B" w:rsidP="002D6AAE">
            <w:pPr>
              <w:jc w:val="center"/>
              <w:rPr>
                <w:rFonts w:cstheme="minorHAnsi"/>
              </w:rPr>
            </w:pPr>
            <w:r w:rsidRPr="00E600EC">
              <w:rPr>
                <w:rFonts w:cstheme="minorHAnsi"/>
              </w:rPr>
              <w:t>S2</w:t>
            </w:r>
          </w:p>
        </w:tc>
        <w:tc>
          <w:tcPr>
            <w:tcW w:w="0" w:type="auto"/>
            <w:tcBorders>
              <w:left w:val="double" w:sz="4" w:space="0" w:color="auto"/>
              <w:right w:val="double" w:sz="4" w:space="0" w:color="auto"/>
            </w:tcBorders>
          </w:tcPr>
          <w:p w14:paraId="5742AB70"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33B7DB01"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right w:val="double" w:sz="4" w:space="0" w:color="auto"/>
            </w:tcBorders>
          </w:tcPr>
          <w:p w14:paraId="2F597DBF" w14:textId="77777777" w:rsidR="000A2F0B" w:rsidRPr="008E787A" w:rsidRDefault="000A2F0B" w:rsidP="002D6AAE">
            <w:pPr>
              <w:jc w:val="center"/>
              <w:rPr>
                <w:rFonts w:cstheme="minorHAnsi"/>
              </w:rPr>
            </w:pPr>
            <w:r w:rsidRPr="008E787A">
              <w:rPr>
                <w:rFonts w:cstheme="minorHAnsi"/>
              </w:rPr>
              <w:t>1.40E+04</w:t>
            </w:r>
          </w:p>
        </w:tc>
        <w:tc>
          <w:tcPr>
            <w:tcW w:w="0" w:type="auto"/>
            <w:tcBorders>
              <w:left w:val="double" w:sz="4" w:space="0" w:color="auto"/>
              <w:right w:val="double" w:sz="4" w:space="0" w:color="auto"/>
            </w:tcBorders>
          </w:tcPr>
          <w:p w14:paraId="1739CDB3" w14:textId="77777777" w:rsidR="000A2F0B" w:rsidRPr="008E787A" w:rsidRDefault="000A2F0B" w:rsidP="002D6AAE">
            <w:pPr>
              <w:jc w:val="center"/>
              <w:rPr>
                <w:rFonts w:cstheme="minorHAnsi"/>
              </w:rPr>
            </w:pPr>
            <w:r w:rsidRPr="008E787A">
              <w:rPr>
                <w:rFonts w:cstheme="minorHAnsi"/>
              </w:rPr>
              <w:t>-9.93E-01</w:t>
            </w:r>
          </w:p>
        </w:tc>
        <w:tc>
          <w:tcPr>
            <w:tcW w:w="0" w:type="auto"/>
            <w:tcBorders>
              <w:left w:val="double" w:sz="4" w:space="0" w:color="auto"/>
              <w:right w:val="double" w:sz="4" w:space="0" w:color="auto"/>
            </w:tcBorders>
          </w:tcPr>
          <w:p w14:paraId="1F95002E" w14:textId="77777777" w:rsidR="000A2F0B" w:rsidRPr="008E787A" w:rsidRDefault="000A2F0B" w:rsidP="002D6AAE">
            <w:pPr>
              <w:jc w:val="center"/>
              <w:rPr>
                <w:rFonts w:cstheme="minorHAnsi"/>
              </w:rPr>
            </w:pPr>
            <w:r w:rsidRPr="008E787A">
              <w:rPr>
                <w:rFonts w:cstheme="minorHAnsi"/>
              </w:rPr>
              <w:t>-9.20E-01</w:t>
            </w:r>
          </w:p>
        </w:tc>
        <w:tc>
          <w:tcPr>
            <w:tcW w:w="0" w:type="auto"/>
            <w:tcBorders>
              <w:left w:val="double" w:sz="4" w:space="0" w:color="auto"/>
              <w:right w:val="double" w:sz="4" w:space="0" w:color="auto"/>
            </w:tcBorders>
          </w:tcPr>
          <w:p w14:paraId="3234A85F" w14:textId="77777777" w:rsidR="000A2F0B" w:rsidRPr="008E787A" w:rsidRDefault="000A2F0B" w:rsidP="002D6AAE">
            <w:pPr>
              <w:jc w:val="center"/>
              <w:rPr>
                <w:rFonts w:cstheme="minorHAnsi"/>
              </w:rPr>
            </w:pPr>
            <w:r w:rsidRPr="008E787A">
              <w:rPr>
                <w:rFonts w:cstheme="minorHAnsi"/>
              </w:rPr>
              <w:t>-7.34%</w:t>
            </w:r>
          </w:p>
        </w:tc>
        <w:tc>
          <w:tcPr>
            <w:tcW w:w="1234" w:type="dxa"/>
            <w:tcBorders>
              <w:right w:val="double" w:sz="4" w:space="0" w:color="auto"/>
            </w:tcBorders>
          </w:tcPr>
          <w:p w14:paraId="292C1F2D" w14:textId="77777777" w:rsidR="000A2F0B" w:rsidRPr="00AC6EA1" w:rsidRDefault="000A2F0B" w:rsidP="002D6AAE">
            <w:pPr>
              <w:jc w:val="center"/>
              <w:rPr>
                <w:rFonts w:cstheme="minorHAnsi"/>
              </w:rPr>
            </w:pPr>
            <w:r>
              <w:rPr>
                <w:rFonts w:cstheme="minorHAnsi"/>
              </w:rPr>
              <w:t>4.60%</w:t>
            </w:r>
          </w:p>
        </w:tc>
      </w:tr>
      <w:tr w:rsidR="000A2F0B" w:rsidRPr="008E787A" w14:paraId="6EBAB1E5" w14:textId="77777777" w:rsidTr="002D6AAE">
        <w:trPr>
          <w:jc w:val="center"/>
        </w:trPr>
        <w:tc>
          <w:tcPr>
            <w:tcW w:w="0" w:type="auto"/>
            <w:tcBorders>
              <w:left w:val="double" w:sz="4" w:space="0" w:color="auto"/>
            </w:tcBorders>
          </w:tcPr>
          <w:p w14:paraId="600D6055" w14:textId="77777777" w:rsidR="000A2F0B" w:rsidRPr="00AC6EA1" w:rsidRDefault="000A2F0B" w:rsidP="002D6AAE">
            <w:pPr>
              <w:jc w:val="center"/>
              <w:rPr>
                <w:rFonts w:cstheme="minorHAnsi"/>
                <w:color w:val="000000"/>
              </w:rPr>
            </w:pPr>
            <w:r w:rsidRPr="00AC6EA1">
              <w:rPr>
                <w:rFonts w:cstheme="minorHAnsi"/>
                <w:color w:val="000000"/>
              </w:rPr>
              <w:t>TC-FPS_04</w:t>
            </w:r>
          </w:p>
        </w:tc>
        <w:tc>
          <w:tcPr>
            <w:tcW w:w="0" w:type="auto"/>
            <w:tcBorders>
              <w:left w:val="double" w:sz="4" w:space="0" w:color="auto"/>
              <w:right w:val="double" w:sz="4" w:space="0" w:color="auto"/>
            </w:tcBorders>
          </w:tcPr>
          <w:p w14:paraId="7C359596" w14:textId="77777777" w:rsidR="000A2F0B" w:rsidRPr="008E787A" w:rsidRDefault="000A2F0B" w:rsidP="002D6AAE">
            <w:pPr>
              <w:jc w:val="center"/>
              <w:rPr>
                <w:rFonts w:cstheme="minorHAnsi"/>
              </w:rPr>
            </w:pPr>
            <w:r>
              <w:rPr>
                <w:rFonts w:cstheme="minorHAnsi"/>
              </w:rPr>
              <w:t>S26</w:t>
            </w:r>
          </w:p>
        </w:tc>
        <w:tc>
          <w:tcPr>
            <w:tcW w:w="0" w:type="auto"/>
            <w:tcBorders>
              <w:left w:val="double" w:sz="4" w:space="0" w:color="auto"/>
              <w:right w:val="double" w:sz="4" w:space="0" w:color="auto"/>
            </w:tcBorders>
          </w:tcPr>
          <w:p w14:paraId="2EB88D3C"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790F0671" w14:textId="77777777" w:rsidR="000A2F0B" w:rsidRPr="008E787A" w:rsidRDefault="000A2F0B" w:rsidP="002D6AAE">
            <w:pPr>
              <w:jc w:val="center"/>
              <w:rPr>
                <w:rFonts w:cstheme="minorHAnsi"/>
              </w:rPr>
            </w:pPr>
            <w:r w:rsidRPr="008E787A">
              <w:rPr>
                <w:rFonts w:cstheme="minorHAnsi"/>
              </w:rPr>
              <w:t>540</w:t>
            </w:r>
          </w:p>
        </w:tc>
        <w:tc>
          <w:tcPr>
            <w:tcW w:w="0" w:type="auto"/>
            <w:tcBorders>
              <w:left w:val="double" w:sz="4" w:space="0" w:color="auto"/>
              <w:right w:val="double" w:sz="4" w:space="0" w:color="auto"/>
            </w:tcBorders>
          </w:tcPr>
          <w:p w14:paraId="50772079" w14:textId="77777777" w:rsidR="000A2F0B" w:rsidRPr="008E787A" w:rsidRDefault="000A2F0B" w:rsidP="002D6AAE">
            <w:pPr>
              <w:jc w:val="center"/>
              <w:rPr>
                <w:rFonts w:cstheme="minorHAnsi"/>
              </w:rPr>
            </w:pPr>
            <w:r w:rsidRPr="008E787A">
              <w:rPr>
                <w:rFonts w:cstheme="minorHAnsi"/>
              </w:rPr>
              <w:t>1.19E+03</w:t>
            </w:r>
          </w:p>
        </w:tc>
        <w:tc>
          <w:tcPr>
            <w:tcW w:w="0" w:type="auto"/>
            <w:tcBorders>
              <w:left w:val="double" w:sz="4" w:space="0" w:color="auto"/>
              <w:right w:val="double" w:sz="4" w:space="0" w:color="auto"/>
            </w:tcBorders>
          </w:tcPr>
          <w:p w14:paraId="0525B2E1" w14:textId="77777777" w:rsidR="000A2F0B" w:rsidRPr="008E787A" w:rsidRDefault="000A2F0B" w:rsidP="002D6AAE">
            <w:pPr>
              <w:jc w:val="center"/>
              <w:rPr>
                <w:rFonts w:cstheme="minorHAnsi"/>
              </w:rPr>
            </w:pPr>
            <w:r w:rsidRPr="008E787A">
              <w:rPr>
                <w:rFonts w:cstheme="minorHAnsi"/>
              </w:rPr>
              <w:t>-9.86E-01</w:t>
            </w:r>
          </w:p>
        </w:tc>
        <w:tc>
          <w:tcPr>
            <w:tcW w:w="0" w:type="auto"/>
            <w:tcBorders>
              <w:left w:val="double" w:sz="4" w:space="0" w:color="auto"/>
              <w:right w:val="double" w:sz="4" w:space="0" w:color="auto"/>
            </w:tcBorders>
          </w:tcPr>
          <w:p w14:paraId="124C0AF4" w14:textId="77777777" w:rsidR="000A2F0B" w:rsidRPr="008E787A" w:rsidRDefault="000A2F0B" w:rsidP="002D6AAE">
            <w:pPr>
              <w:jc w:val="center"/>
              <w:rPr>
                <w:rFonts w:cstheme="minorHAnsi"/>
              </w:rPr>
            </w:pPr>
            <w:r w:rsidRPr="008E787A">
              <w:rPr>
                <w:rFonts w:cstheme="minorHAnsi"/>
              </w:rPr>
              <w:t>-1.07E+00</w:t>
            </w:r>
          </w:p>
        </w:tc>
        <w:tc>
          <w:tcPr>
            <w:tcW w:w="0" w:type="auto"/>
            <w:tcBorders>
              <w:left w:val="double" w:sz="4" w:space="0" w:color="auto"/>
              <w:right w:val="double" w:sz="4" w:space="0" w:color="auto"/>
            </w:tcBorders>
          </w:tcPr>
          <w:p w14:paraId="0A4CE260" w14:textId="77777777" w:rsidR="000A2F0B" w:rsidRPr="008E787A" w:rsidRDefault="000A2F0B" w:rsidP="002D6AAE">
            <w:pPr>
              <w:jc w:val="center"/>
              <w:rPr>
                <w:rFonts w:cstheme="minorHAnsi"/>
              </w:rPr>
            </w:pPr>
            <w:r w:rsidRPr="008E787A">
              <w:rPr>
                <w:rFonts w:cstheme="minorHAnsi"/>
              </w:rPr>
              <w:t>9.03%</w:t>
            </w:r>
          </w:p>
        </w:tc>
        <w:tc>
          <w:tcPr>
            <w:tcW w:w="1234" w:type="dxa"/>
            <w:tcBorders>
              <w:right w:val="double" w:sz="4" w:space="0" w:color="auto"/>
            </w:tcBorders>
          </w:tcPr>
          <w:p w14:paraId="42952509" w14:textId="77777777" w:rsidR="000A2F0B" w:rsidRPr="00AC6EA1" w:rsidRDefault="000A2F0B" w:rsidP="002D6AAE">
            <w:pPr>
              <w:jc w:val="center"/>
              <w:rPr>
                <w:rFonts w:cstheme="minorHAnsi"/>
              </w:rPr>
            </w:pPr>
            <w:r>
              <w:rPr>
                <w:rFonts w:cstheme="minorHAnsi"/>
              </w:rPr>
              <w:t>5.37%</w:t>
            </w:r>
          </w:p>
        </w:tc>
      </w:tr>
      <w:tr w:rsidR="000A2F0B" w:rsidRPr="008E787A" w14:paraId="4338F30C" w14:textId="77777777" w:rsidTr="002D6AAE">
        <w:trPr>
          <w:jc w:val="center"/>
        </w:trPr>
        <w:tc>
          <w:tcPr>
            <w:tcW w:w="0" w:type="auto"/>
            <w:tcBorders>
              <w:left w:val="double" w:sz="4" w:space="0" w:color="auto"/>
              <w:bottom w:val="double" w:sz="4" w:space="0" w:color="auto"/>
            </w:tcBorders>
          </w:tcPr>
          <w:p w14:paraId="0B47800D" w14:textId="77777777" w:rsidR="000A2F0B" w:rsidRPr="00AC6EA1" w:rsidRDefault="000A2F0B" w:rsidP="002D6AAE">
            <w:pPr>
              <w:jc w:val="center"/>
              <w:rPr>
                <w:rFonts w:cstheme="minorHAnsi"/>
                <w:color w:val="000000"/>
              </w:rPr>
            </w:pPr>
            <w:r w:rsidRPr="00AC6EA1">
              <w:rPr>
                <w:rFonts w:cstheme="minorHAnsi"/>
                <w:color w:val="000000"/>
              </w:rPr>
              <w:t>TC-FPS_14</w:t>
            </w:r>
          </w:p>
        </w:tc>
        <w:tc>
          <w:tcPr>
            <w:tcW w:w="0" w:type="auto"/>
            <w:tcBorders>
              <w:left w:val="double" w:sz="4" w:space="0" w:color="auto"/>
              <w:bottom w:val="double" w:sz="4" w:space="0" w:color="auto"/>
              <w:right w:val="double" w:sz="4" w:space="0" w:color="auto"/>
            </w:tcBorders>
          </w:tcPr>
          <w:p w14:paraId="51082EE4" w14:textId="77777777" w:rsidR="000A2F0B" w:rsidRPr="008E787A" w:rsidRDefault="000A2F0B" w:rsidP="002D6AAE">
            <w:pPr>
              <w:jc w:val="center"/>
              <w:rPr>
                <w:rFonts w:cstheme="minorHAnsi"/>
              </w:rPr>
            </w:pPr>
            <w:r>
              <w:rPr>
                <w:rFonts w:cstheme="minorHAnsi"/>
              </w:rPr>
              <w:t>S26</w:t>
            </w:r>
          </w:p>
        </w:tc>
        <w:tc>
          <w:tcPr>
            <w:tcW w:w="0" w:type="auto"/>
            <w:tcBorders>
              <w:left w:val="double" w:sz="4" w:space="0" w:color="auto"/>
              <w:bottom w:val="double" w:sz="4" w:space="0" w:color="auto"/>
              <w:right w:val="double" w:sz="4" w:space="0" w:color="auto"/>
            </w:tcBorders>
          </w:tcPr>
          <w:p w14:paraId="41FBB533"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bottom w:val="double" w:sz="4" w:space="0" w:color="auto"/>
              <w:right w:val="double" w:sz="4" w:space="0" w:color="auto"/>
            </w:tcBorders>
          </w:tcPr>
          <w:p w14:paraId="70632D3B"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bottom w:val="double" w:sz="4" w:space="0" w:color="auto"/>
              <w:right w:val="double" w:sz="4" w:space="0" w:color="auto"/>
            </w:tcBorders>
          </w:tcPr>
          <w:p w14:paraId="27CB2A1E" w14:textId="77777777" w:rsidR="000A2F0B" w:rsidRPr="008E787A" w:rsidRDefault="000A2F0B" w:rsidP="002D6AAE">
            <w:pPr>
              <w:jc w:val="center"/>
              <w:rPr>
                <w:rFonts w:cstheme="minorHAnsi"/>
              </w:rPr>
            </w:pPr>
            <w:r w:rsidRPr="008E787A">
              <w:rPr>
                <w:rFonts w:cstheme="minorHAnsi"/>
              </w:rPr>
              <w:t>8.93E+03</w:t>
            </w:r>
          </w:p>
        </w:tc>
        <w:tc>
          <w:tcPr>
            <w:tcW w:w="0" w:type="auto"/>
            <w:tcBorders>
              <w:left w:val="double" w:sz="4" w:space="0" w:color="auto"/>
              <w:bottom w:val="double" w:sz="4" w:space="0" w:color="auto"/>
              <w:right w:val="double" w:sz="4" w:space="0" w:color="auto"/>
            </w:tcBorders>
          </w:tcPr>
          <w:p w14:paraId="381B9A24" w14:textId="77777777" w:rsidR="000A2F0B" w:rsidRPr="008E787A" w:rsidRDefault="000A2F0B" w:rsidP="002D6AAE">
            <w:pPr>
              <w:jc w:val="center"/>
              <w:rPr>
                <w:rFonts w:cstheme="minorHAnsi"/>
              </w:rPr>
            </w:pPr>
            <w:r w:rsidRPr="008E787A">
              <w:rPr>
                <w:rFonts w:cstheme="minorHAnsi"/>
              </w:rPr>
              <w:t>-9.95E-01</w:t>
            </w:r>
          </w:p>
        </w:tc>
        <w:tc>
          <w:tcPr>
            <w:tcW w:w="0" w:type="auto"/>
            <w:tcBorders>
              <w:left w:val="double" w:sz="4" w:space="0" w:color="auto"/>
              <w:bottom w:val="double" w:sz="4" w:space="0" w:color="auto"/>
              <w:right w:val="double" w:sz="4" w:space="0" w:color="auto"/>
            </w:tcBorders>
          </w:tcPr>
          <w:p w14:paraId="15F5175F" w14:textId="77777777" w:rsidR="000A2F0B" w:rsidRPr="008E787A" w:rsidRDefault="000A2F0B" w:rsidP="002D6AAE">
            <w:pPr>
              <w:jc w:val="center"/>
              <w:rPr>
                <w:rFonts w:cstheme="minorHAnsi"/>
              </w:rPr>
            </w:pPr>
            <w:r w:rsidRPr="008E787A">
              <w:rPr>
                <w:rFonts w:cstheme="minorHAnsi"/>
              </w:rPr>
              <w:t>-1.10E+00</w:t>
            </w:r>
          </w:p>
        </w:tc>
        <w:tc>
          <w:tcPr>
            <w:tcW w:w="0" w:type="auto"/>
            <w:tcBorders>
              <w:left w:val="double" w:sz="4" w:space="0" w:color="auto"/>
              <w:bottom w:val="double" w:sz="4" w:space="0" w:color="auto"/>
              <w:right w:val="double" w:sz="4" w:space="0" w:color="auto"/>
            </w:tcBorders>
          </w:tcPr>
          <w:p w14:paraId="768E4524" w14:textId="77777777" w:rsidR="000A2F0B" w:rsidRPr="008E787A" w:rsidRDefault="000A2F0B" w:rsidP="002D6AAE">
            <w:pPr>
              <w:jc w:val="center"/>
              <w:rPr>
                <w:rFonts w:cstheme="minorHAnsi"/>
              </w:rPr>
            </w:pPr>
            <w:r w:rsidRPr="008E787A">
              <w:rPr>
                <w:rFonts w:cstheme="minorHAnsi"/>
              </w:rPr>
              <w:t>10.31%</w:t>
            </w:r>
          </w:p>
        </w:tc>
        <w:tc>
          <w:tcPr>
            <w:tcW w:w="1234" w:type="dxa"/>
            <w:tcBorders>
              <w:bottom w:val="double" w:sz="4" w:space="0" w:color="auto"/>
              <w:right w:val="double" w:sz="4" w:space="0" w:color="auto"/>
            </w:tcBorders>
          </w:tcPr>
          <w:p w14:paraId="4AFF67AB" w14:textId="77777777" w:rsidR="000A2F0B" w:rsidRPr="00AC6EA1" w:rsidRDefault="000A2F0B" w:rsidP="002D6AAE">
            <w:pPr>
              <w:jc w:val="center"/>
              <w:rPr>
                <w:rFonts w:cstheme="minorHAnsi"/>
              </w:rPr>
            </w:pPr>
            <w:r>
              <w:rPr>
                <w:rFonts w:cstheme="minorHAnsi"/>
              </w:rPr>
              <w:t>5.49%</w:t>
            </w:r>
          </w:p>
        </w:tc>
      </w:tr>
      <w:tr w:rsidR="000A2F0B" w:rsidRPr="00F564D9" w14:paraId="3BC9B378" w14:textId="77777777" w:rsidTr="002D6AAE">
        <w:trPr>
          <w:jc w:val="center"/>
        </w:trPr>
        <w:tc>
          <w:tcPr>
            <w:tcW w:w="8459" w:type="dxa"/>
            <w:gridSpan w:val="9"/>
            <w:tcBorders>
              <w:top w:val="double" w:sz="4" w:space="0" w:color="auto"/>
              <w:left w:val="double" w:sz="4" w:space="0" w:color="auto"/>
              <w:bottom w:val="double" w:sz="4" w:space="0" w:color="auto"/>
              <w:right w:val="double" w:sz="4" w:space="0" w:color="auto"/>
            </w:tcBorders>
          </w:tcPr>
          <w:p w14:paraId="7AD0EAB9" w14:textId="77777777" w:rsidR="000A2F0B" w:rsidRPr="00AC6EA1" w:rsidRDefault="000A2F0B" w:rsidP="002D6AAE">
            <w:pPr>
              <w:jc w:val="center"/>
              <w:rPr>
                <w:rFonts w:cstheme="minorHAnsi"/>
                <w:b/>
              </w:rPr>
            </w:pPr>
            <w:r w:rsidRPr="008D43FC">
              <w:rPr>
                <w:rFonts w:cstheme="minorHAnsi"/>
                <w:b/>
                <w:bCs/>
              </w:rPr>
              <w:t xml:space="preserve">Response: </w:t>
            </w:r>
            <m:oMath>
              <m:sSub>
                <m:sSubPr>
                  <m:ctrlPr>
                    <w:rPr>
                      <w:rFonts w:ascii="Cambria Math" w:hAnsi="Cambria Math" w:cstheme="minorHAnsi"/>
                      <w:b/>
                      <w:bCs/>
                      <w:i/>
                    </w:rPr>
                  </m:ctrlPr>
                </m:sSubPr>
                <m:e>
                  <m:r>
                    <m:rPr>
                      <m:sty m:val="bi"/>
                    </m:rPr>
                    <w:rPr>
                      <w:rFonts w:ascii="Cambria Math" w:hAnsi="Cambria Math" w:cstheme="minorHAnsi"/>
                    </w:rPr>
                    <m:t>T</m:t>
                  </m:r>
                </m:e>
                <m:sub>
                  <m:r>
                    <m:rPr>
                      <m:nor/>
                    </m:rPr>
                    <w:rPr>
                      <w:rFonts w:cstheme="minorHAnsi"/>
                      <w:b/>
                      <w:bCs/>
                    </w:rPr>
                    <m:t>co</m:t>
                  </m:r>
                </m:sub>
              </m:sSub>
              <m:r>
                <m:rPr>
                  <m:sty m:val="bi"/>
                </m:rPr>
                <w:rPr>
                  <w:rFonts w:ascii="Cambria Math" w:hAnsi="Cambria Math" w:cstheme="minorHAnsi"/>
                </w:rPr>
                <m:t xml:space="preserve"> [°C]</m:t>
              </m:r>
            </m:oMath>
            <w:r w:rsidRPr="008D43FC">
              <w:rPr>
                <w:rFonts w:cstheme="minorHAnsi"/>
                <w:b/>
                <w:bCs/>
              </w:rPr>
              <w:t xml:space="preserve"> </w:t>
            </w:r>
            <w:r>
              <w:rPr>
                <w:rFonts w:cstheme="minorHAnsi"/>
                <w:b/>
                <w:bCs/>
              </w:rPr>
              <w:t>–</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 xml:space="preserve">: </w:t>
            </w:r>
            <m:oMath>
              <m:sSub>
                <m:sSubPr>
                  <m:ctrlPr>
                    <w:rPr>
                      <w:rFonts w:ascii="Cambria Math" w:hAnsi="Cambria Math" w:cstheme="minorHAnsi"/>
                      <w:b/>
                      <w:bCs/>
                      <w:i/>
                    </w:rPr>
                  </m:ctrlPr>
                </m:sSubPr>
                <m:e>
                  <m:r>
                    <m:rPr>
                      <m:sty m:val="bi"/>
                    </m:rPr>
                    <w:rPr>
                      <w:rFonts w:ascii="Cambria Math" w:hAnsi="Cambria Math" w:cstheme="minorHAnsi"/>
                    </w:rPr>
                    <m:t>m</m:t>
                  </m:r>
                </m:e>
                <m:sub>
                  <m:r>
                    <m:rPr>
                      <m:nor/>
                    </m:rPr>
                    <w:rPr>
                      <w:rFonts w:cstheme="minorHAnsi"/>
                      <w:b/>
                      <w:bCs/>
                    </w:rPr>
                    <m:t>tot</m:t>
                  </m:r>
                </m:sub>
              </m:sSub>
            </m:oMath>
          </w:p>
        </w:tc>
      </w:tr>
      <w:tr w:rsidR="000A2F0B" w:rsidRPr="008E787A" w14:paraId="1B97D616" w14:textId="77777777" w:rsidTr="002D6AAE">
        <w:trPr>
          <w:jc w:val="center"/>
        </w:trPr>
        <w:tc>
          <w:tcPr>
            <w:tcW w:w="0" w:type="auto"/>
            <w:tcBorders>
              <w:top w:val="double" w:sz="4" w:space="0" w:color="auto"/>
              <w:left w:val="double" w:sz="4" w:space="0" w:color="auto"/>
            </w:tcBorders>
          </w:tcPr>
          <w:p w14:paraId="43F6CA9A" w14:textId="77777777" w:rsidR="000A2F0B" w:rsidRPr="00AC6EA1" w:rsidRDefault="000A2F0B" w:rsidP="002D6AAE">
            <w:pPr>
              <w:jc w:val="center"/>
              <w:rPr>
                <w:rFonts w:cstheme="minorHAnsi"/>
                <w:color w:val="000000"/>
              </w:rPr>
            </w:pPr>
            <w:r w:rsidRPr="00AC6EA1">
              <w:rPr>
                <w:rFonts w:cstheme="minorHAnsi"/>
                <w:color w:val="000000"/>
              </w:rPr>
              <w:t>TC-FPS_16</w:t>
            </w:r>
          </w:p>
        </w:tc>
        <w:tc>
          <w:tcPr>
            <w:tcW w:w="0" w:type="auto"/>
            <w:tcBorders>
              <w:top w:val="double" w:sz="4" w:space="0" w:color="auto"/>
              <w:left w:val="double" w:sz="4" w:space="0" w:color="auto"/>
              <w:right w:val="double" w:sz="4" w:space="0" w:color="auto"/>
            </w:tcBorders>
          </w:tcPr>
          <w:p w14:paraId="6DC73EC6" w14:textId="77777777" w:rsidR="000A2F0B" w:rsidRPr="008E787A" w:rsidRDefault="000A2F0B" w:rsidP="002D6AAE">
            <w:pPr>
              <w:jc w:val="center"/>
              <w:rPr>
                <w:rFonts w:cstheme="minorHAnsi"/>
              </w:rPr>
            </w:pPr>
            <w:r w:rsidRPr="00591B94">
              <w:rPr>
                <w:rFonts w:cstheme="minorHAnsi"/>
              </w:rPr>
              <w:t>S2</w:t>
            </w:r>
          </w:p>
        </w:tc>
        <w:tc>
          <w:tcPr>
            <w:tcW w:w="0" w:type="auto"/>
            <w:tcBorders>
              <w:top w:val="double" w:sz="4" w:space="0" w:color="auto"/>
              <w:left w:val="double" w:sz="4" w:space="0" w:color="auto"/>
              <w:right w:val="double" w:sz="4" w:space="0" w:color="auto"/>
            </w:tcBorders>
          </w:tcPr>
          <w:p w14:paraId="0FC0210D" w14:textId="77777777" w:rsidR="000A2F0B" w:rsidRPr="008E787A" w:rsidRDefault="000A2F0B" w:rsidP="002D6AAE">
            <w:pPr>
              <w:jc w:val="center"/>
              <w:rPr>
                <w:rFonts w:cstheme="minorHAnsi"/>
              </w:rPr>
            </w:pPr>
            <w:r w:rsidRPr="008E787A">
              <w:rPr>
                <w:rFonts w:cstheme="minorHAnsi"/>
              </w:rPr>
              <w:t>1</w:t>
            </w:r>
          </w:p>
        </w:tc>
        <w:tc>
          <w:tcPr>
            <w:tcW w:w="0" w:type="auto"/>
            <w:tcBorders>
              <w:top w:val="double" w:sz="4" w:space="0" w:color="auto"/>
              <w:left w:val="double" w:sz="4" w:space="0" w:color="auto"/>
              <w:right w:val="double" w:sz="4" w:space="0" w:color="auto"/>
            </w:tcBorders>
          </w:tcPr>
          <w:p w14:paraId="58C0B195" w14:textId="77777777" w:rsidR="000A2F0B" w:rsidRPr="008E787A" w:rsidRDefault="000A2F0B" w:rsidP="002D6AAE">
            <w:pPr>
              <w:jc w:val="center"/>
              <w:rPr>
                <w:rFonts w:cstheme="minorHAnsi"/>
              </w:rPr>
            </w:pPr>
            <w:r w:rsidRPr="008E787A">
              <w:rPr>
                <w:rFonts w:cstheme="minorHAnsi"/>
              </w:rPr>
              <w:t>540</w:t>
            </w:r>
          </w:p>
        </w:tc>
        <w:tc>
          <w:tcPr>
            <w:tcW w:w="0" w:type="auto"/>
            <w:tcBorders>
              <w:top w:val="double" w:sz="4" w:space="0" w:color="auto"/>
              <w:left w:val="double" w:sz="4" w:space="0" w:color="auto"/>
              <w:right w:val="double" w:sz="4" w:space="0" w:color="auto"/>
            </w:tcBorders>
          </w:tcPr>
          <w:p w14:paraId="7369945E" w14:textId="77777777" w:rsidR="000A2F0B" w:rsidRPr="008E787A" w:rsidRDefault="000A2F0B" w:rsidP="002D6AAE">
            <w:pPr>
              <w:jc w:val="center"/>
              <w:rPr>
                <w:rFonts w:cstheme="minorHAnsi"/>
              </w:rPr>
            </w:pPr>
            <w:r w:rsidRPr="008E787A">
              <w:rPr>
                <w:rFonts w:cstheme="minorHAnsi"/>
              </w:rPr>
              <w:t>2.44E+02</w:t>
            </w:r>
          </w:p>
        </w:tc>
        <w:tc>
          <w:tcPr>
            <w:tcW w:w="0" w:type="auto"/>
            <w:tcBorders>
              <w:top w:val="double" w:sz="4" w:space="0" w:color="auto"/>
              <w:left w:val="double" w:sz="4" w:space="0" w:color="auto"/>
              <w:right w:val="double" w:sz="4" w:space="0" w:color="auto"/>
            </w:tcBorders>
          </w:tcPr>
          <w:p w14:paraId="346DC1ED" w14:textId="77777777" w:rsidR="000A2F0B" w:rsidRPr="008E787A" w:rsidRDefault="000A2F0B" w:rsidP="002D6AAE">
            <w:pPr>
              <w:jc w:val="center"/>
              <w:rPr>
                <w:rFonts w:cstheme="minorHAnsi"/>
              </w:rPr>
            </w:pPr>
            <w:r w:rsidRPr="008E787A">
              <w:rPr>
                <w:rFonts w:cstheme="minorHAnsi"/>
              </w:rPr>
              <w:t>-6.37E-02</w:t>
            </w:r>
          </w:p>
        </w:tc>
        <w:tc>
          <w:tcPr>
            <w:tcW w:w="0" w:type="auto"/>
            <w:tcBorders>
              <w:top w:val="double" w:sz="4" w:space="0" w:color="auto"/>
              <w:left w:val="double" w:sz="4" w:space="0" w:color="auto"/>
              <w:right w:val="double" w:sz="4" w:space="0" w:color="auto"/>
            </w:tcBorders>
          </w:tcPr>
          <w:p w14:paraId="71B56A99" w14:textId="77777777" w:rsidR="000A2F0B" w:rsidRPr="008E787A" w:rsidRDefault="000A2F0B" w:rsidP="002D6AAE">
            <w:pPr>
              <w:jc w:val="center"/>
              <w:rPr>
                <w:rFonts w:cstheme="minorHAnsi"/>
              </w:rPr>
            </w:pPr>
            <w:r w:rsidRPr="008E787A">
              <w:rPr>
                <w:rFonts w:cstheme="minorHAnsi"/>
              </w:rPr>
              <w:t>-5.89E-02</w:t>
            </w:r>
          </w:p>
        </w:tc>
        <w:tc>
          <w:tcPr>
            <w:tcW w:w="0" w:type="auto"/>
            <w:tcBorders>
              <w:top w:val="double" w:sz="4" w:space="0" w:color="auto"/>
              <w:left w:val="double" w:sz="4" w:space="0" w:color="auto"/>
              <w:right w:val="double" w:sz="4" w:space="0" w:color="auto"/>
            </w:tcBorders>
          </w:tcPr>
          <w:p w14:paraId="57C7770D" w14:textId="77777777" w:rsidR="000A2F0B" w:rsidRPr="008E787A" w:rsidRDefault="000A2F0B" w:rsidP="002D6AAE">
            <w:pPr>
              <w:jc w:val="center"/>
              <w:rPr>
                <w:rFonts w:cstheme="minorHAnsi"/>
              </w:rPr>
            </w:pPr>
            <w:r w:rsidRPr="008E787A">
              <w:rPr>
                <w:rFonts w:cstheme="minorHAnsi"/>
              </w:rPr>
              <w:t>-7.56%</w:t>
            </w:r>
          </w:p>
        </w:tc>
        <w:tc>
          <w:tcPr>
            <w:tcW w:w="1234" w:type="dxa"/>
            <w:tcBorders>
              <w:top w:val="double" w:sz="4" w:space="0" w:color="auto"/>
              <w:right w:val="double" w:sz="4" w:space="0" w:color="auto"/>
            </w:tcBorders>
          </w:tcPr>
          <w:p w14:paraId="1A2F1726" w14:textId="77777777" w:rsidR="000A2F0B" w:rsidRPr="00AC6EA1" w:rsidRDefault="000A2F0B" w:rsidP="002D6AAE">
            <w:pPr>
              <w:jc w:val="center"/>
              <w:rPr>
                <w:rFonts w:cstheme="minorHAnsi"/>
              </w:rPr>
            </w:pPr>
            <w:r>
              <w:rPr>
                <w:rFonts w:cstheme="minorHAnsi"/>
              </w:rPr>
              <w:t>0.29%</w:t>
            </w:r>
          </w:p>
        </w:tc>
      </w:tr>
      <w:tr w:rsidR="000A2F0B" w:rsidRPr="008E787A" w14:paraId="6B896CE5" w14:textId="77777777" w:rsidTr="002D6AAE">
        <w:trPr>
          <w:jc w:val="center"/>
        </w:trPr>
        <w:tc>
          <w:tcPr>
            <w:tcW w:w="0" w:type="auto"/>
            <w:tcBorders>
              <w:left w:val="double" w:sz="4" w:space="0" w:color="auto"/>
            </w:tcBorders>
          </w:tcPr>
          <w:p w14:paraId="2AFCD632" w14:textId="77777777" w:rsidR="000A2F0B" w:rsidRPr="00AC6EA1" w:rsidRDefault="000A2F0B" w:rsidP="002D6AAE">
            <w:pPr>
              <w:jc w:val="center"/>
              <w:rPr>
                <w:rFonts w:cstheme="minorHAnsi"/>
                <w:color w:val="000000"/>
              </w:rPr>
            </w:pPr>
            <w:r w:rsidRPr="00AC6EA1">
              <w:rPr>
                <w:rFonts w:cstheme="minorHAnsi"/>
                <w:color w:val="000000"/>
              </w:rPr>
              <w:t>TC-FPS_05</w:t>
            </w:r>
          </w:p>
        </w:tc>
        <w:tc>
          <w:tcPr>
            <w:tcW w:w="0" w:type="auto"/>
            <w:tcBorders>
              <w:left w:val="double" w:sz="4" w:space="0" w:color="auto"/>
              <w:right w:val="double" w:sz="4" w:space="0" w:color="auto"/>
            </w:tcBorders>
          </w:tcPr>
          <w:p w14:paraId="40B20B97" w14:textId="77777777" w:rsidR="000A2F0B" w:rsidRPr="008E787A" w:rsidRDefault="000A2F0B" w:rsidP="002D6AAE">
            <w:pPr>
              <w:jc w:val="center"/>
              <w:rPr>
                <w:rFonts w:cstheme="minorHAnsi"/>
              </w:rPr>
            </w:pPr>
            <w:r w:rsidRPr="00591B94">
              <w:rPr>
                <w:rFonts w:cstheme="minorHAnsi"/>
              </w:rPr>
              <w:t>S2</w:t>
            </w:r>
          </w:p>
        </w:tc>
        <w:tc>
          <w:tcPr>
            <w:tcW w:w="0" w:type="auto"/>
            <w:tcBorders>
              <w:left w:val="double" w:sz="4" w:space="0" w:color="auto"/>
              <w:right w:val="double" w:sz="4" w:space="0" w:color="auto"/>
            </w:tcBorders>
          </w:tcPr>
          <w:p w14:paraId="09736804" w14:textId="77777777" w:rsidR="000A2F0B" w:rsidRPr="008E787A" w:rsidRDefault="000A2F0B" w:rsidP="002D6AAE">
            <w:pPr>
              <w:jc w:val="center"/>
              <w:rPr>
                <w:rFonts w:cstheme="minorHAnsi"/>
              </w:rPr>
            </w:pPr>
            <w:r w:rsidRPr="008E787A">
              <w:rPr>
                <w:rFonts w:cstheme="minorHAnsi"/>
              </w:rPr>
              <w:t>1</w:t>
            </w:r>
          </w:p>
        </w:tc>
        <w:tc>
          <w:tcPr>
            <w:tcW w:w="0" w:type="auto"/>
            <w:tcBorders>
              <w:left w:val="double" w:sz="4" w:space="0" w:color="auto"/>
              <w:right w:val="double" w:sz="4" w:space="0" w:color="auto"/>
            </w:tcBorders>
          </w:tcPr>
          <w:p w14:paraId="2B6A11DC"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right w:val="double" w:sz="4" w:space="0" w:color="auto"/>
            </w:tcBorders>
          </w:tcPr>
          <w:p w14:paraId="1F3BE570" w14:textId="77777777" w:rsidR="000A2F0B" w:rsidRPr="008E787A" w:rsidRDefault="000A2F0B" w:rsidP="002D6AAE">
            <w:pPr>
              <w:jc w:val="center"/>
              <w:rPr>
                <w:rFonts w:cstheme="minorHAnsi"/>
              </w:rPr>
            </w:pPr>
            <w:r w:rsidRPr="008E787A">
              <w:rPr>
                <w:rFonts w:cstheme="minorHAnsi"/>
              </w:rPr>
              <w:t>3.25E+02</w:t>
            </w:r>
          </w:p>
        </w:tc>
        <w:tc>
          <w:tcPr>
            <w:tcW w:w="0" w:type="auto"/>
            <w:tcBorders>
              <w:left w:val="double" w:sz="4" w:space="0" w:color="auto"/>
              <w:right w:val="double" w:sz="4" w:space="0" w:color="auto"/>
            </w:tcBorders>
          </w:tcPr>
          <w:p w14:paraId="57DDBC39" w14:textId="77777777" w:rsidR="000A2F0B" w:rsidRPr="008E787A" w:rsidRDefault="000A2F0B" w:rsidP="002D6AAE">
            <w:pPr>
              <w:jc w:val="center"/>
              <w:rPr>
                <w:rFonts w:cstheme="minorHAnsi"/>
              </w:rPr>
            </w:pPr>
            <w:r w:rsidRPr="008E787A">
              <w:rPr>
                <w:rFonts w:cstheme="minorHAnsi"/>
              </w:rPr>
              <w:t>-2.96E-01</w:t>
            </w:r>
          </w:p>
        </w:tc>
        <w:tc>
          <w:tcPr>
            <w:tcW w:w="0" w:type="auto"/>
            <w:tcBorders>
              <w:left w:val="double" w:sz="4" w:space="0" w:color="auto"/>
              <w:right w:val="double" w:sz="4" w:space="0" w:color="auto"/>
            </w:tcBorders>
          </w:tcPr>
          <w:p w14:paraId="708ABBEF" w14:textId="77777777" w:rsidR="000A2F0B" w:rsidRPr="008E787A" w:rsidRDefault="000A2F0B" w:rsidP="002D6AAE">
            <w:pPr>
              <w:jc w:val="center"/>
              <w:rPr>
                <w:rFonts w:cstheme="minorHAnsi"/>
              </w:rPr>
            </w:pPr>
            <w:r w:rsidRPr="008E787A">
              <w:rPr>
                <w:rFonts w:cstheme="minorHAnsi"/>
              </w:rPr>
              <w:t>-2.73E-01</w:t>
            </w:r>
          </w:p>
        </w:tc>
        <w:tc>
          <w:tcPr>
            <w:tcW w:w="0" w:type="auto"/>
            <w:tcBorders>
              <w:left w:val="double" w:sz="4" w:space="0" w:color="auto"/>
              <w:right w:val="double" w:sz="4" w:space="0" w:color="auto"/>
            </w:tcBorders>
          </w:tcPr>
          <w:p w14:paraId="1558A8E0" w14:textId="77777777" w:rsidR="000A2F0B" w:rsidRPr="008E787A" w:rsidRDefault="000A2F0B" w:rsidP="002D6AAE">
            <w:pPr>
              <w:jc w:val="center"/>
              <w:rPr>
                <w:rFonts w:cstheme="minorHAnsi"/>
              </w:rPr>
            </w:pPr>
            <w:r w:rsidRPr="008E787A">
              <w:rPr>
                <w:rFonts w:cstheme="minorHAnsi"/>
              </w:rPr>
              <w:t>-7.61%</w:t>
            </w:r>
          </w:p>
        </w:tc>
        <w:tc>
          <w:tcPr>
            <w:tcW w:w="1234" w:type="dxa"/>
            <w:tcBorders>
              <w:right w:val="double" w:sz="4" w:space="0" w:color="auto"/>
            </w:tcBorders>
          </w:tcPr>
          <w:p w14:paraId="05536655" w14:textId="77777777" w:rsidR="000A2F0B" w:rsidRPr="00AC6EA1" w:rsidRDefault="000A2F0B" w:rsidP="002D6AAE">
            <w:pPr>
              <w:jc w:val="center"/>
              <w:rPr>
                <w:rFonts w:cstheme="minorHAnsi"/>
              </w:rPr>
            </w:pPr>
            <w:r>
              <w:rPr>
                <w:rFonts w:cstheme="minorHAnsi"/>
              </w:rPr>
              <w:t>1.37%</w:t>
            </w:r>
          </w:p>
        </w:tc>
      </w:tr>
      <w:tr w:rsidR="000A2F0B" w:rsidRPr="008E787A" w14:paraId="7BEDB2BA" w14:textId="77777777" w:rsidTr="002D6AAE">
        <w:trPr>
          <w:jc w:val="center"/>
        </w:trPr>
        <w:tc>
          <w:tcPr>
            <w:tcW w:w="0" w:type="auto"/>
            <w:tcBorders>
              <w:left w:val="double" w:sz="4" w:space="0" w:color="auto"/>
            </w:tcBorders>
          </w:tcPr>
          <w:p w14:paraId="122378DE" w14:textId="77777777" w:rsidR="000A2F0B" w:rsidRPr="00AC6EA1" w:rsidRDefault="000A2F0B" w:rsidP="002D6AAE">
            <w:pPr>
              <w:jc w:val="center"/>
              <w:rPr>
                <w:rFonts w:cstheme="minorHAnsi"/>
                <w:color w:val="000000"/>
              </w:rPr>
            </w:pPr>
            <w:r w:rsidRPr="00AC6EA1">
              <w:rPr>
                <w:rFonts w:cstheme="minorHAnsi"/>
                <w:color w:val="000000"/>
              </w:rPr>
              <w:t>TC-FPS_27</w:t>
            </w:r>
          </w:p>
        </w:tc>
        <w:tc>
          <w:tcPr>
            <w:tcW w:w="0" w:type="auto"/>
            <w:tcBorders>
              <w:left w:val="double" w:sz="4" w:space="0" w:color="auto"/>
              <w:right w:val="double" w:sz="4" w:space="0" w:color="auto"/>
            </w:tcBorders>
          </w:tcPr>
          <w:p w14:paraId="75E090DF" w14:textId="77777777" w:rsidR="000A2F0B" w:rsidRPr="008E787A" w:rsidRDefault="000A2F0B" w:rsidP="002D6AAE">
            <w:pPr>
              <w:jc w:val="center"/>
              <w:rPr>
                <w:rFonts w:cstheme="minorHAnsi"/>
              </w:rPr>
            </w:pPr>
            <w:r w:rsidRPr="00FB3783">
              <w:rPr>
                <w:rFonts w:cstheme="minorHAnsi"/>
              </w:rPr>
              <w:t>S26</w:t>
            </w:r>
          </w:p>
        </w:tc>
        <w:tc>
          <w:tcPr>
            <w:tcW w:w="0" w:type="auto"/>
            <w:tcBorders>
              <w:left w:val="double" w:sz="4" w:space="0" w:color="auto"/>
              <w:right w:val="double" w:sz="4" w:space="0" w:color="auto"/>
            </w:tcBorders>
          </w:tcPr>
          <w:p w14:paraId="4322AC01" w14:textId="77777777" w:rsidR="000A2F0B" w:rsidRPr="008E787A" w:rsidRDefault="000A2F0B" w:rsidP="002D6AAE">
            <w:pPr>
              <w:jc w:val="center"/>
              <w:rPr>
                <w:rFonts w:cstheme="minorHAnsi"/>
              </w:rPr>
            </w:pPr>
            <w:r w:rsidRPr="008E787A">
              <w:rPr>
                <w:rFonts w:cstheme="minorHAnsi"/>
              </w:rPr>
              <w:t>1</w:t>
            </w:r>
            <w:r>
              <w:rPr>
                <w:rFonts w:cstheme="minorHAnsi"/>
              </w:rPr>
              <w:t>8</w:t>
            </w:r>
          </w:p>
        </w:tc>
        <w:tc>
          <w:tcPr>
            <w:tcW w:w="0" w:type="auto"/>
            <w:tcBorders>
              <w:left w:val="double" w:sz="4" w:space="0" w:color="auto"/>
              <w:right w:val="double" w:sz="4" w:space="0" w:color="auto"/>
            </w:tcBorders>
          </w:tcPr>
          <w:p w14:paraId="242D78E8" w14:textId="77777777" w:rsidR="000A2F0B" w:rsidRPr="008E787A" w:rsidRDefault="000A2F0B" w:rsidP="002D6AAE">
            <w:pPr>
              <w:jc w:val="center"/>
              <w:rPr>
                <w:rFonts w:cstheme="minorHAnsi"/>
              </w:rPr>
            </w:pPr>
            <w:r w:rsidRPr="008E787A">
              <w:rPr>
                <w:rFonts w:cstheme="minorHAnsi"/>
              </w:rPr>
              <w:t>540</w:t>
            </w:r>
          </w:p>
        </w:tc>
        <w:tc>
          <w:tcPr>
            <w:tcW w:w="0" w:type="auto"/>
            <w:tcBorders>
              <w:left w:val="double" w:sz="4" w:space="0" w:color="auto"/>
              <w:right w:val="double" w:sz="4" w:space="0" w:color="auto"/>
            </w:tcBorders>
          </w:tcPr>
          <w:p w14:paraId="7F842E40" w14:textId="77777777" w:rsidR="000A2F0B" w:rsidRPr="008E787A" w:rsidRDefault="000A2F0B" w:rsidP="002D6AAE">
            <w:pPr>
              <w:jc w:val="center"/>
              <w:rPr>
                <w:rFonts w:cstheme="minorHAnsi"/>
              </w:rPr>
            </w:pPr>
            <w:r w:rsidRPr="008E787A">
              <w:rPr>
                <w:rFonts w:cstheme="minorHAnsi"/>
              </w:rPr>
              <w:t>2.40E+02</w:t>
            </w:r>
          </w:p>
        </w:tc>
        <w:tc>
          <w:tcPr>
            <w:tcW w:w="0" w:type="auto"/>
            <w:tcBorders>
              <w:left w:val="double" w:sz="4" w:space="0" w:color="auto"/>
              <w:right w:val="double" w:sz="4" w:space="0" w:color="auto"/>
            </w:tcBorders>
          </w:tcPr>
          <w:p w14:paraId="0CEF4284" w14:textId="77777777" w:rsidR="000A2F0B" w:rsidRPr="008E787A" w:rsidRDefault="000A2F0B" w:rsidP="002D6AAE">
            <w:pPr>
              <w:jc w:val="center"/>
              <w:rPr>
                <w:rFonts w:cstheme="minorHAnsi"/>
              </w:rPr>
            </w:pPr>
            <w:r w:rsidRPr="008E787A">
              <w:rPr>
                <w:rFonts w:cstheme="minorHAnsi"/>
              </w:rPr>
              <w:t>-4.45E-02</w:t>
            </w:r>
          </w:p>
        </w:tc>
        <w:tc>
          <w:tcPr>
            <w:tcW w:w="0" w:type="auto"/>
            <w:tcBorders>
              <w:left w:val="double" w:sz="4" w:space="0" w:color="auto"/>
              <w:right w:val="double" w:sz="4" w:space="0" w:color="auto"/>
            </w:tcBorders>
          </w:tcPr>
          <w:p w14:paraId="51D77FC5" w14:textId="77777777" w:rsidR="000A2F0B" w:rsidRPr="008E787A" w:rsidRDefault="000A2F0B" w:rsidP="002D6AAE">
            <w:pPr>
              <w:jc w:val="center"/>
              <w:rPr>
                <w:rFonts w:cstheme="minorHAnsi"/>
              </w:rPr>
            </w:pPr>
            <w:r w:rsidRPr="008E787A">
              <w:rPr>
                <w:rFonts w:cstheme="minorHAnsi"/>
              </w:rPr>
              <w:t>-4.78E-02</w:t>
            </w:r>
          </w:p>
        </w:tc>
        <w:tc>
          <w:tcPr>
            <w:tcW w:w="0" w:type="auto"/>
            <w:tcBorders>
              <w:left w:val="double" w:sz="4" w:space="0" w:color="auto"/>
              <w:right w:val="double" w:sz="4" w:space="0" w:color="auto"/>
            </w:tcBorders>
          </w:tcPr>
          <w:p w14:paraId="534D7CC9" w14:textId="77777777" w:rsidR="000A2F0B" w:rsidRPr="008E787A" w:rsidRDefault="000A2F0B" w:rsidP="002D6AAE">
            <w:pPr>
              <w:jc w:val="center"/>
              <w:rPr>
                <w:rFonts w:cstheme="minorHAnsi"/>
              </w:rPr>
            </w:pPr>
            <w:r w:rsidRPr="008E787A">
              <w:rPr>
                <w:rFonts w:cstheme="minorHAnsi"/>
              </w:rPr>
              <w:t>7.40%</w:t>
            </w:r>
          </w:p>
        </w:tc>
        <w:tc>
          <w:tcPr>
            <w:tcW w:w="1234" w:type="dxa"/>
            <w:tcBorders>
              <w:right w:val="double" w:sz="4" w:space="0" w:color="auto"/>
            </w:tcBorders>
          </w:tcPr>
          <w:p w14:paraId="5EB90B27" w14:textId="77777777" w:rsidR="000A2F0B" w:rsidRPr="00AC6EA1" w:rsidRDefault="000A2F0B" w:rsidP="002D6AAE">
            <w:pPr>
              <w:jc w:val="center"/>
              <w:rPr>
                <w:rFonts w:cstheme="minorHAnsi"/>
              </w:rPr>
            </w:pPr>
            <w:r>
              <w:rPr>
                <w:rFonts w:cstheme="minorHAnsi"/>
              </w:rPr>
              <w:t>0.24%</w:t>
            </w:r>
          </w:p>
        </w:tc>
      </w:tr>
      <w:tr w:rsidR="000A2F0B" w:rsidRPr="008E787A" w14:paraId="789BFFCC" w14:textId="77777777" w:rsidTr="002D6AAE">
        <w:trPr>
          <w:jc w:val="center"/>
        </w:trPr>
        <w:tc>
          <w:tcPr>
            <w:tcW w:w="0" w:type="auto"/>
            <w:tcBorders>
              <w:left w:val="double" w:sz="4" w:space="0" w:color="auto"/>
            </w:tcBorders>
          </w:tcPr>
          <w:p w14:paraId="68EE886C" w14:textId="77777777" w:rsidR="000A2F0B" w:rsidRPr="00AC6EA1" w:rsidRDefault="000A2F0B" w:rsidP="002D6AAE">
            <w:pPr>
              <w:jc w:val="center"/>
              <w:rPr>
                <w:rFonts w:cstheme="minorHAnsi"/>
                <w:color w:val="000000"/>
              </w:rPr>
            </w:pPr>
            <w:r w:rsidRPr="00AC6EA1">
              <w:rPr>
                <w:rFonts w:cstheme="minorHAnsi"/>
                <w:color w:val="000000"/>
              </w:rPr>
              <w:t>TC-FPS_53</w:t>
            </w:r>
          </w:p>
        </w:tc>
        <w:tc>
          <w:tcPr>
            <w:tcW w:w="0" w:type="auto"/>
            <w:tcBorders>
              <w:left w:val="double" w:sz="4" w:space="0" w:color="auto"/>
              <w:right w:val="double" w:sz="4" w:space="0" w:color="auto"/>
            </w:tcBorders>
          </w:tcPr>
          <w:p w14:paraId="21F48502" w14:textId="77777777" w:rsidR="000A2F0B" w:rsidRPr="008E787A" w:rsidRDefault="000A2F0B" w:rsidP="002D6AAE">
            <w:pPr>
              <w:jc w:val="center"/>
              <w:rPr>
                <w:rFonts w:cstheme="minorHAnsi"/>
              </w:rPr>
            </w:pPr>
            <w:r w:rsidRPr="00FB3783">
              <w:rPr>
                <w:rFonts w:cstheme="minorHAnsi"/>
              </w:rPr>
              <w:t>S26</w:t>
            </w:r>
          </w:p>
        </w:tc>
        <w:tc>
          <w:tcPr>
            <w:tcW w:w="0" w:type="auto"/>
            <w:tcBorders>
              <w:left w:val="double" w:sz="4" w:space="0" w:color="auto"/>
              <w:right w:val="double" w:sz="4" w:space="0" w:color="auto"/>
            </w:tcBorders>
          </w:tcPr>
          <w:p w14:paraId="3C9F552D" w14:textId="77777777" w:rsidR="000A2F0B" w:rsidRPr="008E787A" w:rsidRDefault="000A2F0B" w:rsidP="002D6AAE">
            <w:pPr>
              <w:jc w:val="center"/>
              <w:rPr>
                <w:rFonts w:cstheme="minorHAnsi"/>
              </w:rPr>
            </w:pPr>
            <w:r w:rsidRPr="008E787A">
              <w:rPr>
                <w:rFonts w:cstheme="minorHAnsi"/>
              </w:rPr>
              <w:t>1</w:t>
            </w:r>
            <w:r>
              <w:rPr>
                <w:rFonts w:cstheme="minorHAnsi"/>
              </w:rPr>
              <w:t>8</w:t>
            </w:r>
          </w:p>
        </w:tc>
        <w:tc>
          <w:tcPr>
            <w:tcW w:w="0" w:type="auto"/>
            <w:tcBorders>
              <w:left w:val="double" w:sz="4" w:space="0" w:color="auto"/>
              <w:right w:val="double" w:sz="4" w:space="0" w:color="auto"/>
            </w:tcBorders>
          </w:tcPr>
          <w:p w14:paraId="479362B5"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right w:val="double" w:sz="4" w:space="0" w:color="auto"/>
            </w:tcBorders>
          </w:tcPr>
          <w:p w14:paraId="7C3E9EE7" w14:textId="77777777" w:rsidR="000A2F0B" w:rsidRPr="008E787A" w:rsidRDefault="000A2F0B" w:rsidP="002D6AAE">
            <w:pPr>
              <w:jc w:val="center"/>
              <w:rPr>
                <w:rFonts w:cstheme="minorHAnsi"/>
              </w:rPr>
            </w:pPr>
            <w:r w:rsidRPr="008E787A">
              <w:rPr>
                <w:rFonts w:cstheme="minorHAnsi"/>
              </w:rPr>
              <w:t>2.93E+02</w:t>
            </w:r>
          </w:p>
        </w:tc>
        <w:tc>
          <w:tcPr>
            <w:tcW w:w="0" w:type="auto"/>
            <w:tcBorders>
              <w:left w:val="double" w:sz="4" w:space="0" w:color="auto"/>
              <w:right w:val="double" w:sz="4" w:space="0" w:color="auto"/>
            </w:tcBorders>
          </w:tcPr>
          <w:p w14:paraId="09630C5E" w14:textId="77777777" w:rsidR="000A2F0B" w:rsidRPr="008E787A" w:rsidRDefault="000A2F0B" w:rsidP="002D6AAE">
            <w:pPr>
              <w:jc w:val="center"/>
              <w:rPr>
                <w:rFonts w:cstheme="minorHAnsi"/>
              </w:rPr>
            </w:pPr>
            <w:r w:rsidRPr="008E787A">
              <w:rPr>
                <w:rFonts w:cstheme="minorHAnsi"/>
              </w:rPr>
              <w:t>-2.16E-01</w:t>
            </w:r>
          </w:p>
        </w:tc>
        <w:tc>
          <w:tcPr>
            <w:tcW w:w="0" w:type="auto"/>
            <w:tcBorders>
              <w:left w:val="double" w:sz="4" w:space="0" w:color="auto"/>
              <w:right w:val="double" w:sz="4" w:space="0" w:color="auto"/>
            </w:tcBorders>
          </w:tcPr>
          <w:p w14:paraId="37DE1CC9" w14:textId="77777777" w:rsidR="000A2F0B" w:rsidRPr="008E787A" w:rsidRDefault="000A2F0B" w:rsidP="002D6AAE">
            <w:pPr>
              <w:jc w:val="center"/>
              <w:rPr>
                <w:rFonts w:cstheme="minorHAnsi"/>
              </w:rPr>
            </w:pPr>
            <w:r w:rsidRPr="008E787A">
              <w:rPr>
                <w:rFonts w:cstheme="minorHAnsi"/>
              </w:rPr>
              <w:t>-2.38E-01</w:t>
            </w:r>
          </w:p>
        </w:tc>
        <w:tc>
          <w:tcPr>
            <w:tcW w:w="0" w:type="auto"/>
            <w:tcBorders>
              <w:left w:val="double" w:sz="4" w:space="0" w:color="auto"/>
              <w:right w:val="double" w:sz="4" w:space="0" w:color="auto"/>
            </w:tcBorders>
          </w:tcPr>
          <w:p w14:paraId="5F030C0E" w14:textId="77777777" w:rsidR="000A2F0B" w:rsidRPr="008E787A" w:rsidRDefault="000A2F0B" w:rsidP="002D6AAE">
            <w:pPr>
              <w:jc w:val="center"/>
              <w:rPr>
                <w:rFonts w:cstheme="minorHAnsi"/>
              </w:rPr>
            </w:pPr>
            <w:r w:rsidRPr="008E787A">
              <w:rPr>
                <w:rFonts w:cstheme="minorHAnsi"/>
              </w:rPr>
              <w:t>10.10%</w:t>
            </w:r>
          </w:p>
        </w:tc>
        <w:tc>
          <w:tcPr>
            <w:tcW w:w="1234" w:type="dxa"/>
            <w:tcBorders>
              <w:right w:val="double" w:sz="4" w:space="0" w:color="auto"/>
            </w:tcBorders>
          </w:tcPr>
          <w:p w14:paraId="12F26867" w14:textId="77777777" w:rsidR="000A2F0B" w:rsidRPr="00AC6EA1" w:rsidRDefault="000A2F0B" w:rsidP="002D6AAE">
            <w:pPr>
              <w:jc w:val="center"/>
              <w:rPr>
                <w:rFonts w:cstheme="minorHAnsi"/>
              </w:rPr>
            </w:pPr>
            <w:r>
              <w:rPr>
                <w:rFonts w:cstheme="minorHAnsi"/>
              </w:rPr>
              <w:t>1.19%</w:t>
            </w:r>
          </w:p>
        </w:tc>
      </w:tr>
      <w:tr w:rsidR="000A2F0B" w:rsidRPr="008E787A" w14:paraId="193F36A6" w14:textId="77777777" w:rsidTr="002D6AAE">
        <w:trPr>
          <w:jc w:val="center"/>
        </w:trPr>
        <w:tc>
          <w:tcPr>
            <w:tcW w:w="0" w:type="auto"/>
            <w:tcBorders>
              <w:left w:val="double" w:sz="4" w:space="0" w:color="auto"/>
              <w:bottom w:val="double" w:sz="4" w:space="0" w:color="auto"/>
            </w:tcBorders>
          </w:tcPr>
          <w:p w14:paraId="13B120C9" w14:textId="77777777" w:rsidR="000A2F0B" w:rsidRPr="00AC6EA1" w:rsidRDefault="000A2F0B" w:rsidP="002D6AAE">
            <w:pPr>
              <w:jc w:val="center"/>
              <w:rPr>
                <w:rFonts w:cstheme="minorHAnsi"/>
                <w:color w:val="000000"/>
              </w:rPr>
            </w:pPr>
            <w:r w:rsidRPr="00AC6EA1">
              <w:rPr>
                <w:rFonts w:cstheme="minorHAnsi"/>
                <w:color w:val="000000"/>
              </w:rPr>
              <w:t>TC-FPS_48</w:t>
            </w:r>
          </w:p>
        </w:tc>
        <w:tc>
          <w:tcPr>
            <w:tcW w:w="0" w:type="auto"/>
            <w:tcBorders>
              <w:left w:val="double" w:sz="4" w:space="0" w:color="auto"/>
              <w:bottom w:val="double" w:sz="4" w:space="0" w:color="auto"/>
              <w:right w:val="double" w:sz="4" w:space="0" w:color="auto"/>
            </w:tcBorders>
          </w:tcPr>
          <w:p w14:paraId="0D43733F" w14:textId="77777777" w:rsidR="000A2F0B" w:rsidRPr="008E787A" w:rsidRDefault="000A2F0B" w:rsidP="002D6AAE">
            <w:pPr>
              <w:jc w:val="center"/>
              <w:rPr>
                <w:rFonts w:cstheme="minorHAnsi"/>
              </w:rPr>
            </w:pPr>
            <w:r>
              <w:rPr>
                <w:rFonts w:cstheme="minorHAnsi"/>
              </w:rPr>
              <w:t>S20</w:t>
            </w:r>
          </w:p>
        </w:tc>
        <w:tc>
          <w:tcPr>
            <w:tcW w:w="0" w:type="auto"/>
            <w:tcBorders>
              <w:left w:val="double" w:sz="4" w:space="0" w:color="auto"/>
              <w:bottom w:val="double" w:sz="4" w:space="0" w:color="auto"/>
              <w:right w:val="double" w:sz="4" w:space="0" w:color="auto"/>
            </w:tcBorders>
          </w:tcPr>
          <w:p w14:paraId="6FA90283" w14:textId="77777777" w:rsidR="000A2F0B" w:rsidRPr="008E787A" w:rsidRDefault="000A2F0B" w:rsidP="002D6AAE">
            <w:pPr>
              <w:jc w:val="center"/>
              <w:rPr>
                <w:rFonts w:cstheme="minorHAnsi"/>
              </w:rPr>
            </w:pPr>
            <w:r>
              <w:rPr>
                <w:rFonts w:cstheme="minorHAnsi"/>
              </w:rPr>
              <w:t>5</w:t>
            </w:r>
          </w:p>
        </w:tc>
        <w:tc>
          <w:tcPr>
            <w:tcW w:w="0" w:type="auto"/>
            <w:tcBorders>
              <w:left w:val="double" w:sz="4" w:space="0" w:color="auto"/>
              <w:bottom w:val="double" w:sz="4" w:space="0" w:color="auto"/>
              <w:right w:val="double" w:sz="4" w:space="0" w:color="auto"/>
            </w:tcBorders>
          </w:tcPr>
          <w:p w14:paraId="41D2587F"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bottom w:val="double" w:sz="4" w:space="0" w:color="auto"/>
              <w:right w:val="double" w:sz="4" w:space="0" w:color="auto"/>
            </w:tcBorders>
          </w:tcPr>
          <w:p w14:paraId="3D99D22F" w14:textId="77777777" w:rsidR="000A2F0B" w:rsidRPr="008E787A" w:rsidRDefault="000A2F0B" w:rsidP="002D6AAE">
            <w:pPr>
              <w:jc w:val="center"/>
              <w:rPr>
                <w:rFonts w:cstheme="minorHAnsi"/>
              </w:rPr>
            </w:pPr>
            <w:r w:rsidRPr="008E787A">
              <w:rPr>
                <w:rFonts w:cstheme="minorHAnsi"/>
              </w:rPr>
              <w:t>3.11E+02</w:t>
            </w:r>
          </w:p>
        </w:tc>
        <w:tc>
          <w:tcPr>
            <w:tcW w:w="0" w:type="auto"/>
            <w:tcBorders>
              <w:left w:val="double" w:sz="4" w:space="0" w:color="auto"/>
              <w:bottom w:val="double" w:sz="4" w:space="0" w:color="auto"/>
              <w:right w:val="double" w:sz="4" w:space="0" w:color="auto"/>
            </w:tcBorders>
          </w:tcPr>
          <w:p w14:paraId="51212AF1" w14:textId="77777777" w:rsidR="000A2F0B" w:rsidRPr="008E787A" w:rsidRDefault="000A2F0B" w:rsidP="002D6AAE">
            <w:pPr>
              <w:jc w:val="center"/>
              <w:rPr>
                <w:rFonts w:cstheme="minorHAnsi"/>
              </w:rPr>
            </w:pPr>
            <w:r w:rsidRPr="008E787A">
              <w:rPr>
                <w:rFonts w:cstheme="minorHAnsi"/>
              </w:rPr>
              <w:t>-2.64E-01</w:t>
            </w:r>
          </w:p>
        </w:tc>
        <w:tc>
          <w:tcPr>
            <w:tcW w:w="0" w:type="auto"/>
            <w:tcBorders>
              <w:left w:val="double" w:sz="4" w:space="0" w:color="auto"/>
              <w:bottom w:val="double" w:sz="4" w:space="0" w:color="auto"/>
              <w:right w:val="double" w:sz="4" w:space="0" w:color="auto"/>
            </w:tcBorders>
          </w:tcPr>
          <w:p w14:paraId="00793F8A" w14:textId="77777777" w:rsidR="000A2F0B" w:rsidRPr="008E787A" w:rsidRDefault="000A2F0B" w:rsidP="002D6AAE">
            <w:pPr>
              <w:jc w:val="center"/>
              <w:rPr>
                <w:rFonts w:cstheme="minorHAnsi"/>
              </w:rPr>
            </w:pPr>
            <w:r w:rsidRPr="008E787A">
              <w:rPr>
                <w:rFonts w:cstheme="minorHAnsi"/>
              </w:rPr>
              <w:t>-2.44E-01</w:t>
            </w:r>
          </w:p>
        </w:tc>
        <w:tc>
          <w:tcPr>
            <w:tcW w:w="0" w:type="auto"/>
            <w:tcBorders>
              <w:left w:val="double" w:sz="4" w:space="0" w:color="auto"/>
              <w:bottom w:val="double" w:sz="4" w:space="0" w:color="auto"/>
              <w:right w:val="double" w:sz="4" w:space="0" w:color="auto"/>
            </w:tcBorders>
          </w:tcPr>
          <w:p w14:paraId="46873865" w14:textId="77777777" w:rsidR="000A2F0B" w:rsidRPr="008E787A" w:rsidRDefault="000A2F0B" w:rsidP="002D6AAE">
            <w:pPr>
              <w:jc w:val="center"/>
              <w:rPr>
                <w:rFonts w:cstheme="minorHAnsi"/>
              </w:rPr>
            </w:pPr>
            <w:r w:rsidRPr="008E787A">
              <w:rPr>
                <w:rFonts w:cstheme="minorHAnsi"/>
              </w:rPr>
              <w:t>-7.42%</w:t>
            </w:r>
          </w:p>
        </w:tc>
        <w:tc>
          <w:tcPr>
            <w:tcW w:w="1234" w:type="dxa"/>
            <w:tcBorders>
              <w:bottom w:val="double" w:sz="4" w:space="0" w:color="auto"/>
              <w:right w:val="double" w:sz="4" w:space="0" w:color="auto"/>
            </w:tcBorders>
          </w:tcPr>
          <w:p w14:paraId="4C8B5B6D" w14:textId="77777777" w:rsidR="000A2F0B" w:rsidRPr="00AC6EA1" w:rsidRDefault="000A2F0B" w:rsidP="002D6AAE">
            <w:pPr>
              <w:jc w:val="center"/>
              <w:rPr>
                <w:rFonts w:cstheme="minorHAnsi"/>
              </w:rPr>
            </w:pPr>
            <w:r>
              <w:rPr>
                <w:rFonts w:cstheme="minorHAnsi"/>
              </w:rPr>
              <w:t>1.22%</w:t>
            </w:r>
          </w:p>
        </w:tc>
      </w:tr>
      <w:tr w:rsidR="000A2F0B" w:rsidRPr="00F564D9" w14:paraId="528A3E2E" w14:textId="77777777" w:rsidTr="002D6AAE">
        <w:trPr>
          <w:jc w:val="center"/>
        </w:trPr>
        <w:tc>
          <w:tcPr>
            <w:tcW w:w="8459" w:type="dxa"/>
            <w:gridSpan w:val="9"/>
            <w:tcBorders>
              <w:top w:val="double" w:sz="4" w:space="0" w:color="auto"/>
              <w:left w:val="double" w:sz="4" w:space="0" w:color="auto"/>
              <w:bottom w:val="double" w:sz="4" w:space="0" w:color="auto"/>
              <w:right w:val="double" w:sz="4" w:space="0" w:color="auto"/>
            </w:tcBorders>
          </w:tcPr>
          <w:p w14:paraId="29202DD0" w14:textId="77777777" w:rsidR="000A2F0B" w:rsidRPr="00AC6EA1" w:rsidRDefault="000A2F0B" w:rsidP="002D6AAE">
            <w:pPr>
              <w:jc w:val="center"/>
              <w:rPr>
                <w:rFonts w:cstheme="minorHAnsi"/>
                <w:b/>
              </w:rPr>
            </w:pPr>
            <w:r w:rsidRPr="008D43FC">
              <w:rPr>
                <w:rFonts w:cstheme="minorHAnsi"/>
                <w:b/>
                <w:bCs/>
              </w:rPr>
              <w:t xml:space="preserve">Response: </w:t>
            </w:r>
            <m:oMath>
              <m:r>
                <m:rPr>
                  <m:sty m:val="bi"/>
                </m:rPr>
                <w:rPr>
                  <w:rFonts w:ascii="Cambria Math" w:hAnsi="Cambria Math" w:cstheme="minorHAnsi"/>
                </w:rPr>
                <m:t>h</m:t>
              </m:r>
            </m:oMath>
            <w:r w:rsidRPr="008D43FC">
              <w:rPr>
                <w:rFonts w:cstheme="minorHAnsi"/>
                <w:b/>
                <w:bCs/>
              </w:rPr>
              <w:t xml:space="preserve"> </w:t>
            </w:r>
            <w:r>
              <w:rPr>
                <w:rFonts w:cstheme="minorHAnsi"/>
                <w:b/>
                <w:bCs/>
              </w:rPr>
              <w:t>[J/kg] –</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 xml:space="preserve">: </w:t>
            </w:r>
            <m:oMath>
              <m:sSub>
                <m:sSubPr>
                  <m:ctrlPr>
                    <w:rPr>
                      <w:rFonts w:ascii="Cambria Math" w:hAnsi="Cambria Math" w:cstheme="minorHAnsi"/>
                      <w:b/>
                      <w:bCs/>
                      <w:i/>
                    </w:rPr>
                  </m:ctrlPr>
                </m:sSubPr>
                <m:e>
                  <m:r>
                    <m:rPr>
                      <m:sty m:val="bi"/>
                    </m:rPr>
                    <w:rPr>
                      <w:rFonts w:ascii="Cambria Math" w:hAnsi="Cambria Math" w:cstheme="minorHAnsi"/>
                    </w:rPr>
                    <m:t>q</m:t>
                  </m:r>
                </m:e>
                <m:sub>
                  <m:r>
                    <m:rPr>
                      <m:nor/>
                    </m:rPr>
                    <w:rPr>
                      <w:rFonts w:cstheme="minorHAnsi"/>
                      <w:b/>
                      <w:bCs/>
                    </w:rPr>
                    <m:t>tot</m:t>
                  </m:r>
                </m:sub>
              </m:sSub>
            </m:oMath>
          </w:p>
        </w:tc>
      </w:tr>
      <w:tr w:rsidR="000A2F0B" w:rsidRPr="008E787A" w14:paraId="64EB2763" w14:textId="77777777" w:rsidTr="002D6AAE">
        <w:trPr>
          <w:jc w:val="center"/>
        </w:trPr>
        <w:tc>
          <w:tcPr>
            <w:tcW w:w="0" w:type="auto"/>
            <w:tcBorders>
              <w:top w:val="double" w:sz="4" w:space="0" w:color="auto"/>
              <w:left w:val="double" w:sz="4" w:space="0" w:color="auto"/>
            </w:tcBorders>
          </w:tcPr>
          <w:p w14:paraId="1C805EB4" w14:textId="77777777" w:rsidR="000A2F0B" w:rsidRPr="00AC6EA1" w:rsidRDefault="000A2F0B" w:rsidP="002D6AAE">
            <w:pPr>
              <w:jc w:val="center"/>
              <w:rPr>
                <w:rFonts w:cstheme="minorHAnsi"/>
                <w:color w:val="000000"/>
              </w:rPr>
            </w:pPr>
            <w:r w:rsidRPr="00AC6EA1">
              <w:rPr>
                <w:rFonts w:cstheme="minorHAnsi"/>
                <w:color w:val="000000"/>
              </w:rPr>
              <w:t>TC-FPS_01</w:t>
            </w:r>
          </w:p>
        </w:tc>
        <w:tc>
          <w:tcPr>
            <w:tcW w:w="0" w:type="auto"/>
            <w:tcBorders>
              <w:top w:val="double" w:sz="4" w:space="0" w:color="auto"/>
              <w:left w:val="double" w:sz="4" w:space="0" w:color="auto"/>
              <w:right w:val="double" w:sz="4" w:space="0" w:color="auto"/>
            </w:tcBorders>
          </w:tcPr>
          <w:p w14:paraId="03BDD9C4" w14:textId="77777777" w:rsidR="000A2F0B" w:rsidRPr="008E787A" w:rsidRDefault="000A2F0B" w:rsidP="002D6AAE">
            <w:pPr>
              <w:jc w:val="center"/>
              <w:rPr>
                <w:rFonts w:cstheme="minorHAnsi"/>
              </w:rPr>
            </w:pPr>
            <w:r w:rsidRPr="00B10D60">
              <w:rPr>
                <w:rFonts w:cstheme="minorHAnsi"/>
              </w:rPr>
              <w:t>S2</w:t>
            </w:r>
          </w:p>
        </w:tc>
        <w:tc>
          <w:tcPr>
            <w:tcW w:w="0" w:type="auto"/>
            <w:tcBorders>
              <w:top w:val="double" w:sz="4" w:space="0" w:color="auto"/>
              <w:left w:val="double" w:sz="4" w:space="0" w:color="auto"/>
              <w:right w:val="double" w:sz="4" w:space="0" w:color="auto"/>
            </w:tcBorders>
          </w:tcPr>
          <w:p w14:paraId="2557D46D" w14:textId="77777777" w:rsidR="000A2F0B" w:rsidRPr="008E787A" w:rsidRDefault="000A2F0B" w:rsidP="002D6AAE">
            <w:pPr>
              <w:jc w:val="center"/>
              <w:rPr>
                <w:rFonts w:cstheme="minorHAnsi"/>
              </w:rPr>
            </w:pPr>
            <w:r>
              <w:rPr>
                <w:rFonts w:cstheme="minorHAnsi"/>
              </w:rPr>
              <w:t>-</w:t>
            </w:r>
          </w:p>
        </w:tc>
        <w:tc>
          <w:tcPr>
            <w:tcW w:w="0" w:type="auto"/>
            <w:tcBorders>
              <w:top w:val="double" w:sz="4" w:space="0" w:color="auto"/>
              <w:left w:val="double" w:sz="4" w:space="0" w:color="auto"/>
              <w:right w:val="double" w:sz="4" w:space="0" w:color="auto"/>
            </w:tcBorders>
          </w:tcPr>
          <w:p w14:paraId="357D111F" w14:textId="77777777" w:rsidR="000A2F0B" w:rsidRPr="008E787A" w:rsidRDefault="000A2F0B" w:rsidP="002D6AAE">
            <w:pPr>
              <w:jc w:val="center"/>
              <w:rPr>
                <w:rFonts w:cstheme="minorHAnsi"/>
              </w:rPr>
            </w:pPr>
            <w:r w:rsidRPr="008E787A">
              <w:rPr>
                <w:rFonts w:cstheme="minorHAnsi"/>
              </w:rPr>
              <w:t>540</w:t>
            </w:r>
          </w:p>
        </w:tc>
        <w:tc>
          <w:tcPr>
            <w:tcW w:w="0" w:type="auto"/>
            <w:tcBorders>
              <w:top w:val="double" w:sz="4" w:space="0" w:color="auto"/>
              <w:left w:val="double" w:sz="4" w:space="0" w:color="auto"/>
              <w:right w:val="double" w:sz="4" w:space="0" w:color="auto"/>
            </w:tcBorders>
          </w:tcPr>
          <w:p w14:paraId="1A069C98" w14:textId="77777777" w:rsidR="000A2F0B" w:rsidRPr="008E787A" w:rsidRDefault="000A2F0B" w:rsidP="002D6AAE">
            <w:pPr>
              <w:jc w:val="center"/>
              <w:rPr>
                <w:rFonts w:cstheme="minorHAnsi"/>
              </w:rPr>
            </w:pPr>
            <w:r w:rsidRPr="008E787A">
              <w:rPr>
                <w:rFonts w:cstheme="minorHAnsi"/>
              </w:rPr>
              <w:t>2.10E+03</w:t>
            </w:r>
          </w:p>
        </w:tc>
        <w:tc>
          <w:tcPr>
            <w:tcW w:w="0" w:type="auto"/>
            <w:tcBorders>
              <w:top w:val="double" w:sz="4" w:space="0" w:color="auto"/>
              <w:left w:val="double" w:sz="4" w:space="0" w:color="auto"/>
              <w:right w:val="double" w:sz="4" w:space="0" w:color="auto"/>
            </w:tcBorders>
          </w:tcPr>
          <w:p w14:paraId="0AB22DE4" w14:textId="77777777" w:rsidR="000A2F0B" w:rsidRPr="008E787A" w:rsidRDefault="000A2F0B" w:rsidP="002D6AAE">
            <w:pPr>
              <w:jc w:val="center"/>
              <w:rPr>
                <w:rFonts w:cstheme="minorHAnsi"/>
              </w:rPr>
            </w:pPr>
            <w:r w:rsidRPr="008E787A">
              <w:rPr>
                <w:rFonts w:cstheme="minorHAnsi"/>
              </w:rPr>
              <w:t>9.98E-01</w:t>
            </w:r>
          </w:p>
        </w:tc>
        <w:tc>
          <w:tcPr>
            <w:tcW w:w="0" w:type="auto"/>
            <w:tcBorders>
              <w:top w:val="double" w:sz="4" w:space="0" w:color="auto"/>
              <w:left w:val="double" w:sz="4" w:space="0" w:color="auto"/>
              <w:right w:val="double" w:sz="4" w:space="0" w:color="auto"/>
            </w:tcBorders>
          </w:tcPr>
          <w:p w14:paraId="70973FEB" w14:textId="77777777" w:rsidR="000A2F0B" w:rsidRPr="008E787A" w:rsidRDefault="000A2F0B" w:rsidP="002D6AAE">
            <w:pPr>
              <w:jc w:val="center"/>
              <w:rPr>
                <w:rFonts w:cstheme="minorHAnsi"/>
              </w:rPr>
            </w:pPr>
            <w:r w:rsidRPr="008E787A">
              <w:rPr>
                <w:rFonts w:cstheme="minorHAnsi"/>
              </w:rPr>
              <w:t>1.00E+00</w:t>
            </w:r>
          </w:p>
        </w:tc>
        <w:tc>
          <w:tcPr>
            <w:tcW w:w="0" w:type="auto"/>
            <w:tcBorders>
              <w:top w:val="double" w:sz="4" w:space="0" w:color="auto"/>
              <w:left w:val="double" w:sz="4" w:space="0" w:color="auto"/>
              <w:right w:val="double" w:sz="4" w:space="0" w:color="auto"/>
            </w:tcBorders>
          </w:tcPr>
          <w:p w14:paraId="757C0E22" w14:textId="77777777" w:rsidR="000A2F0B" w:rsidRPr="008E787A" w:rsidRDefault="000A2F0B" w:rsidP="002D6AAE">
            <w:pPr>
              <w:jc w:val="center"/>
              <w:rPr>
                <w:rFonts w:cstheme="minorHAnsi"/>
              </w:rPr>
            </w:pPr>
            <w:r w:rsidRPr="008E787A">
              <w:rPr>
                <w:rFonts w:cstheme="minorHAnsi"/>
              </w:rPr>
              <w:t>0.19%</w:t>
            </w:r>
          </w:p>
        </w:tc>
        <w:tc>
          <w:tcPr>
            <w:tcW w:w="1234" w:type="dxa"/>
            <w:tcBorders>
              <w:top w:val="double" w:sz="4" w:space="0" w:color="auto"/>
              <w:right w:val="double" w:sz="4" w:space="0" w:color="auto"/>
            </w:tcBorders>
          </w:tcPr>
          <w:p w14:paraId="3337209E" w14:textId="77777777" w:rsidR="000A2F0B" w:rsidRPr="00AC6EA1" w:rsidRDefault="000A2F0B" w:rsidP="002D6AAE">
            <w:pPr>
              <w:jc w:val="center"/>
              <w:rPr>
                <w:rFonts w:cstheme="minorHAnsi"/>
              </w:rPr>
            </w:pPr>
            <w:r>
              <w:rPr>
                <w:rFonts w:cstheme="minorHAnsi"/>
              </w:rPr>
              <w:t>7.65%</w:t>
            </w:r>
          </w:p>
        </w:tc>
      </w:tr>
      <w:tr w:rsidR="000A2F0B" w:rsidRPr="008E787A" w14:paraId="06370F85" w14:textId="77777777" w:rsidTr="002D6AAE">
        <w:trPr>
          <w:jc w:val="center"/>
        </w:trPr>
        <w:tc>
          <w:tcPr>
            <w:tcW w:w="0" w:type="auto"/>
            <w:tcBorders>
              <w:left w:val="double" w:sz="4" w:space="0" w:color="auto"/>
            </w:tcBorders>
          </w:tcPr>
          <w:p w14:paraId="2C52E093" w14:textId="77777777" w:rsidR="000A2F0B" w:rsidRPr="00AC6EA1" w:rsidRDefault="000A2F0B" w:rsidP="002D6AAE">
            <w:pPr>
              <w:jc w:val="center"/>
              <w:rPr>
                <w:rFonts w:cstheme="minorHAnsi"/>
                <w:color w:val="000000"/>
              </w:rPr>
            </w:pPr>
            <w:r w:rsidRPr="00AC6EA1">
              <w:rPr>
                <w:rFonts w:cstheme="minorHAnsi"/>
                <w:color w:val="000000"/>
              </w:rPr>
              <w:t>TC-FPS_11</w:t>
            </w:r>
          </w:p>
        </w:tc>
        <w:tc>
          <w:tcPr>
            <w:tcW w:w="0" w:type="auto"/>
            <w:tcBorders>
              <w:left w:val="double" w:sz="4" w:space="0" w:color="auto"/>
              <w:right w:val="double" w:sz="4" w:space="0" w:color="auto"/>
            </w:tcBorders>
          </w:tcPr>
          <w:p w14:paraId="027E388E" w14:textId="77777777" w:rsidR="000A2F0B" w:rsidRPr="008E787A" w:rsidRDefault="000A2F0B" w:rsidP="002D6AAE">
            <w:pPr>
              <w:jc w:val="center"/>
              <w:rPr>
                <w:rFonts w:cstheme="minorHAnsi"/>
              </w:rPr>
            </w:pPr>
            <w:r w:rsidRPr="00B10D60">
              <w:rPr>
                <w:rFonts w:cstheme="minorHAnsi"/>
              </w:rPr>
              <w:t>S2</w:t>
            </w:r>
          </w:p>
        </w:tc>
        <w:tc>
          <w:tcPr>
            <w:tcW w:w="0" w:type="auto"/>
            <w:tcBorders>
              <w:left w:val="double" w:sz="4" w:space="0" w:color="auto"/>
              <w:right w:val="double" w:sz="4" w:space="0" w:color="auto"/>
            </w:tcBorders>
          </w:tcPr>
          <w:p w14:paraId="3F4C4833"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6C7A913D"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right w:val="double" w:sz="4" w:space="0" w:color="auto"/>
            </w:tcBorders>
          </w:tcPr>
          <w:p w14:paraId="3522B14B" w14:textId="77777777" w:rsidR="000A2F0B" w:rsidRPr="008E787A" w:rsidRDefault="000A2F0B" w:rsidP="002D6AAE">
            <w:pPr>
              <w:jc w:val="center"/>
              <w:rPr>
                <w:rFonts w:cstheme="minorHAnsi"/>
              </w:rPr>
            </w:pPr>
            <w:r w:rsidRPr="008E787A">
              <w:rPr>
                <w:rFonts w:cstheme="minorHAnsi"/>
              </w:rPr>
              <w:t>1.40E+04</w:t>
            </w:r>
          </w:p>
        </w:tc>
        <w:tc>
          <w:tcPr>
            <w:tcW w:w="0" w:type="auto"/>
            <w:tcBorders>
              <w:left w:val="double" w:sz="4" w:space="0" w:color="auto"/>
              <w:right w:val="double" w:sz="4" w:space="0" w:color="auto"/>
            </w:tcBorders>
          </w:tcPr>
          <w:p w14:paraId="0EF865E3" w14:textId="77777777" w:rsidR="000A2F0B" w:rsidRPr="008E787A" w:rsidRDefault="000A2F0B" w:rsidP="002D6AAE">
            <w:pPr>
              <w:jc w:val="center"/>
              <w:rPr>
                <w:rFonts w:cstheme="minorHAnsi"/>
              </w:rPr>
            </w:pPr>
            <w:r w:rsidRPr="008E787A">
              <w:rPr>
                <w:rFonts w:cstheme="minorHAnsi"/>
              </w:rPr>
              <w:t>9.96E-01</w:t>
            </w:r>
          </w:p>
        </w:tc>
        <w:tc>
          <w:tcPr>
            <w:tcW w:w="0" w:type="auto"/>
            <w:tcBorders>
              <w:left w:val="double" w:sz="4" w:space="0" w:color="auto"/>
              <w:right w:val="double" w:sz="4" w:space="0" w:color="auto"/>
            </w:tcBorders>
          </w:tcPr>
          <w:p w14:paraId="6A696E8F" w14:textId="77777777" w:rsidR="000A2F0B" w:rsidRPr="008E787A" w:rsidRDefault="000A2F0B" w:rsidP="002D6AAE">
            <w:pPr>
              <w:jc w:val="center"/>
              <w:rPr>
                <w:rFonts w:cstheme="minorHAnsi"/>
              </w:rPr>
            </w:pPr>
            <w:r w:rsidRPr="008E787A">
              <w:rPr>
                <w:rFonts w:cstheme="minorHAnsi"/>
              </w:rPr>
              <w:t>1.00E+00</w:t>
            </w:r>
          </w:p>
        </w:tc>
        <w:tc>
          <w:tcPr>
            <w:tcW w:w="0" w:type="auto"/>
            <w:tcBorders>
              <w:left w:val="double" w:sz="4" w:space="0" w:color="auto"/>
              <w:right w:val="double" w:sz="4" w:space="0" w:color="auto"/>
            </w:tcBorders>
          </w:tcPr>
          <w:p w14:paraId="69C34D85" w14:textId="77777777" w:rsidR="000A2F0B" w:rsidRPr="008E787A" w:rsidRDefault="000A2F0B" w:rsidP="002D6AAE">
            <w:pPr>
              <w:jc w:val="center"/>
              <w:rPr>
                <w:rFonts w:cstheme="minorHAnsi"/>
              </w:rPr>
            </w:pPr>
            <w:r w:rsidRPr="008E787A">
              <w:rPr>
                <w:rFonts w:cstheme="minorHAnsi"/>
              </w:rPr>
              <w:t>0.37%</w:t>
            </w:r>
          </w:p>
        </w:tc>
        <w:tc>
          <w:tcPr>
            <w:tcW w:w="1234" w:type="dxa"/>
            <w:tcBorders>
              <w:right w:val="double" w:sz="4" w:space="0" w:color="auto"/>
            </w:tcBorders>
          </w:tcPr>
          <w:p w14:paraId="0481E4E6" w14:textId="77777777" w:rsidR="000A2F0B" w:rsidRPr="00AC6EA1" w:rsidRDefault="000A2F0B" w:rsidP="002D6AAE">
            <w:pPr>
              <w:jc w:val="center"/>
              <w:rPr>
                <w:rFonts w:cstheme="minorHAnsi"/>
              </w:rPr>
            </w:pPr>
            <w:r>
              <w:rPr>
                <w:rFonts w:cstheme="minorHAnsi"/>
              </w:rPr>
              <w:t>7.65%</w:t>
            </w:r>
          </w:p>
        </w:tc>
      </w:tr>
      <w:tr w:rsidR="000A2F0B" w:rsidRPr="008E787A" w14:paraId="7226FA77" w14:textId="77777777" w:rsidTr="002D6AAE">
        <w:trPr>
          <w:jc w:val="center"/>
        </w:trPr>
        <w:tc>
          <w:tcPr>
            <w:tcW w:w="0" w:type="auto"/>
            <w:tcBorders>
              <w:left w:val="double" w:sz="4" w:space="0" w:color="auto"/>
            </w:tcBorders>
          </w:tcPr>
          <w:p w14:paraId="095B0B21" w14:textId="77777777" w:rsidR="000A2F0B" w:rsidRPr="00AC6EA1" w:rsidRDefault="000A2F0B" w:rsidP="002D6AAE">
            <w:pPr>
              <w:jc w:val="center"/>
              <w:rPr>
                <w:rFonts w:cstheme="minorHAnsi"/>
                <w:color w:val="000000"/>
              </w:rPr>
            </w:pPr>
            <w:r w:rsidRPr="00AC6EA1">
              <w:rPr>
                <w:rFonts w:cstheme="minorHAnsi"/>
                <w:color w:val="000000"/>
              </w:rPr>
              <w:t>TC-FPS_04</w:t>
            </w:r>
          </w:p>
        </w:tc>
        <w:tc>
          <w:tcPr>
            <w:tcW w:w="0" w:type="auto"/>
            <w:tcBorders>
              <w:left w:val="double" w:sz="4" w:space="0" w:color="auto"/>
              <w:right w:val="double" w:sz="4" w:space="0" w:color="auto"/>
            </w:tcBorders>
          </w:tcPr>
          <w:p w14:paraId="04C6B21B" w14:textId="77777777" w:rsidR="000A2F0B" w:rsidRPr="008E787A" w:rsidRDefault="000A2F0B" w:rsidP="002D6AAE">
            <w:pPr>
              <w:jc w:val="center"/>
              <w:rPr>
                <w:rFonts w:cstheme="minorHAnsi"/>
              </w:rPr>
            </w:pPr>
            <w:r w:rsidRPr="008F3B91">
              <w:rPr>
                <w:rFonts w:cstheme="minorHAnsi"/>
              </w:rPr>
              <w:t>S26</w:t>
            </w:r>
          </w:p>
        </w:tc>
        <w:tc>
          <w:tcPr>
            <w:tcW w:w="0" w:type="auto"/>
            <w:tcBorders>
              <w:left w:val="double" w:sz="4" w:space="0" w:color="auto"/>
              <w:right w:val="double" w:sz="4" w:space="0" w:color="auto"/>
            </w:tcBorders>
          </w:tcPr>
          <w:p w14:paraId="55AB635D"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2B0FD169" w14:textId="77777777" w:rsidR="000A2F0B" w:rsidRPr="008E787A" w:rsidRDefault="000A2F0B" w:rsidP="002D6AAE">
            <w:pPr>
              <w:jc w:val="center"/>
              <w:rPr>
                <w:rFonts w:cstheme="minorHAnsi"/>
              </w:rPr>
            </w:pPr>
            <w:r w:rsidRPr="008E787A">
              <w:rPr>
                <w:rFonts w:cstheme="minorHAnsi"/>
              </w:rPr>
              <w:t>540</w:t>
            </w:r>
          </w:p>
        </w:tc>
        <w:tc>
          <w:tcPr>
            <w:tcW w:w="0" w:type="auto"/>
            <w:tcBorders>
              <w:left w:val="double" w:sz="4" w:space="0" w:color="auto"/>
              <w:right w:val="double" w:sz="4" w:space="0" w:color="auto"/>
            </w:tcBorders>
          </w:tcPr>
          <w:p w14:paraId="18E16ED5" w14:textId="77777777" w:rsidR="000A2F0B" w:rsidRPr="008E787A" w:rsidRDefault="000A2F0B" w:rsidP="002D6AAE">
            <w:pPr>
              <w:jc w:val="center"/>
              <w:rPr>
                <w:rFonts w:cstheme="minorHAnsi"/>
              </w:rPr>
            </w:pPr>
            <w:r w:rsidRPr="008E787A">
              <w:rPr>
                <w:rFonts w:cstheme="minorHAnsi"/>
              </w:rPr>
              <w:t>1.19E+03</w:t>
            </w:r>
          </w:p>
        </w:tc>
        <w:tc>
          <w:tcPr>
            <w:tcW w:w="0" w:type="auto"/>
            <w:tcBorders>
              <w:left w:val="double" w:sz="4" w:space="0" w:color="auto"/>
              <w:right w:val="double" w:sz="4" w:space="0" w:color="auto"/>
            </w:tcBorders>
          </w:tcPr>
          <w:p w14:paraId="1B659203" w14:textId="77777777" w:rsidR="000A2F0B" w:rsidRPr="008E787A" w:rsidRDefault="000A2F0B" w:rsidP="002D6AAE">
            <w:pPr>
              <w:jc w:val="center"/>
              <w:rPr>
                <w:rFonts w:cstheme="minorHAnsi"/>
              </w:rPr>
            </w:pPr>
            <w:r w:rsidRPr="008E787A">
              <w:rPr>
                <w:rFonts w:cstheme="minorHAnsi"/>
              </w:rPr>
              <w:t>1.00E+00</w:t>
            </w:r>
          </w:p>
        </w:tc>
        <w:tc>
          <w:tcPr>
            <w:tcW w:w="0" w:type="auto"/>
            <w:tcBorders>
              <w:left w:val="double" w:sz="4" w:space="0" w:color="auto"/>
              <w:right w:val="double" w:sz="4" w:space="0" w:color="auto"/>
            </w:tcBorders>
          </w:tcPr>
          <w:p w14:paraId="229F2C26" w14:textId="77777777" w:rsidR="000A2F0B" w:rsidRPr="008E787A" w:rsidRDefault="000A2F0B" w:rsidP="002D6AAE">
            <w:pPr>
              <w:jc w:val="center"/>
              <w:rPr>
                <w:rFonts w:cstheme="minorHAnsi"/>
              </w:rPr>
            </w:pPr>
            <w:r w:rsidRPr="008E787A">
              <w:rPr>
                <w:rFonts w:cstheme="minorHAnsi"/>
              </w:rPr>
              <w:t>1.00E+00</w:t>
            </w:r>
          </w:p>
        </w:tc>
        <w:tc>
          <w:tcPr>
            <w:tcW w:w="0" w:type="auto"/>
            <w:tcBorders>
              <w:left w:val="double" w:sz="4" w:space="0" w:color="auto"/>
              <w:right w:val="double" w:sz="4" w:space="0" w:color="auto"/>
            </w:tcBorders>
          </w:tcPr>
          <w:p w14:paraId="4F6D63FA" w14:textId="77777777" w:rsidR="000A2F0B" w:rsidRPr="008E787A" w:rsidRDefault="000A2F0B" w:rsidP="002D6AAE">
            <w:pPr>
              <w:jc w:val="center"/>
              <w:rPr>
                <w:rFonts w:cstheme="minorHAnsi"/>
              </w:rPr>
            </w:pPr>
            <w:r w:rsidRPr="008E787A">
              <w:rPr>
                <w:rFonts w:cstheme="minorHAnsi"/>
              </w:rPr>
              <w:t>0.01%</w:t>
            </w:r>
          </w:p>
        </w:tc>
        <w:tc>
          <w:tcPr>
            <w:tcW w:w="1234" w:type="dxa"/>
            <w:tcBorders>
              <w:right w:val="double" w:sz="4" w:space="0" w:color="auto"/>
            </w:tcBorders>
          </w:tcPr>
          <w:p w14:paraId="32A1542C" w14:textId="77777777" w:rsidR="000A2F0B" w:rsidRPr="00AC6EA1" w:rsidRDefault="000A2F0B" w:rsidP="002D6AAE">
            <w:pPr>
              <w:jc w:val="center"/>
              <w:rPr>
                <w:rFonts w:cstheme="minorHAnsi"/>
              </w:rPr>
            </w:pPr>
            <w:r>
              <w:rPr>
                <w:rFonts w:cstheme="minorHAnsi"/>
              </w:rPr>
              <w:t>7.66%</w:t>
            </w:r>
          </w:p>
        </w:tc>
      </w:tr>
      <w:tr w:rsidR="000A2F0B" w:rsidRPr="008E787A" w14:paraId="68D67611" w14:textId="77777777" w:rsidTr="002D6AAE">
        <w:trPr>
          <w:jc w:val="center"/>
        </w:trPr>
        <w:tc>
          <w:tcPr>
            <w:tcW w:w="0" w:type="auto"/>
            <w:tcBorders>
              <w:left w:val="double" w:sz="4" w:space="0" w:color="auto"/>
              <w:bottom w:val="double" w:sz="4" w:space="0" w:color="auto"/>
            </w:tcBorders>
          </w:tcPr>
          <w:p w14:paraId="5C63A94E" w14:textId="77777777" w:rsidR="000A2F0B" w:rsidRPr="00AC6EA1" w:rsidRDefault="000A2F0B" w:rsidP="002D6AAE">
            <w:pPr>
              <w:jc w:val="center"/>
              <w:rPr>
                <w:rFonts w:cstheme="minorHAnsi"/>
                <w:color w:val="000000"/>
              </w:rPr>
            </w:pPr>
            <w:r w:rsidRPr="00AC6EA1">
              <w:rPr>
                <w:rFonts w:cstheme="minorHAnsi"/>
                <w:color w:val="000000"/>
              </w:rPr>
              <w:t>TC-FPS_14</w:t>
            </w:r>
          </w:p>
        </w:tc>
        <w:tc>
          <w:tcPr>
            <w:tcW w:w="0" w:type="auto"/>
            <w:tcBorders>
              <w:left w:val="double" w:sz="4" w:space="0" w:color="auto"/>
              <w:bottom w:val="double" w:sz="4" w:space="0" w:color="auto"/>
              <w:right w:val="double" w:sz="4" w:space="0" w:color="auto"/>
            </w:tcBorders>
          </w:tcPr>
          <w:p w14:paraId="7662FBC3" w14:textId="77777777" w:rsidR="000A2F0B" w:rsidRPr="008E787A" w:rsidRDefault="000A2F0B" w:rsidP="002D6AAE">
            <w:pPr>
              <w:jc w:val="center"/>
              <w:rPr>
                <w:rFonts w:cstheme="minorHAnsi"/>
              </w:rPr>
            </w:pPr>
            <w:r w:rsidRPr="008F3B91">
              <w:rPr>
                <w:rFonts w:cstheme="minorHAnsi"/>
              </w:rPr>
              <w:t>S26</w:t>
            </w:r>
          </w:p>
        </w:tc>
        <w:tc>
          <w:tcPr>
            <w:tcW w:w="0" w:type="auto"/>
            <w:tcBorders>
              <w:left w:val="double" w:sz="4" w:space="0" w:color="auto"/>
              <w:bottom w:val="double" w:sz="4" w:space="0" w:color="auto"/>
              <w:right w:val="double" w:sz="4" w:space="0" w:color="auto"/>
            </w:tcBorders>
          </w:tcPr>
          <w:p w14:paraId="4E614D4B"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bottom w:val="double" w:sz="4" w:space="0" w:color="auto"/>
              <w:right w:val="double" w:sz="4" w:space="0" w:color="auto"/>
            </w:tcBorders>
          </w:tcPr>
          <w:p w14:paraId="05DF0DFE"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bottom w:val="double" w:sz="4" w:space="0" w:color="auto"/>
              <w:right w:val="double" w:sz="4" w:space="0" w:color="auto"/>
            </w:tcBorders>
          </w:tcPr>
          <w:p w14:paraId="59287149" w14:textId="77777777" w:rsidR="000A2F0B" w:rsidRPr="008E787A" w:rsidRDefault="000A2F0B" w:rsidP="002D6AAE">
            <w:pPr>
              <w:jc w:val="center"/>
              <w:rPr>
                <w:rFonts w:cstheme="minorHAnsi"/>
              </w:rPr>
            </w:pPr>
            <w:r w:rsidRPr="008E787A">
              <w:rPr>
                <w:rFonts w:cstheme="minorHAnsi"/>
              </w:rPr>
              <w:t>8.93E+03</w:t>
            </w:r>
          </w:p>
        </w:tc>
        <w:tc>
          <w:tcPr>
            <w:tcW w:w="0" w:type="auto"/>
            <w:tcBorders>
              <w:left w:val="double" w:sz="4" w:space="0" w:color="auto"/>
              <w:bottom w:val="double" w:sz="4" w:space="0" w:color="auto"/>
              <w:right w:val="double" w:sz="4" w:space="0" w:color="auto"/>
            </w:tcBorders>
          </w:tcPr>
          <w:p w14:paraId="7F8ED735" w14:textId="77777777" w:rsidR="000A2F0B" w:rsidRPr="008E787A" w:rsidRDefault="000A2F0B" w:rsidP="002D6AAE">
            <w:pPr>
              <w:jc w:val="center"/>
              <w:rPr>
                <w:rFonts w:cstheme="minorHAnsi"/>
              </w:rPr>
            </w:pPr>
            <w:r w:rsidRPr="008E787A">
              <w:rPr>
                <w:rFonts w:cstheme="minorHAnsi"/>
              </w:rPr>
              <w:t>1.00E+00</w:t>
            </w:r>
          </w:p>
        </w:tc>
        <w:tc>
          <w:tcPr>
            <w:tcW w:w="0" w:type="auto"/>
            <w:tcBorders>
              <w:left w:val="double" w:sz="4" w:space="0" w:color="auto"/>
              <w:bottom w:val="double" w:sz="4" w:space="0" w:color="auto"/>
              <w:right w:val="double" w:sz="4" w:space="0" w:color="auto"/>
            </w:tcBorders>
          </w:tcPr>
          <w:p w14:paraId="25E2F65B" w14:textId="77777777" w:rsidR="000A2F0B" w:rsidRPr="008E787A" w:rsidRDefault="000A2F0B" w:rsidP="002D6AAE">
            <w:pPr>
              <w:jc w:val="center"/>
              <w:rPr>
                <w:rFonts w:cstheme="minorHAnsi"/>
              </w:rPr>
            </w:pPr>
            <w:r w:rsidRPr="008E787A">
              <w:rPr>
                <w:rFonts w:cstheme="minorHAnsi"/>
              </w:rPr>
              <w:t>9.99E-01</w:t>
            </w:r>
          </w:p>
        </w:tc>
        <w:tc>
          <w:tcPr>
            <w:tcW w:w="0" w:type="auto"/>
            <w:tcBorders>
              <w:left w:val="double" w:sz="4" w:space="0" w:color="auto"/>
              <w:bottom w:val="double" w:sz="4" w:space="0" w:color="auto"/>
              <w:right w:val="double" w:sz="4" w:space="0" w:color="auto"/>
            </w:tcBorders>
          </w:tcPr>
          <w:p w14:paraId="0F11BC55" w14:textId="77777777" w:rsidR="000A2F0B" w:rsidRPr="008E787A" w:rsidRDefault="000A2F0B" w:rsidP="002D6AAE">
            <w:pPr>
              <w:jc w:val="center"/>
              <w:rPr>
                <w:rFonts w:cstheme="minorHAnsi"/>
              </w:rPr>
            </w:pPr>
            <w:r w:rsidRPr="008E787A">
              <w:rPr>
                <w:rFonts w:cstheme="minorHAnsi"/>
              </w:rPr>
              <w:t>-0.49%</w:t>
            </w:r>
          </w:p>
        </w:tc>
        <w:tc>
          <w:tcPr>
            <w:tcW w:w="1234" w:type="dxa"/>
            <w:tcBorders>
              <w:bottom w:val="double" w:sz="4" w:space="0" w:color="auto"/>
              <w:right w:val="double" w:sz="4" w:space="0" w:color="auto"/>
            </w:tcBorders>
          </w:tcPr>
          <w:p w14:paraId="3672AFFE" w14:textId="77777777" w:rsidR="000A2F0B" w:rsidRPr="00AC6EA1" w:rsidRDefault="000A2F0B" w:rsidP="002D6AAE">
            <w:pPr>
              <w:jc w:val="center"/>
              <w:rPr>
                <w:rFonts w:cstheme="minorHAnsi"/>
              </w:rPr>
            </w:pPr>
            <w:r>
              <w:rPr>
                <w:rFonts w:cstheme="minorHAnsi"/>
              </w:rPr>
              <w:t>7.64%</w:t>
            </w:r>
          </w:p>
        </w:tc>
      </w:tr>
      <w:tr w:rsidR="000A2F0B" w:rsidRPr="00F564D9" w14:paraId="6C634FEB" w14:textId="77777777" w:rsidTr="002D6AAE">
        <w:trPr>
          <w:jc w:val="center"/>
        </w:trPr>
        <w:tc>
          <w:tcPr>
            <w:tcW w:w="8459" w:type="dxa"/>
            <w:gridSpan w:val="9"/>
            <w:tcBorders>
              <w:top w:val="double" w:sz="4" w:space="0" w:color="auto"/>
              <w:left w:val="double" w:sz="4" w:space="0" w:color="auto"/>
              <w:bottom w:val="double" w:sz="4" w:space="0" w:color="auto"/>
              <w:right w:val="double" w:sz="4" w:space="0" w:color="auto"/>
            </w:tcBorders>
          </w:tcPr>
          <w:p w14:paraId="067C5F5E" w14:textId="77777777" w:rsidR="000A2F0B" w:rsidRPr="00AC6EA1" w:rsidRDefault="000A2F0B" w:rsidP="002D6AAE">
            <w:pPr>
              <w:jc w:val="center"/>
              <w:rPr>
                <w:rFonts w:cstheme="minorHAnsi"/>
                <w:b/>
              </w:rPr>
            </w:pPr>
            <w:r w:rsidRPr="00F34BE1">
              <w:rPr>
                <w:rFonts w:cstheme="minorHAnsi"/>
                <w:b/>
                <w:bCs/>
              </w:rPr>
              <w:t xml:space="preserve">Response: </w:t>
            </w:r>
            <m:oMath>
              <m:sSub>
                <m:sSubPr>
                  <m:ctrlPr>
                    <w:rPr>
                      <w:rFonts w:ascii="Cambria Math" w:hAnsi="Cambria Math" w:cstheme="minorHAnsi"/>
                      <w:b/>
                      <w:bCs/>
                      <w:i/>
                    </w:rPr>
                  </m:ctrlPr>
                </m:sSubPr>
                <m:e>
                  <m:r>
                    <m:rPr>
                      <m:sty m:val="bi"/>
                    </m:rPr>
                    <w:rPr>
                      <w:rFonts w:ascii="Cambria Math" w:hAnsi="Cambria Math" w:cstheme="minorHAnsi"/>
                    </w:rPr>
                    <m:t>T</m:t>
                  </m:r>
                </m:e>
                <m:sub>
                  <m:r>
                    <m:rPr>
                      <m:nor/>
                    </m:rPr>
                    <w:rPr>
                      <w:rFonts w:cstheme="minorHAnsi"/>
                      <w:b/>
                      <w:bCs/>
                    </w:rPr>
                    <m:t>co</m:t>
                  </m:r>
                </m:sub>
              </m:sSub>
              <m:r>
                <m:rPr>
                  <m:sty m:val="bi"/>
                </m:rPr>
                <w:rPr>
                  <w:rFonts w:ascii="Cambria Math" w:hAnsi="Cambria Math" w:cstheme="minorHAnsi"/>
                </w:rPr>
                <m:t xml:space="preserve"> [°C]</m:t>
              </m:r>
            </m:oMath>
            <w:r w:rsidRPr="008D43FC">
              <w:rPr>
                <w:rFonts w:cstheme="minorHAnsi"/>
                <w:b/>
                <w:bCs/>
              </w:rPr>
              <w:t xml:space="preserve"> </w:t>
            </w:r>
            <w:r>
              <w:rPr>
                <w:rFonts w:cstheme="minorHAnsi"/>
                <w:b/>
                <w:bCs/>
              </w:rPr>
              <w:t>–</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w:t>
            </w:r>
            <w:r>
              <w:rPr>
                <w:rFonts w:cstheme="minorHAnsi"/>
                <w:b/>
                <w:bCs/>
              </w:rPr>
              <w:t xml:space="preserve"> </w:t>
            </w:r>
            <m:oMath>
              <m:sSub>
                <m:sSubPr>
                  <m:ctrlPr>
                    <w:rPr>
                      <w:rFonts w:ascii="Cambria Math" w:hAnsi="Cambria Math" w:cstheme="minorHAnsi"/>
                      <w:b/>
                      <w:bCs/>
                      <w:i/>
                    </w:rPr>
                  </m:ctrlPr>
                </m:sSubPr>
                <m:e>
                  <m:r>
                    <m:rPr>
                      <m:sty m:val="bi"/>
                    </m:rPr>
                    <w:rPr>
                      <w:rFonts w:ascii="Cambria Math" w:hAnsi="Cambria Math" w:cstheme="minorHAnsi"/>
                    </w:rPr>
                    <m:t>q</m:t>
                  </m:r>
                </m:e>
                <m:sub>
                  <m:r>
                    <m:rPr>
                      <m:nor/>
                    </m:rPr>
                    <w:rPr>
                      <w:rFonts w:cstheme="minorHAnsi"/>
                      <w:b/>
                      <w:bCs/>
                    </w:rPr>
                    <m:t>tot</m:t>
                  </m:r>
                </m:sub>
              </m:sSub>
            </m:oMath>
          </w:p>
        </w:tc>
      </w:tr>
      <w:tr w:rsidR="000A2F0B" w:rsidRPr="008E787A" w14:paraId="6311DF5F" w14:textId="77777777" w:rsidTr="002D6AAE">
        <w:trPr>
          <w:jc w:val="center"/>
        </w:trPr>
        <w:tc>
          <w:tcPr>
            <w:tcW w:w="0" w:type="auto"/>
            <w:tcBorders>
              <w:top w:val="double" w:sz="4" w:space="0" w:color="auto"/>
              <w:left w:val="double" w:sz="4" w:space="0" w:color="auto"/>
            </w:tcBorders>
          </w:tcPr>
          <w:p w14:paraId="38FDE21B" w14:textId="77777777" w:rsidR="000A2F0B" w:rsidRPr="00AC6EA1" w:rsidRDefault="000A2F0B" w:rsidP="002D6AAE">
            <w:pPr>
              <w:jc w:val="center"/>
              <w:rPr>
                <w:rFonts w:cstheme="minorHAnsi"/>
                <w:color w:val="000000"/>
              </w:rPr>
            </w:pPr>
            <w:r w:rsidRPr="00AC6EA1">
              <w:rPr>
                <w:rFonts w:cstheme="minorHAnsi"/>
                <w:color w:val="000000"/>
              </w:rPr>
              <w:t>TC-FPS_16</w:t>
            </w:r>
          </w:p>
        </w:tc>
        <w:tc>
          <w:tcPr>
            <w:tcW w:w="0" w:type="auto"/>
            <w:tcBorders>
              <w:top w:val="double" w:sz="4" w:space="0" w:color="auto"/>
              <w:left w:val="double" w:sz="4" w:space="0" w:color="auto"/>
              <w:right w:val="double" w:sz="4" w:space="0" w:color="auto"/>
            </w:tcBorders>
          </w:tcPr>
          <w:p w14:paraId="7ED809D6" w14:textId="77777777" w:rsidR="000A2F0B" w:rsidRPr="008E787A" w:rsidRDefault="000A2F0B" w:rsidP="002D6AAE">
            <w:pPr>
              <w:jc w:val="center"/>
              <w:rPr>
                <w:rFonts w:cstheme="minorHAnsi"/>
              </w:rPr>
            </w:pPr>
            <w:r w:rsidRPr="002E13C8">
              <w:rPr>
                <w:rFonts w:cstheme="minorHAnsi"/>
              </w:rPr>
              <w:t>S2</w:t>
            </w:r>
          </w:p>
        </w:tc>
        <w:tc>
          <w:tcPr>
            <w:tcW w:w="0" w:type="auto"/>
            <w:tcBorders>
              <w:top w:val="double" w:sz="4" w:space="0" w:color="auto"/>
              <w:left w:val="double" w:sz="4" w:space="0" w:color="auto"/>
              <w:right w:val="double" w:sz="4" w:space="0" w:color="auto"/>
            </w:tcBorders>
          </w:tcPr>
          <w:p w14:paraId="40FE4363" w14:textId="77777777" w:rsidR="000A2F0B" w:rsidRPr="008E787A" w:rsidRDefault="000A2F0B" w:rsidP="002D6AAE">
            <w:pPr>
              <w:jc w:val="center"/>
              <w:rPr>
                <w:rFonts w:cstheme="minorHAnsi"/>
              </w:rPr>
            </w:pPr>
            <w:r w:rsidRPr="008E787A">
              <w:rPr>
                <w:rFonts w:cstheme="minorHAnsi"/>
              </w:rPr>
              <w:t>1</w:t>
            </w:r>
          </w:p>
        </w:tc>
        <w:tc>
          <w:tcPr>
            <w:tcW w:w="0" w:type="auto"/>
            <w:tcBorders>
              <w:top w:val="double" w:sz="4" w:space="0" w:color="auto"/>
              <w:left w:val="double" w:sz="4" w:space="0" w:color="auto"/>
              <w:right w:val="double" w:sz="4" w:space="0" w:color="auto"/>
            </w:tcBorders>
          </w:tcPr>
          <w:p w14:paraId="756C157D" w14:textId="77777777" w:rsidR="000A2F0B" w:rsidRPr="008E787A" w:rsidRDefault="000A2F0B" w:rsidP="002D6AAE">
            <w:pPr>
              <w:jc w:val="center"/>
              <w:rPr>
                <w:rFonts w:cstheme="minorHAnsi"/>
              </w:rPr>
            </w:pPr>
            <w:r w:rsidRPr="008E787A">
              <w:rPr>
                <w:rFonts w:cstheme="minorHAnsi"/>
              </w:rPr>
              <w:t>540</w:t>
            </w:r>
          </w:p>
        </w:tc>
        <w:tc>
          <w:tcPr>
            <w:tcW w:w="0" w:type="auto"/>
            <w:tcBorders>
              <w:top w:val="double" w:sz="4" w:space="0" w:color="auto"/>
              <w:left w:val="double" w:sz="4" w:space="0" w:color="auto"/>
              <w:right w:val="double" w:sz="4" w:space="0" w:color="auto"/>
            </w:tcBorders>
          </w:tcPr>
          <w:p w14:paraId="4E814529" w14:textId="77777777" w:rsidR="000A2F0B" w:rsidRPr="008E787A" w:rsidRDefault="000A2F0B" w:rsidP="002D6AAE">
            <w:pPr>
              <w:jc w:val="center"/>
              <w:rPr>
                <w:rFonts w:cstheme="minorHAnsi"/>
              </w:rPr>
            </w:pPr>
            <w:r w:rsidRPr="008E787A">
              <w:rPr>
                <w:rFonts w:cstheme="minorHAnsi"/>
              </w:rPr>
              <w:t>2.44E+02</w:t>
            </w:r>
          </w:p>
        </w:tc>
        <w:tc>
          <w:tcPr>
            <w:tcW w:w="0" w:type="auto"/>
            <w:tcBorders>
              <w:top w:val="double" w:sz="4" w:space="0" w:color="auto"/>
              <w:left w:val="double" w:sz="4" w:space="0" w:color="auto"/>
              <w:right w:val="double" w:sz="4" w:space="0" w:color="auto"/>
            </w:tcBorders>
          </w:tcPr>
          <w:p w14:paraId="50470D56" w14:textId="77777777" w:rsidR="000A2F0B" w:rsidRPr="008E787A" w:rsidRDefault="000A2F0B" w:rsidP="002D6AAE">
            <w:pPr>
              <w:jc w:val="center"/>
              <w:rPr>
                <w:rFonts w:cstheme="minorHAnsi"/>
              </w:rPr>
            </w:pPr>
            <w:r w:rsidRPr="008E787A">
              <w:rPr>
                <w:rFonts w:cstheme="minorHAnsi"/>
              </w:rPr>
              <w:t>7.43E-02</w:t>
            </w:r>
          </w:p>
        </w:tc>
        <w:tc>
          <w:tcPr>
            <w:tcW w:w="0" w:type="auto"/>
            <w:tcBorders>
              <w:top w:val="double" w:sz="4" w:space="0" w:color="auto"/>
              <w:left w:val="double" w:sz="4" w:space="0" w:color="auto"/>
              <w:right w:val="double" w:sz="4" w:space="0" w:color="auto"/>
            </w:tcBorders>
          </w:tcPr>
          <w:p w14:paraId="50D7751B" w14:textId="77777777" w:rsidR="000A2F0B" w:rsidRPr="008E787A" w:rsidRDefault="000A2F0B" w:rsidP="002D6AAE">
            <w:pPr>
              <w:jc w:val="center"/>
              <w:rPr>
                <w:rFonts w:cstheme="minorHAnsi"/>
              </w:rPr>
            </w:pPr>
            <w:r w:rsidRPr="008E787A">
              <w:rPr>
                <w:rFonts w:cstheme="minorHAnsi"/>
              </w:rPr>
              <w:t>7.59E-02</w:t>
            </w:r>
          </w:p>
        </w:tc>
        <w:tc>
          <w:tcPr>
            <w:tcW w:w="0" w:type="auto"/>
            <w:tcBorders>
              <w:top w:val="double" w:sz="4" w:space="0" w:color="auto"/>
              <w:left w:val="double" w:sz="4" w:space="0" w:color="auto"/>
              <w:right w:val="double" w:sz="4" w:space="0" w:color="auto"/>
            </w:tcBorders>
          </w:tcPr>
          <w:p w14:paraId="74B476FB" w14:textId="77777777" w:rsidR="000A2F0B" w:rsidRPr="008E787A" w:rsidRDefault="000A2F0B" w:rsidP="002D6AAE">
            <w:pPr>
              <w:jc w:val="center"/>
              <w:rPr>
                <w:rFonts w:cstheme="minorHAnsi"/>
              </w:rPr>
            </w:pPr>
            <w:r w:rsidRPr="008E787A">
              <w:rPr>
                <w:rFonts w:cstheme="minorHAnsi"/>
              </w:rPr>
              <w:t>2.21%</w:t>
            </w:r>
          </w:p>
        </w:tc>
        <w:tc>
          <w:tcPr>
            <w:tcW w:w="1234" w:type="dxa"/>
            <w:tcBorders>
              <w:top w:val="double" w:sz="4" w:space="0" w:color="auto"/>
              <w:right w:val="double" w:sz="4" w:space="0" w:color="auto"/>
            </w:tcBorders>
          </w:tcPr>
          <w:p w14:paraId="4A4563C8" w14:textId="77777777" w:rsidR="000A2F0B" w:rsidRPr="00AC6EA1" w:rsidRDefault="000A2F0B" w:rsidP="002D6AAE">
            <w:pPr>
              <w:jc w:val="center"/>
              <w:rPr>
                <w:rFonts w:cstheme="minorHAnsi"/>
              </w:rPr>
            </w:pPr>
            <w:r>
              <w:rPr>
                <w:rFonts w:cstheme="minorHAnsi"/>
              </w:rPr>
              <w:t>0.58%</w:t>
            </w:r>
          </w:p>
        </w:tc>
      </w:tr>
      <w:tr w:rsidR="000A2F0B" w:rsidRPr="008E787A" w14:paraId="532AE61B" w14:textId="77777777" w:rsidTr="002D6AAE">
        <w:trPr>
          <w:jc w:val="center"/>
        </w:trPr>
        <w:tc>
          <w:tcPr>
            <w:tcW w:w="0" w:type="auto"/>
            <w:tcBorders>
              <w:left w:val="double" w:sz="4" w:space="0" w:color="auto"/>
            </w:tcBorders>
          </w:tcPr>
          <w:p w14:paraId="3FB3390C" w14:textId="77777777" w:rsidR="000A2F0B" w:rsidRPr="00AC6EA1" w:rsidRDefault="000A2F0B" w:rsidP="002D6AAE">
            <w:pPr>
              <w:jc w:val="center"/>
              <w:rPr>
                <w:rFonts w:cstheme="minorHAnsi"/>
                <w:color w:val="000000"/>
              </w:rPr>
            </w:pPr>
            <w:r w:rsidRPr="00AC6EA1">
              <w:rPr>
                <w:rFonts w:cstheme="minorHAnsi"/>
                <w:color w:val="000000"/>
              </w:rPr>
              <w:t>TC-FPS_05</w:t>
            </w:r>
          </w:p>
        </w:tc>
        <w:tc>
          <w:tcPr>
            <w:tcW w:w="0" w:type="auto"/>
            <w:tcBorders>
              <w:left w:val="double" w:sz="4" w:space="0" w:color="auto"/>
              <w:right w:val="double" w:sz="4" w:space="0" w:color="auto"/>
            </w:tcBorders>
          </w:tcPr>
          <w:p w14:paraId="59A04CA9" w14:textId="77777777" w:rsidR="000A2F0B" w:rsidRPr="008E787A" w:rsidRDefault="000A2F0B" w:rsidP="002D6AAE">
            <w:pPr>
              <w:jc w:val="center"/>
              <w:rPr>
                <w:rFonts w:cstheme="minorHAnsi"/>
              </w:rPr>
            </w:pPr>
            <w:r w:rsidRPr="002E13C8">
              <w:rPr>
                <w:rFonts w:cstheme="minorHAnsi"/>
              </w:rPr>
              <w:t>S2</w:t>
            </w:r>
          </w:p>
        </w:tc>
        <w:tc>
          <w:tcPr>
            <w:tcW w:w="0" w:type="auto"/>
            <w:tcBorders>
              <w:left w:val="double" w:sz="4" w:space="0" w:color="auto"/>
              <w:right w:val="double" w:sz="4" w:space="0" w:color="auto"/>
            </w:tcBorders>
          </w:tcPr>
          <w:p w14:paraId="75A9DE49" w14:textId="77777777" w:rsidR="000A2F0B" w:rsidRPr="008E787A" w:rsidRDefault="000A2F0B" w:rsidP="002D6AAE">
            <w:pPr>
              <w:jc w:val="center"/>
              <w:rPr>
                <w:rFonts w:cstheme="minorHAnsi"/>
              </w:rPr>
            </w:pPr>
            <w:r w:rsidRPr="008E787A">
              <w:rPr>
                <w:rFonts w:cstheme="minorHAnsi"/>
              </w:rPr>
              <w:t>1</w:t>
            </w:r>
          </w:p>
        </w:tc>
        <w:tc>
          <w:tcPr>
            <w:tcW w:w="0" w:type="auto"/>
            <w:tcBorders>
              <w:left w:val="double" w:sz="4" w:space="0" w:color="auto"/>
              <w:right w:val="double" w:sz="4" w:space="0" w:color="auto"/>
            </w:tcBorders>
          </w:tcPr>
          <w:p w14:paraId="10C19022"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right w:val="double" w:sz="4" w:space="0" w:color="auto"/>
            </w:tcBorders>
          </w:tcPr>
          <w:p w14:paraId="6CC31455" w14:textId="77777777" w:rsidR="000A2F0B" w:rsidRPr="008E787A" w:rsidRDefault="000A2F0B" w:rsidP="002D6AAE">
            <w:pPr>
              <w:jc w:val="center"/>
              <w:rPr>
                <w:rFonts w:cstheme="minorHAnsi"/>
              </w:rPr>
            </w:pPr>
            <w:r w:rsidRPr="008E787A">
              <w:rPr>
                <w:rFonts w:cstheme="minorHAnsi"/>
              </w:rPr>
              <w:t>3.25E+02</w:t>
            </w:r>
          </w:p>
        </w:tc>
        <w:tc>
          <w:tcPr>
            <w:tcW w:w="0" w:type="auto"/>
            <w:tcBorders>
              <w:left w:val="double" w:sz="4" w:space="0" w:color="auto"/>
              <w:right w:val="double" w:sz="4" w:space="0" w:color="auto"/>
            </w:tcBorders>
          </w:tcPr>
          <w:p w14:paraId="12EFF2A0" w14:textId="77777777" w:rsidR="000A2F0B" w:rsidRPr="008E787A" w:rsidRDefault="000A2F0B" w:rsidP="002D6AAE">
            <w:pPr>
              <w:jc w:val="center"/>
              <w:rPr>
                <w:rFonts w:cstheme="minorHAnsi"/>
              </w:rPr>
            </w:pPr>
            <w:r w:rsidRPr="008E787A">
              <w:rPr>
                <w:rFonts w:cstheme="minorHAnsi"/>
              </w:rPr>
              <w:t>3.09E-01</w:t>
            </w:r>
          </w:p>
        </w:tc>
        <w:tc>
          <w:tcPr>
            <w:tcW w:w="0" w:type="auto"/>
            <w:tcBorders>
              <w:left w:val="double" w:sz="4" w:space="0" w:color="auto"/>
              <w:right w:val="double" w:sz="4" w:space="0" w:color="auto"/>
            </w:tcBorders>
          </w:tcPr>
          <w:p w14:paraId="1A3B8D6A" w14:textId="77777777" w:rsidR="000A2F0B" w:rsidRPr="008E787A" w:rsidRDefault="000A2F0B" w:rsidP="002D6AAE">
            <w:pPr>
              <w:jc w:val="center"/>
              <w:rPr>
                <w:rFonts w:cstheme="minorHAnsi"/>
              </w:rPr>
            </w:pPr>
            <w:r w:rsidRPr="008E787A">
              <w:rPr>
                <w:rFonts w:cstheme="minorHAnsi"/>
              </w:rPr>
              <w:t>3.07E-01</w:t>
            </w:r>
          </w:p>
        </w:tc>
        <w:tc>
          <w:tcPr>
            <w:tcW w:w="0" w:type="auto"/>
            <w:tcBorders>
              <w:left w:val="double" w:sz="4" w:space="0" w:color="auto"/>
              <w:right w:val="double" w:sz="4" w:space="0" w:color="auto"/>
            </w:tcBorders>
          </w:tcPr>
          <w:p w14:paraId="79ACD234" w14:textId="77777777" w:rsidR="000A2F0B" w:rsidRPr="008E787A" w:rsidRDefault="000A2F0B" w:rsidP="002D6AAE">
            <w:pPr>
              <w:jc w:val="center"/>
              <w:rPr>
                <w:rFonts w:cstheme="minorHAnsi"/>
              </w:rPr>
            </w:pPr>
            <w:r w:rsidRPr="008E787A">
              <w:rPr>
                <w:rFonts w:cstheme="minorHAnsi"/>
              </w:rPr>
              <w:t>-0.61%</w:t>
            </w:r>
          </w:p>
        </w:tc>
        <w:tc>
          <w:tcPr>
            <w:tcW w:w="1234" w:type="dxa"/>
            <w:tcBorders>
              <w:right w:val="double" w:sz="4" w:space="0" w:color="auto"/>
            </w:tcBorders>
          </w:tcPr>
          <w:p w14:paraId="760905A8" w14:textId="77777777" w:rsidR="000A2F0B" w:rsidRPr="00AC6EA1" w:rsidRDefault="000A2F0B" w:rsidP="002D6AAE">
            <w:pPr>
              <w:jc w:val="center"/>
              <w:rPr>
                <w:rFonts w:cstheme="minorHAnsi"/>
              </w:rPr>
            </w:pPr>
            <w:r>
              <w:rPr>
                <w:rFonts w:cstheme="minorHAnsi"/>
              </w:rPr>
              <w:t>2.35%</w:t>
            </w:r>
          </w:p>
        </w:tc>
      </w:tr>
      <w:tr w:rsidR="000A2F0B" w:rsidRPr="008E787A" w14:paraId="757E5DF1" w14:textId="77777777" w:rsidTr="002D6AAE">
        <w:trPr>
          <w:jc w:val="center"/>
        </w:trPr>
        <w:tc>
          <w:tcPr>
            <w:tcW w:w="0" w:type="auto"/>
            <w:tcBorders>
              <w:left w:val="double" w:sz="4" w:space="0" w:color="auto"/>
            </w:tcBorders>
          </w:tcPr>
          <w:p w14:paraId="2FCA7F30" w14:textId="77777777" w:rsidR="000A2F0B" w:rsidRPr="00AC6EA1" w:rsidRDefault="000A2F0B" w:rsidP="002D6AAE">
            <w:pPr>
              <w:jc w:val="center"/>
              <w:rPr>
                <w:rFonts w:cstheme="minorHAnsi"/>
                <w:color w:val="000000"/>
              </w:rPr>
            </w:pPr>
            <w:r w:rsidRPr="00AC6EA1">
              <w:rPr>
                <w:rFonts w:cstheme="minorHAnsi"/>
                <w:color w:val="000000"/>
              </w:rPr>
              <w:t>TC-FPS_27</w:t>
            </w:r>
          </w:p>
        </w:tc>
        <w:tc>
          <w:tcPr>
            <w:tcW w:w="0" w:type="auto"/>
            <w:tcBorders>
              <w:left w:val="double" w:sz="4" w:space="0" w:color="auto"/>
              <w:right w:val="double" w:sz="4" w:space="0" w:color="auto"/>
            </w:tcBorders>
          </w:tcPr>
          <w:p w14:paraId="067E2510" w14:textId="77777777" w:rsidR="000A2F0B" w:rsidRPr="008E787A" w:rsidRDefault="000A2F0B" w:rsidP="002D6AAE">
            <w:pPr>
              <w:jc w:val="center"/>
              <w:rPr>
                <w:rFonts w:cstheme="minorHAnsi"/>
              </w:rPr>
            </w:pPr>
            <w:r w:rsidRPr="00D519E8">
              <w:rPr>
                <w:rFonts w:cstheme="minorHAnsi"/>
              </w:rPr>
              <w:t>S26</w:t>
            </w:r>
          </w:p>
        </w:tc>
        <w:tc>
          <w:tcPr>
            <w:tcW w:w="0" w:type="auto"/>
            <w:tcBorders>
              <w:left w:val="double" w:sz="4" w:space="0" w:color="auto"/>
              <w:right w:val="double" w:sz="4" w:space="0" w:color="auto"/>
            </w:tcBorders>
          </w:tcPr>
          <w:p w14:paraId="30609B60" w14:textId="77777777" w:rsidR="000A2F0B" w:rsidRPr="008E787A" w:rsidRDefault="000A2F0B" w:rsidP="002D6AAE">
            <w:pPr>
              <w:jc w:val="center"/>
              <w:rPr>
                <w:rFonts w:cstheme="minorHAnsi"/>
              </w:rPr>
            </w:pPr>
            <w:r w:rsidRPr="008E787A">
              <w:rPr>
                <w:rFonts w:cstheme="minorHAnsi"/>
              </w:rPr>
              <w:t>1</w:t>
            </w:r>
            <w:r>
              <w:rPr>
                <w:rFonts w:cstheme="minorHAnsi"/>
              </w:rPr>
              <w:t>8</w:t>
            </w:r>
          </w:p>
        </w:tc>
        <w:tc>
          <w:tcPr>
            <w:tcW w:w="0" w:type="auto"/>
            <w:tcBorders>
              <w:left w:val="double" w:sz="4" w:space="0" w:color="auto"/>
              <w:right w:val="double" w:sz="4" w:space="0" w:color="auto"/>
            </w:tcBorders>
          </w:tcPr>
          <w:p w14:paraId="05356D13" w14:textId="77777777" w:rsidR="000A2F0B" w:rsidRPr="008E787A" w:rsidRDefault="000A2F0B" w:rsidP="002D6AAE">
            <w:pPr>
              <w:jc w:val="center"/>
              <w:rPr>
                <w:rFonts w:cstheme="minorHAnsi"/>
              </w:rPr>
            </w:pPr>
            <w:r w:rsidRPr="008E787A">
              <w:rPr>
                <w:rFonts w:cstheme="minorHAnsi"/>
              </w:rPr>
              <w:t>540</w:t>
            </w:r>
          </w:p>
        </w:tc>
        <w:tc>
          <w:tcPr>
            <w:tcW w:w="0" w:type="auto"/>
            <w:tcBorders>
              <w:left w:val="double" w:sz="4" w:space="0" w:color="auto"/>
              <w:right w:val="double" w:sz="4" w:space="0" w:color="auto"/>
            </w:tcBorders>
          </w:tcPr>
          <w:p w14:paraId="6DA6120B" w14:textId="77777777" w:rsidR="000A2F0B" w:rsidRPr="008E787A" w:rsidRDefault="000A2F0B" w:rsidP="002D6AAE">
            <w:pPr>
              <w:jc w:val="center"/>
              <w:rPr>
                <w:rFonts w:cstheme="minorHAnsi"/>
              </w:rPr>
            </w:pPr>
            <w:r w:rsidRPr="008E787A">
              <w:rPr>
                <w:rFonts w:cstheme="minorHAnsi"/>
              </w:rPr>
              <w:t>2.40E+02</w:t>
            </w:r>
          </w:p>
        </w:tc>
        <w:tc>
          <w:tcPr>
            <w:tcW w:w="0" w:type="auto"/>
            <w:tcBorders>
              <w:left w:val="double" w:sz="4" w:space="0" w:color="auto"/>
              <w:right w:val="double" w:sz="4" w:space="0" w:color="auto"/>
            </w:tcBorders>
          </w:tcPr>
          <w:p w14:paraId="170F2D47" w14:textId="77777777" w:rsidR="000A2F0B" w:rsidRPr="008E787A" w:rsidRDefault="000A2F0B" w:rsidP="002D6AAE">
            <w:pPr>
              <w:jc w:val="center"/>
              <w:rPr>
                <w:rFonts w:cstheme="minorHAnsi"/>
              </w:rPr>
            </w:pPr>
            <w:r w:rsidRPr="008E787A">
              <w:rPr>
                <w:rFonts w:cstheme="minorHAnsi"/>
              </w:rPr>
              <w:t>6.02E-02</w:t>
            </w:r>
          </w:p>
        </w:tc>
        <w:tc>
          <w:tcPr>
            <w:tcW w:w="0" w:type="auto"/>
            <w:tcBorders>
              <w:left w:val="double" w:sz="4" w:space="0" w:color="auto"/>
              <w:right w:val="double" w:sz="4" w:space="0" w:color="auto"/>
            </w:tcBorders>
          </w:tcPr>
          <w:p w14:paraId="3C48CB3E" w14:textId="77777777" w:rsidR="000A2F0B" w:rsidRPr="008E787A" w:rsidRDefault="000A2F0B" w:rsidP="002D6AAE">
            <w:pPr>
              <w:jc w:val="center"/>
              <w:rPr>
                <w:rFonts w:cstheme="minorHAnsi"/>
              </w:rPr>
            </w:pPr>
            <w:r w:rsidRPr="008E787A">
              <w:rPr>
                <w:rFonts w:cstheme="minorHAnsi"/>
              </w:rPr>
              <w:t>6.10E-02</w:t>
            </w:r>
          </w:p>
        </w:tc>
        <w:tc>
          <w:tcPr>
            <w:tcW w:w="0" w:type="auto"/>
            <w:tcBorders>
              <w:left w:val="double" w:sz="4" w:space="0" w:color="auto"/>
              <w:right w:val="double" w:sz="4" w:space="0" w:color="auto"/>
            </w:tcBorders>
          </w:tcPr>
          <w:p w14:paraId="4FA9EA2E" w14:textId="77777777" w:rsidR="000A2F0B" w:rsidRPr="008E787A" w:rsidRDefault="000A2F0B" w:rsidP="002D6AAE">
            <w:pPr>
              <w:jc w:val="center"/>
              <w:rPr>
                <w:rFonts w:cstheme="minorHAnsi"/>
              </w:rPr>
            </w:pPr>
            <w:r w:rsidRPr="008E787A">
              <w:rPr>
                <w:rFonts w:cstheme="minorHAnsi"/>
              </w:rPr>
              <w:t>1.21%</w:t>
            </w:r>
          </w:p>
        </w:tc>
        <w:tc>
          <w:tcPr>
            <w:tcW w:w="1234" w:type="dxa"/>
            <w:tcBorders>
              <w:right w:val="double" w:sz="4" w:space="0" w:color="auto"/>
            </w:tcBorders>
          </w:tcPr>
          <w:p w14:paraId="4489CCB0" w14:textId="77777777" w:rsidR="000A2F0B" w:rsidRPr="00AC6EA1" w:rsidRDefault="000A2F0B" w:rsidP="002D6AAE">
            <w:pPr>
              <w:jc w:val="center"/>
              <w:rPr>
                <w:rFonts w:cstheme="minorHAnsi"/>
              </w:rPr>
            </w:pPr>
            <w:r>
              <w:rPr>
                <w:rFonts w:cstheme="minorHAnsi"/>
              </w:rPr>
              <w:t>0.47%</w:t>
            </w:r>
          </w:p>
        </w:tc>
      </w:tr>
      <w:tr w:rsidR="000A2F0B" w:rsidRPr="008E787A" w14:paraId="714509CB" w14:textId="77777777" w:rsidTr="002D6AAE">
        <w:trPr>
          <w:jc w:val="center"/>
        </w:trPr>
        <w:tc>
          <w:tcPr>
            <w:tcW w:w="0" w:type="auto"/>
            <w:tcBorders>
              <w:left w:val="double" w:sz="4" w:space="0" w:color="auto"/>
            </w:tcBorders>
          </w:tcPr>
          <w:p w14:paraId="0BE6D6DF" w14:textId="77777777" w:rsidR="000A2F0B" w:rsidRPr="00AC6EA1" w:rsidRDefault="000A2F0B" w:rsidP="002D6AAE">
            <w:pPr>
              <w:jc w:val="center"/>
              <w:rPr>
                <w:rFonts w:cstheme="minorHAnsi"/>
                <w:color w:val="000000"/>
              </w:rPr>
            </w:pPr>
            <w:r w:rsidRPr="00AC6EA1">
              <w:rPr>
                <w:rFonts w:cstheme="minorHAnsi"/>
                <w:color w:val="000000"/>
              </w:rPr>
              <w:t>TC-FPS_53</w:t>
            </w:r>
          </w:p>
        </w:tc>
        <w:tc>
          <w:tcPr>
            <w:tcW w:w="0" w:type="auto"/>
            <w:tcBorders>
              <w:left w:val="double" w:sz="4" w:space="0" w:color="auto"/>
              <w:right w:val="double" w:sz="4" w:space="0" w:color="auto"/>
            </w:tcBorders>
          </w:tcPr>
          <w:p w14:paraId="31CDE747" w14:textId="77777777" w:rsidR="000A2F0B" w:rsidRPr="008E787A" w:rsidRDefault="000A2F0B" w:rsidP="002D6AAE">
            <w:pPr>
              <w:jc w:val="center"/>
              <w:rPr>
                <w:rFonts w:cstheme="minorHAnsi"/>
              </w:rPr>
            </w:pPr>
            <w:r w:rsidRPr="00D519E8">
              <w:rPr>
                <w:rFonts w:cstheme="minorHAnsi"/>
              </w:rPr>
              <w:t>S26</w:t>
            </w:r>
          </w:p>
        </w:tc>
        <w:tc>
          <w:tcPr>
            <w:tcW w:w="0" w:type="auto"/>
            <w:tcBorders>
              <w:left w:val="double" w:sz="4" w:space="0" w:color="auto"/>
              <w:right w:val="double" w:sz="4" w:space="0" w:color="auto"/>
            </w:tcBorders>
          </w:tcPr>
          <w:p w14:paraId="432E6676" w14:textId="77777777" w:rsidR="000A2F0B" w:rsidRPr="008E787A" w:rsidRDefault="000A2F0B" w:rsidP="002D6AAE">
            <w:pPr>
              <w:jc w:val="center"/>
              <w:rPr>
                <w:rFonts w:cstheme="minorHAnsi"/>
              </w:rPr>
            </w:pPr>
            <w:r w:rsidRPr="008E787A">
              <w:rPr>
                <w:rFonts w:cstheme="minorHAnsi"/>
              </w:rPr>
              <w:t>1</w:t>
            </w:r>
            <w:r>
              <w:rPr>
                <w:rFonts w:cstheme="minorHAnsi"/>
              </w:rPr>
              <w:t>8</w:t>
            </w:r>
          </w:p>
        </w:tc>
        <w:tc>
          <w:tcPr>
            <w:tcW w:w="0" w:type="auto"/>
            <w:tcBorders>
              <w:left w:val="double" w:sz="4" w:space="0" w:color="auto"/>
              <w:right w:val="double" w:sz="4" w:space="0" w:color="auto"/>
            </w:tcBorders>
          </w:tcPr>
          <w:p w14:paraId="661D8446"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right w:val="double" w:sz="4" w:space="0" w:color="auto"/>
            </w:tcBorders>
          </w:tcPr>
          <w:p w14:paraId="15684F3E" w14:textId="77777777" w:rsidR="000A2F0B" w:rsidRPr="008E787A" w:rsidRDefault="000A2F0B" w:rsidP="002D6AAE">
            <w:pPr>
              <w:jc w:val="center"/>
              <w:rPr>
                <w:rFonts w:cstheme="minorHAnsi"/>
              </w:rPr>
            </w:pPr>
            <w:r w:rsidRPr="008E787A">
              <w:rPr>
                <w:rFonts w:cstheme="minorHAnsi"/>
              </w:rPr>
              <w:t>2.93E+02</w:t>
            </w:r>
          </w:p>
        </w:tc>
        <w:tc>
          <w:tcPr>
            <w:tcW w:w="0" w:type="auto"/>
            <w:tcBorders>
              <w:left w:val="double" w:sz="4" w:space="0" w:color="auto"/>
              <w:right w:val="double" w:sz="4" w:space="0" w:color="auto"/>
            </w:tcBorders>
          </w:tcPr>
          <w:p w14:paraId="5DB4C0E2" w14:textId="77777777" w:rsidR="000A2F0B" w:rsidRPr="008E787A" w:rsidRDefault="000A2F0B" w:rsidP="002D6AAE">
            <w:pPr>
              <w:jc w:val="center"/>
              <w:rPr>
                <w:rFonts w:cstheme="minorHAnsi"/>
              </w:rPr>
            </w:pPr>
            <w:r w:rsidRPr="008E787A">
              <w:rPr>
                <w:rFonts w:cstheme="minorHAnsi"/>
              </w:rPr>
              <w:t>2.32E-01</w:t>
            </w:r>
          </w:p>
        </w:tc>
        <w:tc>
          <w:tcPr>
            <w:tcW w:w="0" w:type="auto"/>
            <w:tcBorders>
              <w:left w:val="double" w:sz="4" w:space="0" w:color="auto"/>
              <w:right w:val="double" w:sz="4" w:space="0" w:color="auto"/>
            </w:tcBorders>
          </w:tcPr>
          <w:p w14:paraId="7A588340" w14:textId="77777777" w:rsidR="000A2F0B" w:rsidRPr="008E787A" w:rsidRDefault="000A2F0B" w:rsidP="002D6AAE">
            <w:pPr>
              <w:jc w:val="center"/>
              <w:rPr>
                <w:rFonts w:cstheme="minorHAnsi"/>
              </w:rPr>
            </w:pPr>
            <w:r w:rsidRPr="008E787A">
              <w:rPr>
                <w:rFonts w:cstheme="minorHAnsi"/>
              </w:rPr>
              <w:t>2.30E-01</w:t>
            </w:r>
          </w:p>
        </w:tc>
        <w:tc>
          <w:tcPr>
            <w:tcW w:w="0" w:type="auto"/>
            <w:tcBorders>
              <w:left w:val="double" w:sz="4" w:space="0" w:color="auto"/>
              <w:right w:val="double" w:sz="4" w:space="0" w:color="auto"/>
            </w:tcBorders>
          </w:tcPr>
          <w:p w14:paraId="30B036B2" w14:textId="77777777" w:rsidR="000A2F0B" w:rsidRPr="008E787A" w:rsidRDefault="000A2F0B" w:rsidP="002D6AAE">
            <w:pPr>
              <w:jc w:val="center"/>
              <w:rPr>
                <w:rFonts w:cstheme="minorHAnsi"/>
              </w:rPr>
            </w:pPr>
            <w:r w:rsidRPr="008E787A">
              <w:rPr>
                <w:rFonts w:cstheme="minorHAnsi"/>
              </w:rPr>
              <w:t>-1.08%</w:t>
            </w:r>
          </w:p>
        </w:tc>
        <w:tc>
          <w:tcPr>
            <w:tcW w:w="1234" w:type="dxa"/>
            <w:tcBorders>
              <w:right w:val="double" w:sz="4" w:space="0" w:color="auto"/>
            </w:tcBorders>
          </w:tcPr>
          <w:p w14:paraId="732F1BA9" w14:textId="77777777" w:rsidR="000A2F0B" w:rsidRPr="00AC6EA1" w:rsidRDefault="000A2F0B" w:rsidP="002D6AAE">
            <w:pPr>
              <w:jc w:val="center"/>
              <w:rPr>
                <w:rFonts w:cstheme="minorHAnsi"/>
              </w:rPr>
            </w:pPr>
            <w:r>
              <w:rPr>
                <w:rFonts w:cstheme="minorHAnsi"/>
              </w:rPr>
              <w:t>1.76%</w:t>
            </w:r>
          </w:p>
        </w:tc>
      </w:tr>
      <w:tr w:rsidR="000A2F0B" w:rsidRPr="008E787A" w14:paraId="7E31236C" w14:textId="77777777" w:rsidTr="002D6AAE">
        <w:trPr>
          <w:jc w:val="center"/>
        </w:trPr>
        <w:tc>
          <w:tcPr>
            <w:tcW w:w="0" w:type="auto"/>
            <w:tcBorders>
              <w:left w:val="double" w:sz="4" w:space="0" w:color="auto"/>
              <w:bottom w:val="double" w:sz="4" w:space="0" w:color="auto"/>
            </w:tcBorders>
          </w:tcPr>
          <w:p w14:paraId="0095A411" w14:textId="77777777" w:rsidR="000A2F0B" w:rsidRPr="00AC6EA1" w:rsidRDefault="000A2F0B" w:rsidP="002D6AAE">
            <w:pPr>
              <w:jc w:val="center"/>
              <w:rPr>
                <w:rFonts w:cstheme="minorHAnsi"/>
                <w:color w:val="000000"/>
              </w:rPr>
            </w:pPr>
            <w:r w:rsidRPr="00AC6EA1">
              <w:rPr>
                <w:rFonts w:cstheme="minorHAnsi"/>
                <w:color w:val="000000"/>
              </w:rPr>
              <w:t>TC-FPS_48</w:t>
            </w:r>
          </w:p>
        </w:tc>
        <w:tc>
          <w:tcPr>
            <w:tcW w:w="0" w:type="auto"/>
            <w:tcBorders>
              <w:left w:val="double" w:sz="4" w:space="0" w:color="auto"/>
              <w:bottom w:val="double" w:sz="4" w:space="0" w:color="auto"/>
              <w:right w:val="double" w:sz="4" w:space="0" w:color="auto"/>
            </w:tcBorders>
          </w:tcPr>
          <w:p w14:paraId="07C3C246" w14:textId="77777777" w:rsidR="000A2F0B" w:rsidRPr="008E787A" w:rsidRDefault="000A2F0B" w:rsidP="002D6AAE">
            <w:pPr>
              <w:jc w:val="center"/>
              <w:rPr>
                <w:rFonts w:cstheme="minorHAnsi"/>
              </w:rPr>
            </w:pPr>
            <w:r>
              <w:rPr>
                <w:rFonts w:cstheme="minorHAnsi"/>
              </w:rPr>
              <w:t>S20</w:t>
            </w:r>
          </w:p>
        </w:tc>
        <w:tc>
          <w:tcPr>
            <w:tcW w:w="0" w:type="auto"/>
            <w:tcBorders>
              <w:left w:val="double" w:sz="4" w:space="0" w:color="auto"/>
              <w:bottom w:val="double" w:sz="4" w:space="0" w:color="auto"/>
              <w:right w:val="double" w:sz="4" w:space="0" w:color="auto"/>
            </w:tcBorders>
          </w:tcPr>
          <w:p w14:paraId="7C009D57" w14:textId="77777777" w:rsidR="000A2F0B" w:rsidRPr="008E787A" w:rsidRDefault="000A2F0B" w:rsidP="002D6AAE">
            <w:pPr>
              <w:jc w:val="center"/>
              <w:rPr>
                <w:rFonts w:cstheme="minorHAnsi"/>
              </w:rPr>
            </w:pPr>
            <w:r>
              <w:rPr>
                <w:rFonts w:cstheme="minorHAnsi"/>
              </w:rPr>
              <w:t>5</w:t>
            </w:r>
          </w:p>
        </w:tc>
        <w:tc>
          <w:tcPr>
            <w:tcW w:w="0" w:type="auto"/>
            <w:tcBorders>
              <w:left w:val="double" w:sz="4" w:space="0" w:color="auto"/>
              <w:bottom w:val="double" w:sz="4" w:space="0" w:color="auto"/>
              <w:right w:val="double" w:sz="4" w:space="0" w:color="auto"/>
            </w:tcBorders>
          </w:tcPr>
          <w:p w14:paraId="3EA11ADD" w14:textId="77777777" w:rsidR="000A2F0B" w:rsidRPr="008E787A" w:rsidRDefault="000A2F0B" w:rsidP="002D6AAE">
            <w:pPr>
              <w:jc w:val="center"/>
              <w:rPr>
                <w:rFonts w:cstheme="minorHAnsi"/>
              </w:rPr>
            </w:pPr>
            <w:r w:rsidRPr="008E787A">
              <w:rPr>
                <w:rFonts w:cstheme="minorHAnsi"/>
              </w:rPr>
              <w:t>1060</w:t>
            </w:r>
          </w:p>
        </w:tc>
        <w:tc>
          <w:tcPr>
            <w:tcW w:w="0" w:type="auto"/>
            <w:tcBorders>
              <w:left w:val="double" w:sz="4" w:space="0" w:color="auto"/>
              <w:bottom w:val="double" w:sz="4" w:space="0" w:color="auto"/>
              <w:right w:val="double" w:sz="4" w:space="0" w:color="auto"/>
            </w:tcBorders>
          </w:tcPr>
          <w:p w14:paraId="45906315" w14:textId="77777777" w:rsidR="000A2F0B" w:rsidRPr="008E787A" w:rsidRDefault="000A2F0B" w:rsidP="002D6AAE">
            <w:pPr>
              <w:jc w:val="center"/>
              <w:rPr>
                <w:rFonts w:cstheme="minorHAnsi"/>
              </w:rPr>
            </w:pPr>
            <w:r w:rsidRPr="008E787A">
              <w:rPr>
                <w:rFonts w:cstheme="minorHAnsi"/>
              </w:rPr>
              <w:t>3.11E+02</w:t>
            </w:r>
          </w:p>
        </w:tc>
        <w:tc>
          <w:tcPr>
            <w:tcW w:w="0" w:type="auto"/>
            <w:tcBorders>
              <w:left w:val="double" w:sz="4" w:space="0" w:color="auto"/>
              <w:bottom w:val="double" w:sz="4" w:space="0" w:color="auto"/>
              <w:right w:val="double" w:sz="4" w:space="0" w:color="auto"/>
            </w:tcBorders>
          </w:tcPr>
          <w:p w14:paraId="4F35EB74" w14:textId="77777777" w:rsidR="000A2F0B" w:rsidRPr="008E787A" w:rsidRDefault="000A2F0B" w:rsidP="002D6AAE">
            <w:pPr>
              <w:jc w:val="center"/>
              <w:rPr>
                <w:rFonts w:cstheme="minorHAnsi"/>
              </w:rPr>
            </w:pPr>
            <w:r w:rsidRPr="008E787A">
              <w:rPr>
                <w:rFonts w:cstheme="minorHAnsi"/>
              </w:rPr>
              <w:t>2.75E-01</w:t>
            </w:r>
          </w:p>
        </w:tc>
        <w:tc>
          <w:tcPr>
            <w:tcW w:w="0" w:type="auto"/>
            <w:tcBorders>
              <w:left w:val="double" w:sz="4" w:space="0" w:color="auto"/>
              <w:bottom w:val="double" w:sz="4" w:space="0" w:color="auto"/>
              <w:right w:val="double" w:sz="4" w:space="0" w:color="auto"/>
            </w:tcBorders>
          </w:tcPr>
          <w:p w14:paraId="62969E46" w14:textId="77777777" w:rsidR="000A2F0B" w:rsidRPr="008E787A" w:rsidRDefault="000A2F0B" w:rsidP="002D6AAE">
            <w:pPr>
              <w:jc w:val="center"/>
              <w:rPr>
                <w:rFonts w:cstheme="minorHAnsi"/>
              </w:rPr>
            </w:pPr>
            <w:r w:rsidRPr="008E787A">
              <w:rPr>
                <w:rFonts w:cstheme="minorHAnsi"/>
              </w:rPr>
              <w:t>2.76E-01</w:t>
            </w:r>
          </w:p>
        </w:tc>
        <w:tc>
          <w:tcPr>
            <w:tcW w:w="0" w:type="auto"/>
            <w:tcBorders>
              <w:left w:val="double" w:sz="4" w:space="0" w:color="auto"/>
              <w:bottom w:val="double" w:sz="4" w:space="0" w:color="auto"/>
              <w:right w:val="double" w:sz="4" w:space="0" w:color="auto"/>
            </w:tcBorders>
          </w:tcPr>
          <w:p w14:paraId="4742DB2A" w14:textId="77777777" w:rsidR="000A2F0B" w:rsidRPr="008E787A" w:rsidRDefault="000A2F0B" w:rsidP="002D6AAE">
            <w:pPr>
              <w:jc w:val="center"/>
              <w:rPr>
                <w:rFonts w:cstheme="minorHAnsi"/>
              </w:rPr>
            </w:pPr>
            <w:r w:rsidRPr="008E787A">
              <w:rPr>
                <w:rFonts w:cstheme="minorHAnsi"/>
              </w:rPr>
              <w:t>0.46%</w:t>
            </w:r>
          </w:p>
        </w:tc>
        <w:tc>
          <w:tcPr>
            <w:tcW w:w="1234" w:type="dxa"/>
            <w:tcBorders>
              <w:bottom w:val="double" w:sz="4" w:space="0" w:color="auto"/>
              <w:right w:val="double" w:sz="4" w:space="0" w:color="auto"/>
            </w:tcBorders>
          </w:tcPr>
          <w:p w14:paraId="6ADEBE23" w14:textId="77777777" w:rsidR="000A2F0B" w:rsidRPr="00AC6EA1" w:rsidRDefault="000A2F0B" w:rsidP="002D6AAE">
            <w:pPr>
              <w:jc w:val="center"/>
              <w:rPr>
                <w:rFonts w:cstheme="minorHAnsi"/>
              </w:rPr>
            </w:pPr>
            <w:r>
              <w:rPr>
                <w:rFonts w:cstheme="minorHAnsi"/>
              </w:rPr>
              <w:t>2.11%</w:t>
            </w:r>
          </w:p>
        </w:tc>
      </w:tr>
    </w:tbl>
    <w:p w14:paraId="3E28D6DA" w14:textId="77777777" w:rsidR="000A2F0B" w:rsidRPr="00446663" w:rsidRDefault="000A2F0B" w:rsidP="000A2F0B">
      <w:pPr>
        <w:rPr>
          <w:lang w:eastAsia="it-IT"/>
        </w:rPr>
      </w:pPr>
    </w:p>
    <w:tbl>
      <w:tblPr>
        <w:tblStyle w:val="ab"/>
        <w:tblW w:w="0" w:type="auto"/>
        <w:jc w:val="center"/>
        <w:tblLook w:val="04A0" w:firstRow="1" w:lastRow="0" w:firstColumn="1" w:lastColumn="0" w:noHBand="0" w:noVBand="1"/>
      </w:tblPr>
      <w:tblGrid>
        <w:gridCol w:w="1152"/>
        <w:gridCol w:w="541"/>
        <w:gridCol w:w="537"/>
        <w:gridCol w:w="976"/>
        <w:gridCol w:w="1047"/>
        <w:gridCol w:w="1131"/>
        <w:gridCol w:w="1219"/>
        <w:gridCol w:w="776"/>
        <w:gridCol w:w="1275"/>
      </w:tblGrid>
      <w:tr w:rsidR="000A2F0B" w:rsidRPr="00F564D9" w14:paraId="6F967B80" w14:textId="77777777" w:rsidTr="002D6AAE">
        <w:trPr>
          <w:jc w:val="center"/>
        </w:trPr>
        <w:tc>
          <w:tcPr>
            <w:tcW w:w="8461" w:type="dxa"/>
            <w:gridSpan w:val="9"/>
            <w:tcBorders>
              <w:top w:val="nil"/>
              <w:left w:val="nil"/>
              <w:bottom w:val="double" w:sz="4" w:space="0" w:color="auto"/>
              <w:right w:val="nil"/>
            </w:tcBorders>
          </w:tcPr>
          <w:p w14:paraId="3FC74356" w14:textId="77777777" w:rsidR="000A2F0B" w:rsidRDefault="000A2F0B" w:rsidP="002D6AAE">
            <w:pPr>
              <w:jc w:val="center"/>
              <w:rPr>
                <w:rFonts w:ascii="Cambria" w:hAnsi="Cambria"/>
                <w:b/>
                <w:bCs/>
              </w:rPr>
            </w:pPr>
            <w:r>
              <w:rPr>
                <w:rFonts w:ascii="Cambria" w:hAnsi="Cambria"/>
                <w:b/>
                <w:bCs/>
              </w:rPr>
              <w:t xml:space="preserve">Table II. </w:t>
            </w:r>
            <w:r>
              <w:rPr>
                <w:rFonts w:ascii="Cambria" w:hAnsi="Cambria"/>
              </w:rPr>
              <w:t>Main S</w:t>
            </w:r>
            <w:r w:rsidRPr="00AC6EA1">
              <w:rPr>
                <w:rFonts w:ascii="Cambria" w:hAnsi="Cambria"/>
              </w:rPr>
              <w:t>/U results for ADP10</w:t>
            </w:r>
            <w:r w:rsidRPr="00C36C63">
              <w:rPr>
                <w:rFonts w:ascii="Cambria" w:hAnsi="Cambria"/>
              </w:rPr>
              <w:t>-SS2</w:t>
            </w:r>
            <w:r>
              <w:rPr>
                <w:rFonts w:ascii="Cambria" w:hAnsi="Cambria"/>
              </w:rPr>
              <w:t>.</w:t>
            </w:r>
          </w:p>
          <w:p w14:paraId="5A6F016C" w14:textId="77777777" w:rsidR="000A2F0B" w:rsidRPr="00A20239" w:rsidRDefault="000A2F0B" w:rsidP="002D6AAE">
            <w:pPr>
              <w:rPr>
                <w:rFonts w:ascii="Cambria" w:hAnsi="Cambria"/>
                <w:b/>
                <w:bCs/>
              </w:rPr>
            </w:pPr>
          </w:p>
        </w:tc>
      </w:tr>
      <w:tr w:rsidR="000A2F0B" w:rsidRPr="008E787A" w14:paraId="1932B834" w14:textId="77777777" w:rsidTr="002D6AAE">
        <w:trPr>
          <w:jc w:val="center"/>
        </w:trPr>
        <w:tc>
          <w:tcPr>
            <w:tcW w:w="0" w:type="auto"/>
            <w:tcBorders>
              <w:top w:val="double" w:sz="4" w:space="0" w:color="auto"/>
              <w:left w:val="double" w:sz="4" w:space="0" w:color="auto"/>
              <w:bottom w:val="double" w:sz="4" w:space="0" w:color="auto"/>
            </w:tcBorders>
          </w:tcPr>
          <w:p w14:paraId="7B0CD395" w14:textId="77777777" w:rsidR="000A2F0B" w:rsidRPr="00AC6EA1" w:rsidRDefault="000A2F0B" w:rsidP="002D6AAE">
            <w:pPr>
              <w:jc w:val="center"/>
              <w:rPr>
                <w:rFonts w:cstheme="minorHAnsi"/>
                <w:b/>
              </w:rPr>
            </w:pPr>
            <w:r>
              <w:rPr>
                <w:rFonts w:cstheme="minorHAnsi"/>
                <w:b/>
                <w:bCs/>
              </w:rPr>
              <w:t>ID</w:t>
            </w:r>
          </w:p>
        </w:tc>
        <w:tc>
          <w:tcPr>
            <w:tcW w:w="0" w:type="auto"/>
            <w:tcBorders>
              <w:top w:val="double" w:sz="4" w:space="0" w:color="auto"/>
              <w:left w:val="double" w:sz="4" w:space="0" w:color="auto"/>
              <w:bottom w:val="double" w:sz="4" w:space="0" w:color="auto"/>
              <w:right w:val="double" w:sz="4" w:space="0" w:color="auto"/>
            </w:tcBorders>
          </w:tcPr>
          <w:p w14:paraId="361E0586" w14:textId="77777777" w:rsidR="000A2F0B" w:rsidRPr="00FC448A" w:rsidRDefault="000A2F0B" w:rsidP="002D6AAE">
            <w:pPr>
              <w:jc w:val="center"/>
              <w:rPr>
                <w:rFonts w:cstheme="minorHAnsi"/>
                <w:b/>
                <w:bCs/>
              </w:rPr>
            </w:pPr>
            <w:r w:rsidRPr="00FC448A">
              <w:rPr>
                <w:rFonts w:cstheme="minorHAnsi"/>
                <w:b/>
                <w:bCs/>
              </w:rPr>
              <w:t>SC</w:t>
            </w:r>
          </w:p>
        </w:tc>
        <w:tc>
          <w:tcPr>
            <w:tcW w:w="0" w:type="auto"/>
            <w:tcBorders>
              <w:top w:val="double" w:sz="4" w:space="0" w:color="auto"/>
              <w:left w:val="double" w:sz="4" w:space="0" w:color="auto"/>
              <w:bottom w:val="double" w:sz="4" w:space="0" w:color="auto"/>
              <w:right w:val="double" w:sz="4" w:space="0" w:color="auto"/>
            </w:tcBorders>
          </w:tcPr>
          <w:p w14:paraId="38C6AC0A" w14:textId="77777777" w:rsidR="000A2F0B" w:rsidRPr="00FC448A" w:rsidRDefault="000A2F0B" w:rsidP="002D6AAE">
            <w:pPr>
              <w:jc w:val="center"/>
              <w:rPr>
                <w:rFonts w:cstheme="minorHAnsi"/>
                <w:b/>
                <w:bCs/>
              </w:rPr>
            </w:pPr>
            <w:r w:rsidRPr="00FC448A">
              <w:rPr>
                <w:rFonts w:cstheme="minorHAnsi"/>
                <w:b/>
                <w:bCs/>
              </w:rPr>
              <w:t>PIN</w:t>
            </w:r>
          </w:p>
        </w:tc>
        <w:tc>
          <w:tcPr>
            <w:tcW w:w="0" w:type="auto"/>
            <w:tcBorders>
              <w:top w:val="double" w:sz="4" w:space="0" w:color="auto"/>
              <w:left w:val="double" w:sz="4" w:space="0" w:color="auto"/>
              <w:bottom w:val="double" w:sz="4" w:space="0" w:color="auto"/>
              <w:right w:val="double" w:sz="4" w:space="0" w:color="auto"/>
            </w:tcBorders>
          </w:tcPr>
          <w:p w14:paraId="38C2C49D" w14:textId="77777777" w:rsidR="000A2F0B" w:rsidRPr="00636DA7" w:rsidRDefault="00B710C3" w:rsidP="002D6AAE">
            <w:pPr>
              <w:jc w:val="center"/>
              <w:rPr>
                <w:rFonts w:cstheme="minorHAnsi"/>
                <w:b/>
                <w:bCs/>
              </w:rPr>
            </w:pPr>
            <m:oMath>
              <m:sSub>
                <m:sSubPr>
                  <m:ctrlPr>
                    <w:rPr>
                      <w:rFonts w:ascii="Cambria Math" w:hAnsi="Cambria Math" w:cstheme="minorHAnsi"/>
                      <w:b/>
                      <w:bCs/>
                      <w:i/>
                    </w:rPr>
                  </m:ctrlPr>
                </m:sSubPr>
                <m:e>
                  <m:r>
                    <m:rPr>
                      <m:sty m:val="bi"/>
                    </m:rPr>
                    <w:rPr>
                      <w:rFonts w:ascii="Cambria Math" w:hAnsi="Cambria Math" w:cstheme="minorHAnsi"/>
                    </w:rPr>
                    <m:t>z</m:t>
                  </m:r>
                </m:e>
                <m:sub>
                  <m:r>
                    <m:rPr>
                      <m:nor/>
                    </m:rPr>
                    <w:rPr>
                      <w:rFonts w:cstheme="minorHAnsi"/>
                      <w:b/>
                      <w:bCs/>
                    </w:rPr>
                    <m:t>p</m:t>
                  </m:r>
                </m:sub>
              </m:sSub>
            </m:oMath>
            <w:r w:rsidR="000A2F0B" w:rsidRPr="00636DA7">
              <w:rPr>
                <w:rFonts w:cstheme="minorHAnsi"/>
                <w:b/>
                <w:bCs/>
              </w:rPr>
              <w:t xml:space="preserve"> </w:t>
            </w:r>
            <w:r w:rsidR="000A2F0B">
              <w:rPr>
                <w:rFonts w:cstheme="minorHAnsi"/>
                <w:b/>
                <w:bCs/>
              </w:rPr>
              <w:t>[</w:t>
            </w:r>
            <w:r w:rsidR="000A2F0B" w:rsidRPr="00636DA7">
              <w:rPr>
                <w:rFonts w:cstheme="minorHAnsi"/>
                <w:b/>
                <w:bCs/>
              </w:rPr>
              <w:t>mm</w:t>
            </w:r>
            <w:r w:rsidR="000A2F0B">
              <w:rPr>
                <w:rFonts w:cstheme="minorHAnsi"/>
                <w:b/>
                <w:bCs/>
              </w:rPr>
              <w:t>]</w:t>
            </w:r>
          </w:p>
        </w:tc>
        <w:tc>
          <w:tcPr>
            <w:tcW w:w="0" w:type="auto"/>
            <w:tcBorders>
              <w:top w:val="double" w:sz="4" w:space="0" w:color="auto"/>
              <w:left w:val="double" w:sz="4" w:space="0" w:color="auto"/>
              <w:bottom w:val="double" w:sz="4" w:space="0" w:color="auto"/>
              <w:right w:val="double" w:sz="4" w:space="0" w:color="auto"/>
            </w:tcBorders>
          </w:tcPr>
          <w:p w14:paraId="22FD91BB" w14:textId="77777777" w:rsidR="000A2F0B" w:rsidRPr="00B36360" w:rsidRDefault="000A2F0B" w:rsidP="002D6AAE">
            <w:pPr>
              <w:jc w:val="center"/>
              <w:rPr>
                <w:rFonts w:cstheme="minorHAnsi"/>
                <w:b/>
                <w:bCs/>
              </w:rPr>
            </w:pPr>
            <m:oMathPara>
              <m:oMath>
                <m:r>
                  <m:rPr>
                    <m:sty m:val="bi"/>
                  </m:rPr>
                  <w:rPr>
                    <w:rFonts w:ascii="Cambria Math" w:hAnsi="Cambria Math" w:cstheme="minorHAnsi"/>
                  </w:rPr>
                  <m:t>R</m:t>
                </m:r>
              </m:oMath>
            </m:oMathPara>
          </w:p>
        </w:tc>
        <w:tc>
          <w:tcPr>
            <w:tcW w:w="0" w:type="auto"/>
            <w:tcBorders>
              <w:top w:val="double" w:sz="4" w:space="0" w:color="auto"/>
              <w:left w:val="double" w:sz="4" w:space="0" w:color="auto"/>
              <w:bottom w:val="double" w:sz="4" w:space="0" w:color="auto"/>
              <w:right w:val="double" w:sz="4" w:space="0" w:color="auto"/>
            </w:tcBorders>
          </w:tcPr>
          <w:p w14:paraId="74CC6C7A" w14:textId="77777777" w:rsidR="000A2F0B" w:rsidRPr="00C212FB" w:rsidRDefault="00B710C3" w:rsidP="002D6AAE">
            <w:pPr>
              <w:jc w:val="center"/>
              <w:rPr>
                <w:rFonts w:cstheme="minorHAnsi"/>
                <w:b/>
                <w:bCs/>
                <w:i/>
              </w:rPr>
            </w:pPr>
            <m:oMathPara>
              <m:oMath>
                <m:sSub>
                  <m:sSubPr>
                    <m:ctrlPr>
                      <w:rPr>
                        <w:rFonts w:ascii="Cambria Math" w:hAnsi="Cambria Math" w:cstheme="minorHAnsi"/>
                        <w:b/>
                        <w:bCs/>
                        <w:i/>
                      </w:rPr>
                    </m:ctrlPr>
                  </m:sSubPr>
                  <m:e>
                    <m:r>
                      <m:rPr>
                        <m:sty m:val="bi"/>
                      </m:rPr>
                      <w:rPr>
                        <w:rFonts w:ascii="Cambria Math" w:hAnsi="Cambria Math" w:cstheme="minorHAnsi"/>
                      </w:rPr>
                      <m:t>S</m:t>
                    </m:r>
                  </m:e>
                  <m:sub>
                    <m:r>
                      <m:rPr>
                        <m:sty m:val="b"/>
                      </m:rPr>
                      <w:rPr>
                        <w:rFonts w:ascii="Cambria Math" w:hAnsi="Cambria Math" w:cstheme="minorHAnsi"/>
                      </w:rPr>
                      <m:t>DP</m:t>
                    </m:r>
                  </m:sub>
                </m:sSub>
                <m:d>
                  <m:dPr>
                    <m:ctrlPr>
                      <w:rPr>
                        <w:rFonts w:ascii="Cambria Math" w:hAnsi="Cambria Math" w:cstheme="minorHAnsi"/>
                        <w:b/>
                        <w:bCs/>
                        <w:i/>
                      </w:rPr>
                    </m:ctrlPr>
                  </m:dPr>
                  <m:e>
                    <m:r>
                      <m:rPr>
                        <m:sty m:val="bi"/>
                      </m:rPr>
                      <w:rPr>
                        <w:rFonts w:ascii="Cambria Math" w:hAnsi="Cambria Math" w:cstheme="minorHAnsi"/>
                      </w:rPr>
                      <m:t>R</m:t>
                    </m:r>
                    <m:r>
                      <m:rPr>
                        <m:sty m:val="bi"/>
                      </m:rPr>
                      <w:rPr>
                        <w:rFonts w:ascii="Cambria Math" w:hAnsi="Cambria Math" w:cstheme="minorHAnsi"/>
                      </w:rPr>
                      <m:t>,</m:t>
                    </m:r>
                    <m:r>
                      <m:rPr>
                        <m:sty m:val="bi"/>
                      </m:rPr>
                      <w:rPr>
                        <w:rFonts w:ascii="Cambria Math" w:hAnsi="Cambria Math" w:cstheme="minorHAnsi"/>
                      </w:rPr>
                      <m:t>α</m:t>
                    </m:r>
                  </m:e>
                </m:d>
              </m:oMath>
            </m:oMathPara>
          </w:p>
        </w:tc>
        <w:tc>
          <w:tcPr>
            <w:tcW w:w="0" w:type="auto"/>
            <w:tcBorders>
              <w:top w:val="double" w:sz="4" w:space="0" w:color="auto"/>
              <w:left w:val="double" w:sz="4" w:space="0" w:color="auto"/>
              <w:bottom w:val="double" w:sz="4" w:space="0" w:color="auto"/>
              <w:right w:val="double" w:sz="4" w:space="0" w:color="auto"/>
            </w:tcBorders>
          </w:tcPr>
          <w:p w14:paraId="616A7157" w14:textId="77777777" w:rsidR="000A2F0B" w:rsidRPr="00A228FB" w:rsidRDefault="00B710C3" w:rsidP="002D6AAE">
            <w:pPr>
              <w:jc w:val="center"/>
              <w:rPr>
                <w:rFonts w:cstheme="minorHAnsi"/>
                <w:b/>
                <w:bCs/>
              </w:rPr>
            </w:pPr>
            <m:oMathPara>
              <m:oMath>
                <m:sSub>
                  <m:sSubPr>
                    <m:ctrlPr>
                      <w:rPr>
                        <w:rFonts w:ascii="Cambria Math" w:hAnsi="Cambria Math" w:cstheme="minorHAnsi"/>
                        <w:b/>
                        <w:bCs/>
                        <w:i/>
                      </w:rPr>
                    </m:ctrlPr>
                  </m:sSubPr>
                  <m:e>
                    <m:r>
                      <m:rPr>
                        <m:sty m:val="bi"/>
                      </m:rPr>
                      <w:rPr>
                        <w:rFonts w:ascii="Cambria Math" w:hAnsi="Cambria Math" w:cstheme="minorHAnsi"/>
                      </w:rPr>
                      <m:t>S</m:t>
                    </m:r>
                  </m:e>
                  <m:sub>
                    <m:r>
                      <m:rPr>
                        <m:sty m:val="b"/>
                      </m:rPr>
                      <w:rPr>
                        <w:rFonts w:ascii="Cambria Math" w:hAnsi="Cambria Math" w:cstheme="minorHAnsi"/>
                      </w:rPr>
                      <m:t>GPT</m:t>
                    </m:r>
                  </m:sub>
                </m:sSub>
                <m:d>
                  <m:dPr>
                    <m:ctrlPr>
                      <w:rPr>
                        <w:rFonts w:ascii="Cambria Math" w:hAnsi="Cambria Math" w:cstheme="minorHAnsi"/>
                        <w:b/>
                        <w:bCs/>
                        <w:i/>
                      </w:rPr>
                    </m:ctrlPr>
                  </m:dPr>
                  <m:e>
                    <m:r>
                      <m:rPr>
                        <m:sty m:val="bi"/>
                      </m:rPr>
                      <w:rPr>
                        <w:rFonts w:ascii="Cambria Math" w:hAnsi="Cambria Math" w:cstheme="minorHAnsi"/>
                      </w:rPr>
                      <m:t>R</m:t>
                    </m:r>
                    <m:r>
                      <m:rPr>
                        <m:sty m:val="bi"/>
                      </m:rPr>
                      <w:rPr>
                        <w:rFonts w:ascii="Cambria Math" w:hAnsi="Cambria Math" w:cstheme="minorHAnsi"/>
                      </w:rPr>
                      <m:t>,</m:t>
                    </m:r>
                    <m:r>
                      <m:rPr>
                        <m:sty m:val="b"/>
                      </m:rPr>
                      <w:rPr>
                        <w:rFonts w:ascii="Cambria Math" w:hAnsi="Cambria Math" w:cstheme="minorHAnsi"/>
                      </w:rPr>
                      <m:t>α</m:t>
                    </m:r>
                  </m:e>
                </m:d>
              </m:oMath>
            </m:oMathPara>
          </w:p>
        </w:tc>
        <w:tc>
          <w:tcPr>
            <w:tcW w:w="776" w:type="dxa"/>
            <w:tcBorders>
              <w:top w:val="double" w:sz="4" w:space="0" w:color="auto"/>
              <w:left w:val="double" w:sz="4" w:space="0" w:color="auto"/>
              <w:bottom w:val="double" w:sz="4" w:space="0" w:color="auto"/>
              <w:right w:val="double" w:sz="4" w:space="0" w:color="auto"/>
            </w:tcBorders>
          </w:tcPr>
          <w:p w14:paraId="4B8AFB89" w14:textId="77777777" w:rsidR="000A2F0B" w:rsidRPr="00C212FB" w:rsidRDefault="000A2F0B" w:rsidP="002D6AAE">
            <w:pPr>
              <w:jc w:val="center"/>
              <w:rPr>
                <w:rFonts w:cstheme="minorHAnsi"/>
                <w:b/>
                <w:bCs/>
                <w:i/>
                <w:iCs/>
              </w:rPr>
            </w:pPr>
            <m:oMathPara>
              <m:oMath>
                <m:r>
                  <m:rPr>
                    <m:sty m:val="bi"/>
                  </m:rPr>
                  <w:rPr>
                    <w:rFonts w:ascii="Cambria Math" w:hAnsi="Cambria Math" w:cstheme="minorHAnsi"/>
                  </w:rPr>
                  <m:t>ε</m:t>
                </m:r>
              </m:oMath>
            </m:oMathPara>
          </w:p>
        </w:tc>
        <w:tc>
          <w:tcPr>
            <w:tcW w:w="1275" w:type="dxa"/>
            <w:tcBorders>
              <w:top w:val="double" w:sz="4" w:space="0" w:color="auto"/>
              <w:bottom w:val="double" w:sz="4" w:space="0" w:color="auto"/>
              <w:right w:val="double" w:sz="4" w:space="0" w:color="auto"/>
            </w:tcBorders>
          </w:tcPr>
          <w:p w14:paraId="2DE083F2" w14:textId="77777777" w:rsidR="000A2F0B" w:rsidRPr="00AC6EA1" w:rsidRDefault="00B710C3" w:rsidP="002D6AAE">
            <w:pPr>
              <w:jc w:val="center"/>
              <w:rPr>
                <w:rFonts w:eastAsia="Calibri" w:cstheme="minorHAnsi"/>
                <w:b/>
              </w:rPr>
            </w:pPr>
            <m:oMathPara>
              <m:oMath>
                <m:sSub>
                  <m:sSubPr>
                    <m:ctrlPr>
                      <w:rPr>
                        <w:rFonts w:ascii="Cambria Math" w:hAnsi="Cambria Math" w:cstheme="minorHAnsi"/>
                        <w:b/>
                        <w:bCs/>
                        <w:i/>
                      </w:rPr>
                    </m:ctrlPr>
                  </m:sSubPr>
                  <m:e>
                    <m:r>
                      <m:rPr>
                        <m:sty m:val="bi"/>
                      </m:rPr>
                      <w:rPr>
                        <w:rFonts w:ascii="Cambria Math" w:hAnsi="Cambria Math" w:cstheme="minorHAnsi"/>
                      </w:rPr>
                      <m:t>U</m:t>
                    </m:r>
                  </m:e>
                  <m:sub>
                    <m:r>
                      <m:rPr>
                        <m:sty m:val="b"/>
                      </m:rPr>
                      <w:rPr>
                        <w:rFonts w:ascii="Cambria Math" w:hAnsi="Cambria Math" w:cstheme="minorHAnsi"/>
                      </w:rPr>
                      <m:t>GPT</m:t>
                    </m:r>
                  </m:sub>
                </m:sSub>
                <m:d>
                  <m:dPr>
                    <m:ctrlPr>
                      <w:rPr>
                        <w:rFonts w:ascii="Cambria Math" w:hAnsi="Cambria Math" w:cstheme="minorHAnsi"/>
                        <w:b/>
                        <w:bCs/>
                        <w:i/>
                      </w:rPr>
                    </m:ctrlPr>
                  </m:dPr>
                  <m:e>
                    <m:r>
                      <m:rPr>
                        <m:sty m:val="bi"/>
                      </m:rPr>
                      <w:rPr>
                        <w:rFonts w:ascii="Cambria Math" w:hAnsi="Cambria Math" w:cstheme="minorHAnsi"/>
                      </w:rPr>
                      <m:t>R</m:t>
                    </m:r>
                    <m:r>
                      <m:rPr>
                        <m:sty m:val="bi"/>
                      </m:rPr>
                      <w:rPr>
                        <w:rFonts w:ascii="Cambria Math" w:hAnsi="Cambria Math" w:cstheme="minorHAnsi"/>
                      </w:rPr>
                      <m:t>,</m:t>
                    </m:r>
                    <m:r>
                      <m:rPr>
                        <m:sty m:val="b"/>
                      </m:rPr>
                      <w:rPr>
                        <w:rFonts w:ascii="Cambria Math" w:hAnsi="Cambria Math" w:cstheme="minorHAnsi"/>
                      </w:rPr>
                      <m:t>α</m:t>
                    </m:r>
                  </m:e>
                </m:d>
              </m:oMath>
            </m:oMathPara>
          </w:p>
        </w:tc>
      </w:tr>
      <w:tr w:rsidR="000A2F0B" w:rsidRPr="00F564D9" w14:paraId="7FBCFC60" w14:textId="77777777" w:rsidTr="002D6AAE">
        <w:trPr>
          <w:jc w:val="center"/>
        </w:trPr>
        <w:tc>
          <w:tcPr>
            <w:tcW w:w="8461" w:type="dxa"/>
            <w:gridSpan w:val="9"/>
            <w:tcBorders>
              <w:top w:val="double" w:sz="4" w:space="0" w:color="auto"/>
              <w:left w:val="double" w:sz="4" w:space="0" w:color="auto"/>
              <w:bottom w:val="double" w:sz="4" w:space="0" w:color="auto"/>
              <w:right w:val="double" w:sz="4" w:space="0" w:color="auto"/>
            </w:tcBorders>
          </w:tcPr>
          <w:p w14:paraId="49D15BD6" w14:textId="77777777" w:rsidR="000A2F0B" w:rsidRPr="008D43FC" w:rsidRDefault="000A2F0B" w:rsidP="002D6AAE">
            <w:pPr>
              <w:jc w:val="center"/>
              <w:rPr>
                <w:rFonts w:cstheme="minorHAnsi"/>
                <w:b/>
                <w:bCs/>
              </w:rPr>
            </w:pPr>
            <w:r w:rsidRPr="008D43FC">
              <w:rPr>
                <w:rFonts w:cstheme="minorHAnsi"/>
                <w:b/>
                <w:bCs/>
              </w:rPr>
              <w:t xml:space="preserve">Response: </w:t>
            </w:r>
            <m:oMath>
              <m:r>
                <m:rPr>
                  <m:sty m:val="bi"/>
                </m:rPr>
                <w:rPr>
                  <w:rFonts w:ascii="Cambria Math" w:hAnsi="Cambria Math" w:cstheme="minorHAnsi"/>
                </w:rPr>
                <m:t>h</m:t>
              </m:r>
            </m:oMath>
            <w:r w:rsidRPr="008D43FC">
              <w:rPr>
                <w:rFonts w:cstheme="minorHAnsi"/>
                <w:b/>
                <w:bCs/>
              </w:rPr>
              <w:t xml:space="preserve"> </w:t>
            </w:r>
            <w:r>
              <w:rPr>
                <w:rFonts w:cstheme="minorHAnsi"/>
                <w:b/>
                <w:bCs/>
              </w:rPr>
              <w:t>[J/kg] –</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 xml:space="preserve">: </w:t>
            </w:r>
            <m:oMath>
              <m:sSub>
                <m:sSubPr>
                  <m:ctrlPr>
                    <w:rPr>
                      <w:rFonts w:ascii="Cambria Math" w:hAnsi="Cambria Math" w:cstheme="minorHAnsi"/>
                      <w:b/>
                      <w:bCs/>
                      <w:i/>
                    </w:rPr>
                  </m:ctrlPr>
                </m:sSubPr>
                <m:e>
                  <m:r>
                    <m:rPr>
                      <m:sty m:val="bi"/>
                    </m:rPr>
                    <w:rPr>
                      <w:rFonts w:ascii="Cambria Math" w:hAnsi="Cambria Math" w:cstheme="minorHAnsi"/>
                    </w:rPr>
                    <m:t>m</m:t>
                  </m:r>
                </m:e>
                <m:sub>
                  <m:r>
                    <m:rPr>
                      <m:nor/>
                    </m:rPr>
                    <w:rPr>
                      <w:rFonts w:cstheme="minorHAnsi"/>
                      <w:b/>
                      <w:bCs/>
                    </w:rPr>
                    <m:t>tot</m:t>
                  </m:r>
                </m:sub>
              </m:sSub>
            </m:oMath>
          </w:p>
        </w:tc>
      </w:tr>
      <w:tr w:rsidR="000A2F0B" w:rsidRPr="008E787A" w14:paraId="4087D2F1" w14:textId="77777777" w:rsidTr="002D6AAE">
        <w:trPr>
          <w:jc w:val="center"/>
        </w:trPr>
        <w:tc>
          <w:tcPr>
            <w:tcW w:w="0" w:type="auto"/>
            <w:tcBorders>
              <w:top w:val="double" w:sz="4" w:space="0" w:color="auto"/>
              <w:left w:val="double" w:sz="4" w:space="0" w:color="auto"/>
            </w:tcBorders>
          </w:tcPr>
          <w:p w14:paraId="102AF4B3" w14:textId="77777777" w:rsidR="000A2F0B" w:rsidRPr="00AC6EA1" w:rsidRDefault="000A2F0B" w:rsidP="002D6AAE">
            <w:pPr>
              <w:jc w:val="center"/>
              <w:rPr>
                <w:rFonts w:cstheme="minorHAnsi"/>
                <w:color w:val="000000"/>
              </w:rPr>
            </w:pPr>
            <w:r w:rsidRPr="00AC6EA1">
              <w:rPr>
                <w:rFonts w:cstheme="minorHAnsi"/>
                <w:color w:val="000000"/>
              </w:rPr>
              <w:t>TC-FPS_01</w:t>
            </w:r>
          </w:p>
        </w:tc>
        <w:tc>
          <w:tcPr>
            <w:tcW w:w="0" w:type="auto"/>
            <w:tcBorders>
              <w:top w:val="double" w:sz="4" w:space="0" w:color="auto"/>
              <w:left w:val="double" w:sz="4" w:space="0" w:color="auto"/>
              <w:right w:val="double" w:sz="4" w:space="0" w:color="auto"/>
            </w:tcBorders>
          </w:tcPr>
          <w:p w14:paraId="5AFA3A63" w14:textId="77777777" w:rsidR="000A2F0B" w:rsidRPr="008E787A" w:rsidRDefault="000A2F0B" w:rsidP="002D6AAE">
            <w:pPr>
              <w:jc w:val="center"/>
              <w:rPr>
                <w:rFonts w:cstheme="minorHAnsi"/>
              </w:rPr>
            </w:pPr>
            <w:r>
              <w:rPr>
                <w:rFonts w:cstheme="minorHAnsi"/>
              </w:rPr>
              <w:t>S2</w:t>
            </w:r>
          </w:p>
        </w:tc>
        <w:tc>
          <w:tcPr>
            <w:tcW w:w="0" w:type="auto"/>
            <w:tcBorders>
              <w:top w:val="double" w:sz="4" w:space="0" w:color="auto"/>
              <w:left w:val="double" w:sz="4" w:space="0" w:color="auto"/>
              <w:right w:val="double" w:sz="4" w:space="0" w:color="auto"/>
            </w:tcBorders>
          </w:tcPr>
          <w:p w14:paraId="4C9ECD1E" w14:textId="77777777" w:rsidR="000A2F0B" w:rsidRPr="008E787A" w:rsidRDefault="000A2F0B" w:rsidP="002D6AAE">
            <w:pPr>
              <w:jc w:val="center"/>
              <w:rPr>
                <w:rFonts w:cstheme="minorHAnsi"/>
              </w:rPr>
            </w:pPr>
            <w:r>
              <w:rPr>
                <w:rFonts w:cstheme="minorHAnsi"/>
              </w:rPr>
              <w:t>-</w:t>
            </w:r>
          </w:p>
        </w:tc>
        <w:tc>
          <w:tcPr>
            <w:tcW w:w="0" w:type="auto"/>
            <w:tcBorders>
              <w:top w:val="double" w:sz="4" w:space="0" w:color="auto"/>
              <w:left w:val="double" w:sz="4" w:space="0" w:color="auto"/>
              <w:right w:val="double" w:sz="4" w:space="0" w:color="auto"/>
            </w:tcBorders>
          </w:tcPr>
          <w:p w14:paraId="032FD9FC" w14:textId="77777777" w:rsidR="000A2F0B" w:rsidRPr="008E787A" w:rsidRDefault="000A2F0B" w:rsidP="002D6AAE">
            <w:pPr>
              <w:jc w:val="center"/>
              <w:rPr>
                <w:rFonts w:cstheme="minorHAnsi"/>
              </w:rPr>
            </w:pPr>
            <w:r w:rsidRPr="0080323F">
              <w:rPr>
                <w:rFonts w:cstheme="minorHAnsi"/>
              </w:rPr>
              <w:t>540</w:t>
            </w:r>
          </w:p>
        </w:tc>
        <w:tc>
          <w:tcPr>
            <w:tcW w:w="0" w:type="auto"/>
            <w:tcBorders>
              <w:top w:val="double" w:sz="4" w:space="0" w:color="auto"/>
              <w:left w:val="double" w:sz="4" w:space="0" w:color="auto"/>
              <w:right w:val="double" w:sz="4" w:space="0" w:color="auto"/>
            </w:tcBorders>
          </w:tcPr>
          <w:p w14:paraId="5DCA431B" w14:textId="77777777" w:rsidR="000A2F0B" w:rsidRPr="008E787A" w:rsidRDefault="000A2F0B" w:rsidP="002D6AAE">
            <w:pPr>
              <w:jc w:val="center"/>
              <w:rPr>
                <w:rFonts w:cstheme="minorHAnsi"/>
              </w:rPr>
            </w:pPr>
            <w:r w:rsidRPr="0080323F">
              <w:rPr>
                <w:rFonts w:cstheme="minorHAnsi"/>
              </w:rPr>
              <w:t>4.13E+03</w:t>
            </w:r>
          </w:p>
        </w:tc>
        <w:tc>
          <w:tcPr>
            <w:tcW w:w="0" w:type="auto"/>
            <w:tcBorders>
              <w:top w:val="double" w:sz="4" w:space="0" w:color="auto"/>
              <w:left w:val="double" w:sz="4" w:space="0" w:color="auto"/>
              <w:right w:val="double" w:sz="4" w:space="0" w:color="auto"/>
            </w:tcBorders>
          </w:tcPr>
          <w:p w14:paraId="337D433F" w14:textId="77777777" w:rsidR="000A2F0B" w:rsidRPr="008E787A" w:rsidRDefault="000A2F0B" w:rsidP="002D6AAE">
            <w:pPr>
              <w:jc w:val="center"/>
              <w:rPr>
                <w:rFonts w:cstheme="minorHAnsi"/>
              </w:rPr>
            </w:pPr>
            <w:r w:rsidRPr="0080323F">
              <w:rPr>
                <w:rFonts w:cstheme="minorHAnsi"/>
              </w:rPr>
              <w:t>-9.96E-01</w:t>
            </w:r>
          </w:p>
        </w:tc>
        <w:tc>
          <w:tcPr>
            <w:tcW w:w="0" w:type="auto"/>
            <w:tcBorders>
              <w:top w:val="double" w:sz="4" w:space="0" w:color="auto"/>
              <w:left w:val="double" w:sz="4" w:space="0" w:color="auto"/>
              <w:right w:val="double" w:sz="4" w:space="0" w:color="auto"/>
            </w:tcBorders>
          </w:tcPr>
          <w:p w14:paraId="67898999" w14:textId="77777777" w:rsidR="000A2F0B" w:rsidRPr="008E787A" w:rsidRDefault="000A2F0B" w:rsidP="002D6AAE">
            <w:pPr>
              <w:jc w:val="center"/>
              <w:rPr>
                <w:rFonts w:cstheme="minorHAnsi"/>
              </w:rPr>
            </w:pPr>
            <w:r w:rsidRPr="0080323F">
              <w:rPr>
                <w:rFonts w:cstheme="minorHAnsi"/>
              </w:rPr>
              <w:t>-9.57E-01</w:t>
            </w:r>
          </w:p>
        </w:tc>
        <w:tc>
          <w:tcPr>
            <w:tcW w:w="776" w:type="dxa"/>
            <w:tcBorders>
              <w:top w:val="double" w:sz="4" w:space="0" w:color="auto"/>
              <w:left w:val="double" w:sz="4" w:space="0" w:color="auto"/>
              <w:right w:val="double" w:sz="4" w:space="0" w:color="auto"/>
            </w:tcBorders>
          </w:tcPr>
          <w:p w14:paraId="227097E3" w14:textId="77777777" w:rsidR="000A2F0B" w:rsidRPr="008E787A" w:rsidRDefault="000A2F0B" w:rsidP="002D6AAE">
            <w:pPr>
              <w:jc w:val="center"/>
              <w:rPr>
                <w:rFonts w:cstheme="minorHAnsi"/>
              </w:rPr>
            </w:pPr>
            <w:r w:rsidRPr="0080323F">
              <w:rPr>
                <w:rFonts w:cstheme="minorHAnsi"/>
              </w:rPr>
              <w:t>-3.91%</w:t>
            </w:r>
          </w:p>
        </w:tc>
        <w:tc>
          <w:tcPr>
            <w:tcW w:w="1275" w:type="dxa"/>
            <w:tcBorders>
              <w:top w:val="double" w:sz="4" w:space="0" w:color="auto"/>
              <w:right w:val="double" w:sz="4" w:space="0" w:color="auto"/>
            </w:tcBorders>
          </w:tcPr>
          <w:p w14:paraId="547FA91E" w14:textId="77777777" w:rsidR="000A2F0B" w:rsidRPr="00AC6EA1" w:rsidRDefault="000A2F0B" w:rsidP="002D6AAE">
            <w:pPr>
              <w:jc w:val="center"/>
              <w:rPr>
                <w:rFonts w:cstheme="minorHAnsi"/>
              </w:rPr>
            </w:pPr>
            <w:r w:rsidRPr="00255D39">
              <w:rPr>
                <w:rFonts w:cstheme="minorHAnsi"/>
              </w:rPr>
              <w:t>3.54%</w:t>
            </w:r>
          </w:p>
        </w:tc>
      </w:tr>
      <w:tr w:rsidR="000A2F0B" w:rsidRPr="008E787A" w14:paraId="49D86164" w14:textId="77777777" w:rsidTr="002D6AAE">
        <w:trPr>
          <w:jc w:val="center"/>
        </w:trPr>
        <w:tc>
          <w:tcPr>
            <w:tcW w:w="0" w:type="auto"/>
            <w:tcBorders>
              <w:left w:val="double" w:sz="4" w:space="0" w:color="auto"/>
            </w:tcBorders>
          </w:tcPr>
          <w:p w14:paraId="35B448BC" w14:textId="77777777" w:rsidR="000A2F0B" w:rsidRPr="00AC6EA1" w:rsidRDefault="000A2F0B" w:rsidP="002D6AAE">
            <w:pPr>
              <w:jc w:val="center"/>
              <w:rPr>
                <w:rFonts w:cstheme="minorHAnsi"/>
                <w:color w:val="000000"/>
              </w:rPr>
            </w:pPr>
            <w:r w:rsidRPr="00AC6EA1">
              <w:rPr>
                <w:rFonts w:cstheme="minorHAnsi"/>
                <w:color w:val="000000"/>
              </w:rPr>
              <w:t>TC-FPS_11</w:t>
            </w:r>
          </w:p>
        </w:tc>
        <w:tc>
          <w:tcPr>
            <w:tcW w:w="0" w:type="auto"/>
            <w:tcBorders>
              <w:left w:val="double" w:sz="4" w:space="0" w:color="auto"/>
              <w:right w:val="double" w:sz="4" w:space="0" w:color="auto"/>
            </w:tcBorders>
          </w:tcPr>
          <w:p w14:paraId="60571E53" w14:textId="77777777" w:rsidR="000A2F0B" w:rsidRPr="008E787A" w:rsidRDefault="000A2F0B" w:rsidP="002D6AAE">
            <w:pPr>
              <w:jc w:val="center"/>
              <w:rPr>
                <w:rFonts w:cstheme="minorHAnsi"/>
              </w:rPr>
            </w:pPr>
            <w:r>
              <w:rPr>
                <w:rFonts w:cstheme="minorHAnsi"/>
              </w:rPr>
              <w:t>S2</w:t>
            </w:r>
          </w:p>
        </w:tc>
        <w:tc>
          <w:tcPr>
            <w:tcW w:w="0" w:type="auto"/>
            <w:tcBorders>
              <w:left w:val="double" w:sz="4" w:space="0" w:color="auto"/>
              <w:right w:val="double" w:sz="4" w:space="0" w:color="auto"/>
            </w:tcBorders>
          </w:tcPr>
          <w:p w14:paraId="093341AE"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0E6B566D"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right w:val="double" w:sz="4" w:space="0" w:color="auto"/>
            </w:tcBorders>
          </w:tcPr>
          <w:p w14:paraId="46DF5F80" w14:textId="77777777" w:rsidR="000A2F0B" w:rsidRPr="008E787A" w:rsidRDefault="000A2F0B" w:rsidP="002D6AAE">
            <w:pPr>
              <w:jc w:val="center"/>
              <w:rPr>
                <w:rFonts w:cstheme="minorHAnsi"/>
              </w:rPr>
            </w:pPr>
            <w:r w:rsidRPr="0080323F">
              <w:rPr>
                <w:rFonts w:cstheme="minorHAnsi"/>
              </w:rPr>
              <w:t>2.72E+04</w:t>
            </w:r>
          </w:p>
        </w:tc>
        <w:tc>
          <w:tcPr>
            <w:tcW w:w="0" w:type="auto"/>
            <w:tcBorders>
              <w:left w:val="double" w:sz="4" w:space="0" w:color="auto"/>
              <w:right w:val="double" w:sz="4" w:space="0" w:color="auto"/>
            </w:tcBorders>
          </w:tcPr>
          <w:p w14:paraId="025F8B6B" w14:textId="77777777" w:rsidR="000A2F0B" w:rsidRPr="008E787A" w:rsidRDefault="000A2F0B" w:rsidP="002D6AAE">
            <w:pPr>
              <w:jc w:val="center"/>
              <w:rPr>
                <w:rFonts w:cstheme="minorHAnsi"/>
              </w:rPr>
            </w:pPr>
            <w:r w:rsidRPr="0080323F">
              <w:rPr>
                <w:rFonts w:cstheme="minorHAnsi"/>
              </w:rPr>
              <w:t>-9.73E-01</w:t>
            </w:r>
          </w:p>
        </w:tc>
        <w:tc>
          <w:tcPr>
            <w:tcW w:w="0" w:type="auto"/>
            <w:tcBorders>
              <w:left w:val="double" w:sz="4" w:space="0" w:color="auto"/>
              <w:right w:val="double" w:sz="4" w:space="0" w:color="auto"/>
            </w:tcBorders>
          </w:tcPr>
          <w:p w14:paraId="26743A26" w14:textId="77777777" w:rsidR="000A2F0B" w:rsidRPr="008E787A" w:rsidRDefault="000A2F0B" w:rsidP="002D6AAE">
            <w:pPr>
              <w:jc w:val="center"/>
              <w:rPr>
                <w:rFonts w:cstheme="minorHAnsi"/>
              </w:rPr>
            </w:pPr>
            <w:r w:rsidRPr="0080323F">
              <w:rPr>
                <w:rFonts w:cstheme="minorHAnsi"/>
              </w:rPr>
              <w:t>-9.08E-01</w:t>
            </w:r>
          </w:p>
        </w:tc>
        <w:tc>
          <w:tcPr>
            <w:tcW w:w="776" w:type="dxa"/>
            <w:tcBorders>
              <w:left w:val="double" w:sz="4" w:space="0" w:color="auto"/>
              <w:right w:val="double" w:sz="4" w:space="0" w:color="auto"/>
            </w:tcBorders>
          </w:tcPr>
          <w:p w14:paraId="53E79913" w14:textId="77777777" w:rsidR="000A2F0B" w:rsidRPr="008E787A" w:rsidRDefault="000A2F0B" w:rsidP="002D6AAE">
            <w:pPr>
              <w:jc w:val="center"/>
              <w:rPr>
                <w:rFonts w:cstheme="minorHAnsi"/>
              </w:rPr>
            </w:pPr>
            <w:r w:rsidRPr="0080323F">
              <w:rPr>
                <w:rFonts w:cstheme="minorHAnsi"/>
              </w:rPr>
              <w:t>-6.71%</w:t>
            </w:r>
          </w:p>
        </w:tc>
        <w:tc>
          <w:tcPr>
            <w:tcW w:w="1275" w:type="dxa"/>
            <w:tcBorders>
              <w:right w:val="double" w:sz="4" w:space="0" w:color="auto"/>
            </w:tcBorders>
          </w:tcPr>
          <w:p w14:paraId="76E85381" w14:textId="77777777" w:rsidR="000A2F0B" w:rsidRPr="00AC6EA1" w:rsidRDefault="000A2F0B" w:rsidP="002D6AAE">
            <w:pPr>
              <w:jc w:val="center"/>
              <w:rPr>
                <w:rFonts w:cstheme="minorHAnsi"/>
              </w:rPr>
            </w:pPr>
            <w:r w:rsidRPr="00255D39">
              <w:rPr>
                <w:rFonts w:cstheme="minorHAnsi"/>
              </w:rPr>
              <w:t>3.36%</w:t>
            </w:r>
          </w:p>
        </w:tc>
      </w:tr>
      <w:tr w:rsidR="000A2F0B" w:rsidRPr="008E787A" w14:paraId="1C5F2E78" w14:textId="77777777" w:rsidTr="002D6AAE">
        <w:trPr>
          <w:jc w:val="center"/>
        </w:trPr>
        <w:tc>
          <w:tcPr>
            <w:tcW w:w="0" w:type="auto"/>
            <w:tcBorders>
              <w:left w:val="double" w:sz="4" w:space="0" w:color="auto"/>
            </w:tcBorders>
          </w:tcPr>
          <w:p w14:paraId="0D1D17F7" w14:textId="77777777" w:rsidR="000A2F0B" w:rsidRPr="00AC6EA1" w:rsidRDefault="000A2F0B" w:rsidP="002D6AAE">
            <w:pPr>
              <w:jc w:val="center"/>
              <w:rPr>
                <w:rFonts w:cstheme="minorHAnsi"/>
                <w:color w:val="000000"/>
              </w:rPr>
            </w:pPr>
            <w:r w:rsidRPr="00AC6EA1">
              <w:rPr>
                <w:rFonts w:cstheme="minorHAnsi"/>
                <w:color w:val="000000"/>
              </w:rPr>
              <w:t>TC-FPS_04</w:t>
            </w:r>
          </w:p>
        </w:tc>
        <w:tc>
          <w:tcPr>
            <w:tcW w:w="0" w:type="auto"/>
            <w:tcBorders>
              <w:left w:val="double" w:sz="4" w:space="0" w:color="auto"/>
              <w:right w:val="double" w:sz="4" w:space="0" w:color="auto"/>
            </w:tcBorders>
          </w:tcPr>
          <w:p w14:paraId="302D2204" w14:textId="77777777" w:rsidR="000A2F0B" w:rsidRPr="008E787A" w:rsidRDefault="000A2F0B" w:rsidP="002D6AAE">
            <w:pPr>
              <w:jc w:val="center"/>
              <w:rPr>
                <w:rFonts w:cstheme="minorHAnsi"/>
              </w:rPr>
            </w:pPr>
            <w:r w:rsidRPr="005C1DDC">
              <w:rPr>
                <w:rFonts w:cstheme="minorHAnsi"/>
              </w:rPr>
              <w:t>S26</w:t>
            </w:r>
          </w:p>
        </w:tc>
        <w:tc>
          <w:tcPr>
            <w:tcW w:w="0" w:type="auto"/>
            <w:tcBorders>
              <w:left w:val="double" w:sz="4" w:space="0" w:color="auto"/>
              <w:right w:val="double" w:sz="4" w:space="0" w:color="auto"/>
            </w:tcBorders>
          </w:tcPr>
          <w:p w14:paraId="4E7ED1A3"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723D406A" w14:textId="77777777" w:rsidR="000A2F0B" w:rsidRPr="008E787A" w:rsidRDefault="000A2F0B" w:rsidP="002D6AAE">
            <w:pPr>
              <w:jc w:val="center"/>
              <w:rPr>
                <w:rFonts w:cstheme="minorHAnsi"/>
              </w:rPr>
            </w:pPr>
            <w:r w:rsidRPr="0080323F">
              <w:rPr>
                <w:rFonts w:cstheme="minorHAnsi"/>
              </w:rPr>
              <w:t>540</w:t>
            </w:r>
          </w:p>
        </w:tc>
        <w:tc>
          <w:tcPr>
            <w:tcW w:w="0" w:type="auto"/>
            <w:tcBorders>
              <w:left w:val="double" w:sz="4" w:space="0" w:color="auto"/>
              <w:right w:val="double" w:sz="4" w:space="0" w:color="auto"/>
            </w:tcBorders>
          </w:tcPr>
          <w:p w14:paraId="32DD196C" w14:textId="77777777" w:rsidR="000A2F0B" w:rsidRPr="008E787A" w:rsidRDefault="000A2F0B" w:rsidP="002D6AAE">
            <w:pPr>
              <w:jc w:val="center"/>
              <w:rPr>
                <w:rFonts w:cstheme="minorHAnsi"/>
              </w:rPr>
            </w:pPr>
            <w:r w:rsidRPr="0080323F">
              <w:rPr>
                <w:rFonts w:cstheme="minorHAnsi"/>
              </w:rPr>
              <w:t>2.33E+03</w:t>
            </w:r>
          </w:p>
        </w:tc>
        <w:tc>
          <w:tcPr>
            <w:tcW w:w="0" w:type="auto"/>
            <w:tcBorders>
              <w:left w:val="double" w:sz="4" w:space="0" w:color="auto"/>
              <w:right w:val="double" w:sz="4" w:space="0" w:color="auto"/>
            </w:tcBorders>
          </w:tcPr>
          <w:p w14:paraId="672501E6" w14:textId="77777777" w:rsidR="000A2F0B" w:rsidRPr="008E787A" w:rsidRDefault="000A2F0B" w:rsidP="002D6AAE">
            <w:pPr>
              <w:jc w:val="center"/>
              <w:rPr>
                <w:rFonts w:cstheme="minorHAnsi"/>
              </w:rPr>
            </w:pPr>
            <w:r w:rsidRPr="0080323F">
              <w:rPr>
                <w:rFonts w:cstheme="minorHAnsi"/>
              </w:rPr>
              <w:t>-9.97E-01</w:t>
            </w:r>
          </w:p>
        </w:tc>
        <w:tc>
          <w:tcPr>
            <w:tcW w:w="0" w:type="auto"/>
            <w:tcBorders>
              <w:left w:val="double" w:sz="4" w:space="0" w:color="auto"/>
              <w:right w:val="double" w:sz="4" w:space="0" w:color="auto"/>
            </w:tcBorders>
          </w:tcPr>
          <w:p w14:paraId="11C6C134" w14:textId="77777777" w:rsidR="000A2F0B" w:rsidRPr="008E787A" w:rsidRDefault="000A2F0B" w:rsidP="002D6AAE">
            <w:pPr>
              <w:jc w:val="center"/>
              <w:rPr>
                <w:rFonts w:cstheme="minorHAnsi"/>
              </w:rPr>
            </w:pPr>
            <w:r w:rsidRPr="0080323F">
              <w:rPr>
                <w:rFonts w:cstheme="minorHAnsi"/>
              </w:rPr>
              <w:t>-1.07E+00</w:t>
            </w:r>
          </w:p>
        </w:tc>
        <w:tc>
          <w:tcPr>
            <w:tcW w:w="776" w:type="dxa"/>
            <w:tcBorders>
              <w:left w:val="double" w:sz="4" w:space="0" w:color="auto"/>
              <w:right w:val="double" w:sz="4" w:space="0" w:color="auto"/>
            </w:tcBorders>
          </w:tcPr>
          <w:p w14:paraId="10EEA9E8" w14:textId="77777777" w:rsidR="000A2F0B" w:rsidRPr="008E787A" w:rsidRDefault="000A2F0B" w:rsidP="002D6AAE">
            <w:pPr>
              <w:jc w:val="center"/>
              <w:rPr>
                <w:rFonts w:cstheme="minorHAnsi"/>
              </w:rPr>
            </w:pPr>
            <w:r w:rsidRPr="0080323F">
              <w:rPr>
                <w:rFonts w:cstheme="minorHAnsi"/>
              </w:rPr>
              <w:t>7.77%</w:t>
            </w:r>
          </w:p>
        </w:tc>
        <w:tc>
          <w:tcPr>
            <w:tcW w:w="1275" w:type="dxa"/>
            <w:tcBorders>
              <w:right w:val="double" w:sz="4" w:space="0" w:color="auto"/>
            </w:tcBorders>
          </w:tcPr>
          <w:p w14:paraId="2EF8DDBC" w14:textId="77777777" w:rsidR="000A2F0B" w:rsidRPr="00AC6EA1" w:rsidRDefault="000A2F0B" w:rsidP="002D6AAE">
            <w:pPr>
              <w:jc w:val="center"/>
              <w:rPr>
                <w:rFonts w:cstheme="minorHAnsi"/>
              </w:rPr>
            </w:pPr>
            <w:r w:rsidRPr="00255D39">
              <w:rPr>
                <w:rFonts w:cstheme="minorHAnsi"/>
              </w:rPr>
              <w:t>3.97%</w:t>
            </w:r>
          </w:p>
        </w:tc>
      </w:tr>
      <w:tr w:rsidR="000A2F0B" w:rsidRPr="008E787A" w14:paraId="3979B2CB" w14:textId="77777777" w:rsidTr="002D6AAE">
        <w:trPr>
          <w:jc w:val="center"/>
        </w:trPr>
        <w:tc>
          <w:tcPr>
            <w:tcW w:w="0" w:type="auto"/>
            <w:tcBorders>
              <w:left w:val="double" w:sz="4" w:space="0" w:color="auto"/>
              <w:bottom w:val="double" w:sz="4" w:space="0" w:color="auto"/>
            </w:tcBorders>
          </w:tcPr>
          <w:p w14:paraId="0A867BC7" w14:textId="77777777" w:rsidR="000A2F0B" w:rsidRPr="00AC6EA1" w:rsidRDefault="000A2F0B" w:rsidP="002D6AAE">
            <w:pPr>
              <w:jc w:val="center"/>
              <w:rPr>
                <w:rFonts w:cstheme="minorHAnsi"/>
                <w:color w:val="000000"/>
              </w:rPr>
            </w:pPr>
            <w:r w:rsidRPr="00AC6EA1">
              <w:rPr>
                <w:rFonts w:cstheme="minorHAnsi"/>
                <w:color w:val="000000"/>
              </w:rPr>
              <w:t>TC-FPS_14</w:t>
            </w:r>
          </w:p>
        </w:tc>
        <w:tc>
          <w:tcPr>
            <w:tcW w:w="0" w:type="auto"/>
            <w:tcBorders>
              <w:left w:val="double" w:sz="4" w:space="0" w:color="auto"/>
              <w:bottom w:val="double" w:sz="4" w:space="0" w:color="auto"/>
              <w:right w:val="double" w:sz="4" w:space="0" w:color="auto"/>
            </w:tcBorders>
          </w:tcPr>
          <w:p w14:paraId="64472E06" w14:textId="77777777" w:rsidR="000A2F0B" w:rsidRPr="008E787A" w:rsidRDefault="000A2F0B" w:rsidP="002D6AAE">
            <w:pPr>
              <w:jc w:val="center"/>
              <w:rPr>
                <w:rFonts w:cstheme="minorHAnsi"/>
              </w:rPr>
            </w:pPr>
            <w:r w:rsidRPr="005C1DDC">
              <w:rPr>
                <w:rFonts w:cstheme="minorHAnsi"/>
              </w:rPr>
              <w:t>S26</w:t>
            </w:r>
          </w:p>
        </w:tc>
        <w:tc>
          <w:tcPr>
            <w:tcW w:w="0" w:type="auto"/>
            <w:tcBorders>
              <w:left w:val="double" w:sz="4" w:space="0" w:color="auto"/>
              <w:bottom w:val="double" w:sz="4" w:space="0" w:color="auto"/>
              <w:right w:val="double" w:sz="4" w:space="0" w:color="auto"/>
            </w:tcBorders>
          </w:tcPr>
          <w:p w14:paraId="19BD86E1"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bottom w:val="double" w:sz="4" w:space="0" w:color="auto"/>
              <w:right w:val="double" w:sz="4" w:space="0" w:color="auto"/>
            </w:tcBorders>
          </w:tcPr>
          <w:p w14:paraId="16EC3265"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bottom w:val="double" w:sz="4" w:space="0" w:color="auto"/>
              <w:right w:val="double" w:sz="4" w:space="0" w:color="auto"/>
            </w:tcBorders>
          </w:tcPr>
          <w:p w14:paraId="7E55F932" w14:textId="77777777" w:rsidR="000A2F0B" w:rsidRPr="008E787A" w:rsidRDefault="000A2F0B" w:rsidP="002D6AAE">
            <w:pPr>
              <w:jc w:val="center"/>
              <w:rPr>
                <w:rFonts w:cstheme="minorHAnsi"/>
              </w:rPr>
            </w:pPr>
            <w:r w:rsidRPr="0080323F">
              <w:rPr>
                <w:rFonts w:cstheme="minorHAnsi"/>
              </w:rPr>
              <w:t>1.76E+04</w:t>
            </w:r>
          </w:p>
        </w:tc>
        <w:tc>
          <w:tcPr>
            <w:tcW w:w="0" w:type="auto"/>
            <w:tcBorders>
              <w:left w:val="double" w:sz="4" w:space="0" w:color="auto"/>
              <w:bottom w:val="double" w:sz="4" w:space="0" w:color="auto"/>
              <w:right w:val="double" w:sz="4" w:space="0" w:color="auto"/>
            </w:tcBorders>
          </w:tcPr>
          <w:p w14:paraId="4345EF52" w14:textId="77777777" w:rsidR="000A2F0B" w:rsidRPr="008E787A" w:rsidRDefault="000A2F0B" w:rsidP="002D6AAE">
            <w:pPr>
              <w:jc w:val="center"/>
              <w:rPr>
                <w:rFonts w:cstheme="minorHAnsi"/>
              </w:rPr>
            </w:pPr>
            <w:r w:rsidRPr="0080323F">
              <w:rPr>
                <w:rFonts w:cstheme="minorHAnsi"/>
              </w:rPr>
              <w:t>-1.02E+00</w:t>
            </w:r>
          </w:p>
        </w:tc>
        <w:tc>
          <w:tcPr>
            <w:tcW w:w="0" w:type="auto"/>
            <w:tcBorders>
              <w:left w:val="double" w:sz="4" w:space="0" w:color="auto"/>
              <w:bottom w:val="double" w:sz="4" w:space="0" w:color="auto"/>
              <w:right w:val="double" w:sz="4" w:space="0" w:color="auto"/>
            </w:tcBorders>
          </w:tcPr>
          <w:p w14:paraId="6CFAF5E0" w14:textId="77777777" w:rsidR="000A2F0B" w:rsidRPr="008E787A" w:rsidRDefault="000A2F0B" w:rsidP="002D6AAE">
            <w:pPr>
              <w:jc w:val="center"/>
              <w:rPr>
                <w:rFonts w:cstheme="minorHAnsi"/>
              </w:rPr>
            </w:pPr>
            <w:r w:rsidRPr="0080323F">
              <w:rPr>
                <w:rFonts w:cstheme="minorHAnsi"/>
              </w:rPr>
              <w:t>-1.10E+00</w:t>
            </w:r>
          </w:p>
        </w:tc>
        <w:tc>
          <w:tcPr>
            <w:tcW w:w="776" w:type="dxa"/>
            <w:tcBorders>
              <w:left w:val="double" w:sz="4" w:space="0" w:color="auto"/>
              <w:bottom w:val="double" w:sz="4" w:space="0" w:color="auto"/>
              <w:right w:val="double" w:sz="4" w:space="0" w:color="auto"/>
            </w:tcBorders>
          </w:tcPr>
          <w:p w14:paraId="72B79173" w14:textId="77777777" w:rsidR="000A2F0B" w:rsidRPr="008E787A" w:rsidRDefault="000A2F0B" w:rsidP="002D6AAE">
            <w:pPr>
              <w:jc w:val="center"/>
              <w:rPr>
                <w:rFonts w:cstheme="minorHAnsi"/>
              </w:rPr>
            </w:pPr>
            <w:r w:rsidRPr="0080323F">
              <w:rPr>
                <w:rFonts w:cstheme="minorHAnsi"/>
              </w:rPr>
              <w:t>8.21%</w:t>
            </w:r>
          </w:p>
        </w:tc>
        <w:tc>
          <w:tcPr>
            <w:tcW w:w="1275" w:type="dxa"/>
            <w:tcBorders>
              <w:bottom w:val="double" w:sz="4" w:space="0" w:color="auto"/>
              <w:right w:val="double" w:sz="4" w:space="0" w:color="auto"/>
            </w:tcBorders>
          </w:tcPr>
          <w:p w14:paraId="0753EB62" w14:textId="77777777" w:rsidR="000A2F0B" w:rsidRPr="00AC6EA1" w:rsidRDefault="000A2F0B" w:rsidP="002D6AAE">
            <w:pPr>
              <w:jc w:val="center"/>
              <w:rPr>
                <w:rFonts w:cstheme="minorHAnsi"/>
              </w:rPr>
            </w:pPr>
            <w:r w:rsidRPr="00255D39">
              <w:rPr>
                <w:rFonts w:cstheme="minorHAnsi"/>
              </w:rPr>
              <w:t>4.07%</w:t>
            </w:r>
          </w:p>
        </w:tc>
      </w:tr>
      <w:tr w:rsidR="000A2F0B" w:rsidRPr="00F564D9" w14:paraId="2B8650E2" w14:textId="77777777" w:rsidTr="002D6AAE">
        <w:trPr>
          <w:jc w:val="center"/>
        </w:trPr>
        <w:tc>
          <w:tcPr>
            <w:tcW w:w="8461" w:type="dxa"/>
            <w:gridSpan w:val="9"/>
            <w:tcBorders>
              <w:top w:val="double" w:sz="4" w:space="0" w:color="auto"/>
              <w:left w:val="double" w:sz="4" w:space="0" w:color="auto"/>
              <w:bottom w:val="double" w:sz="4" w:space="0" w:color="auto"/>
              <w:right w:val="double" w:sz="4" w:space="0" w:color="auto"/>
            </w:tcBorders>
          </w:tcPr>
          <w:p w14:paraId="0CCCE553" w14:textId="77777777" w:rsidR="000A2F0B" w:rsidRPr="00AC6EA1" w:rsidRDefault="000A2F0B" w:rsidP="002D6AAE">
            <w:pPr>
              <w:jc w:val="center"/>
              <w:rPr>
                <w:rFonts w:cstheme="minorHAnsi"/>
                <w:b/>
              </w:rPr>
            </w:pPr>
            <w:r w:rsidRPr="008D43FC">
              <w:rPr>
                <w:rFonts w:cstheme="minorHAnsi"/>
                <w:b/>
                <w:bCs/>
              </w:rPr>
              <w:t xml:space="preserve">Response: </w:t>
            </w:r>
            <m:oMath>
              <m:sSub>
                <m:sSubPr>
                  <m:ctrlPr>
                    <w:rPr>
                      <w:rFonts w:ascii="Cambria Math" w:hAnsi="Cambria Math" w:cstheme="minorHAnsi"/>
                      <w:b/>
                      <w:bCs/>
                    </w:rPr>
                  </m:ctrlPr>
                </m:sSubPr>
                <m:e>
                  <m:r>
                    <m:rPr>
                      <m:sty m:val="b"/>
                    </m:rPr>
                    <w:rPr>
                      <w:rFonts w:ascii="Cambria Math" w:hAnsi="Cambria Math" w:cstheme="minorHAnsi"/>
                    </w:rPr>
                    <m:t>T</m:t>
                  </m:r>
                </m:e>
                <m:sub>
                  <m:r>
                    <m:rPr>
                      <m:nor/>
                    </m:rPr>
                    <w:rPr>
                      <w:rFonts w:cstheme="minorHAnsi"/>
                      <w:b/>
                      <w:bCs/>
                    </w:rPr>
                    <m:t>co</m:t>
                  </m:r>
                </m:sub>
              </m:sSub>
              <m:r>
                <m:rPr>
                  <m:sty m:val="bi"/>
                </m:rPr>
                <w:rPr>
                  <w:rFonts w:ascii="Cambria Math" w:hAnsi="Cambria Math" w:cstheme="minorHAnsi"/>
                </w:rPr>
                <m:t xml:space="preserve"> [°</m:t>
              </m:r>
              <m:r>
                <m:rPr>
                  <m:sty m:val="b"/>
                </m:rPr>
                <w:rPr>
                  <w:rFonts w:ascii="Cambria Math" w:hAnsi="Cambria Math" w:cstheme="minorHAnsi"/>
                </w:rPr>
                <m:t>C</m:t>
              </m:r>
              <m:r>
                <m:rPr>
                  <m:sty m:val="bi"/>
                </m:rPr>
                <w:rPr>
                  <w:rFonts w:ascii="Cambria Math" w:hAnsi="Cambria Math" w:cstheme="minorHAnsi"/>
                </w:rPr>
                <m:t>]</m:t>
              </m:r>
            </m:oMath>
            <w:r w:rsidRPr="008D43FC">
              <w:rPr>
                <w:rFonts w:cstheme="minorHAnsi"/>
                <w:b/>
                <w:bCs/>
              </w:rPr>
              <w:t xml:space="preserve"> </w:t>
            </w:r>
            <w:r>
              <w:rPr>
                <w:rFonts w:cstheme="minorHAnsi"/>
                <w:b/>
                <w:bCs/>
              </w:rPr>
              <w:t>–</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 xml:space="preserve">: </w:t>
            </w:r>
            <m:oMath>
              <m:sSub>
                <m:sSubPr>
                  <m:ctrlPr>
                    <w:rPr>
                      <w:rFonts w:ascii="Cambria Math" w:hAnsi="Cambria Math" w:cstheme="minorHAnsi"/>
                      <w:b/>
                      <w:bCs/>
                    </w:rPr>
                  </m:ctrlPr>
                </m:sSubPr>
                <m:e>
                  <m:r>
                    <m:rPr>
                      <m:sty m:val="b"/>
                    </m:rPr>
                    <w:rPr>
                      <w:rFonts w:ascii="Cambria Math" w:hAnsi="Cambria Math" w:cstheme="minorHAnsi"/>
                    </w:rPr>
                    <m:t>m</m:t>
                  </m:r>
                </m:e>
                <m:sub>
                  <m:r>
                    <m:rPr>
                      <m:nor/>
                    </m:rPr>
                    <w:rPr>
                      <w:rFonts w:cstheme="minorHAnsi"/>
                      <w:b/>
                      <w:bCs/>
                    </w:rPr>
                    <m:t>tot</m:t>
                  </m:r>
                </m:sub>
              </m:sSub>
            </m:oMath>
          </w:p>
        </w:tc>
      </w:tr>
      <w:tr w:rsidR="000A2F0B" w:rsidRPr="008E787A" w14:paraId="5DCAF1DF" w14:textId="77777777" w:rsidTr="002D6AAE">
        <w:trPr>
          <w:jc w:val="center"/>
        </w:trPr>
        <w:tc>
          <w:tcPr>
            <w:tcW w:w="0" w:type="auto"/>
            <w:tcBorders>
              <w:top w:val="double" w:sz="4" w:space="0" w:color="auto"/>
              <w:left w:val="double" w:sz="4" w:space="0" w:color="auto"/>
            </w:tcBorders>
          </w:tcPr>
          <w:p w14:paraId="5AD9BCA0" w14:textId="77777777" w:rsidR="000A2F0B" w:rsidRPr="00AC6EA1" w:rsidRDefault="000A2F0B" w:rsidP="002D6AAE">
            <w:pPr>
              <w:jc w:val="center"/>
              <w:rPr>
                <w:rFonts w:cstheme="minorHAnsi"/>
                <w:color w:val="000000"/>
              </w:rPr>
            </w:pPr>
            <w:r w:rsidRPr="00AC6EA1">
              <w:rPr>
                <w:rFonts w:cstheme="minorHAnsi"/>
                <w:color w:val="000000"/>
              </w:rPr>
              <w:t>TC-FPS_16</w:t>
            </w:r>
          </w:p>
        </w:tc>
        <w:tc>
          <w:tcPr>
            <w:tcW w:w="0" w:type="auto"/>
            <w:tcBorders>
              <w:top w:val="double" w:sz="4" w:space="0" w:color="auto"/>
              <w:left w:val="double" w:sz="4" w:space="0" w:color="auto"/>
              <w:right w:val="double" w:sz="4" w:space="0" w:color="auto"/>
            </w:tcBorders>
          </w:tcPr>
          <w:p w14:paraId="6E262DC0" w14:textId="77777777" w:rsidR="000A2F0B" w:rsidRPr="008E787A" w:rsidRDefault="000A2F0B" w:rsidP="002D6AAE">
            <w:pPr>
              <w:jc w:val="center"/>
              <w:rPr>
                <w:rFonts w:cstheme="minorHAnsi"/>
              </w:rPr>
            </w:pPr>
            <w:r>
              <w:rPr>
                <w:rFonts w:cstheme="minorHAnsi"/>
              </w:rPr>
              <w:t>S2</w:t>
            </w:r>
          </w:p>
        </w:tc>
        <w:tc>
          <w:tcPr>
            <w:tcW w:w="0" w:type="auto"/>
            <w:tcBorders>
              <w:top w:val="double" w:sz="4" w:space="0" w:color="auto"/>
              <w:left w:val="double" w:sz="4" w:space="0" w:color="auto"/>
              <w:right w:val="double" w:sz="4" w:space="0" w:color="auto"/>
            </w:tcBorders>
          </w:tcPr>
          <w:p w14:paraId="49B6009B" w14:textId="77777777" w:rsidR="000A2F0B" w:rsidRPr="008E787A" w:rsidRDefault="000A2F0B" w:rsidP="002D6AAE">
            <w:pPr>
              <w:jc w:val="center"/>
              <w:rPr>
                <w:rFonts w:cstheme="minorHAnsi"/>
              </w:rPr>
            </w:pPr>
            <w:r w:rsidRPr="0080323F">
              <w:rPr>
                <w:rFonts w:cstheme="minorHAnsi"/>
              </w:rPr>
              <w:t>1</w:t>
            </w:r>
          </w:p>
        </w:tc>
        <w:tc>
          <w:tcPr>
            <w:tcW w:w="0" w:type="auto"/>
            <w:tcBorders>
              <w:top w:val="double" w:sz="4" w:space="0" w:color="auto"/>
              <w:left w:val="double" w:sz="4" w:space="0" w:color="auto"/>
              <w:right w:val="double" w:sz="4" w:space="0" w:color="auto"/>
            </w:tcBorders>
          </w:tcPr>
          <w:p w14:paraId="66421CD6" w14:textId="77777777" w:rsidR="000A2F0B" w:rsidRPr="008E787A" w:rsidRDefault="000A2F0B" w:rsidP="002D6AAE">
            <w:pPr>
              <w:jc w:val="center"/>
              <w:rPr>
                <w:rFonts w:cstheme="minorHAnsi"/>
              </w:rPr>
            </w:pPr>
            <w:r w:rsidRPr="0080323F">
              <w:rPr>
                <w:rFonts w:cstheme="minorHAnsi"/>
              </w:rPr>
              <w:t>540</w:t>
            </w:r>
          </w:p>
        </w:tc>
        <w:tc>
          <w:tcPr>
            <w:tcW w:w="0" w:type="auto"/>
            <w:tcBorders>
              <w:top w:val="double" w:sz="4" w:space="0" w:color="auto"/>
              <w:left w:val="double" w:sz="4" w:space="0" w:color="auto"/>
              <w:right w:val="double" w:sz="4" w:space="0" w:color="auto"/>
            </w:tcBorders>
          </w:tcPr>
          <w:p w14:paraId="1159387A" w14:textId="77777777" w:rsidR="000A2F0B" w:rsidRPr="008E787A" w:rsidRDefault="000A2F0B" w:rsidP="002D6AAE">
            <w:pPr>
              <w:jc w:val="center"/>
              <w:rPr>
                <w:rFonts w:cstheme="minorHAnsi"/>
              </w:rPr>
            </w:pPr>
            <w:r w:rsidRPr="0080323F">
              <w:rPr>
                <w:rFonts w:cstheme="minorHAnsi"/>
              </w:rPr>
              <w:t>2.40E+02</w:t>
            </w:r>
          </w:p>
        </w:tc>
        <w:tc>
          <w:tcPr>
            <w:tcW w:w="0" w:type="auto"/>
            <w:tcBorders>
              <w:top w:val="double" w:sz="4" w:space="0" w:color="auto"/>
              <w:left w:val="double" w:sz="4" w:space="0" w:color="auto"/>
              <w:right w:val="double" w:sz="4" w:space="0" w:color="auto"/>
            </w:tcBorders>
          </w:tcPr>
          <w:p w14:paraId="26D86807" w14:textId="77777777" w:rsidR="000A2F0B" w:rsidRPr="008E787A" w:rsidRDefault="000A2F0B" w:rsidP="002D6AAE">
            <w:pPr>
              <w:jc w:val="center"/>
              <w:rPr>
                <w:rFonts w:cstheme="minorHAnsi"/>
              </w:rPr>
            </w:pPr>
            <w:r w:rsidRPr="0080323F">
              <w:rPr>
                <w:rFonts w:cstheme="minorHAnsi"/>
              </w:rPr>
              <w:t>-1.18E-01</w:t>
            </w:r>
          </w:p>
        </w:tc>
        <w:tc>
          <w:tcPr>
            <w:tcW w:w="0" w:type="auto"/>
            <w:tcBorders>
              <w:top w:val="double" w:sz="4" w:space="0" w:color="auto"/>
              <w:left w:val="double" w:sz="4" w:space="0" w:color="auto"/>
              <w:right w:val="double" w:sz="4" w:space="0" w:color="auto"/>
            </w:tcBorders>
          </w:tcPr>
          <w:p w14:paraId="571BA7DD" w14:textId="77777777" w:rsidR="000A2F0B" w:rsidRPr="008E787A" w:rsidRDefault="000A2F0B" w:rsidP="002D6AAE">
            <w:pPr>
              <w:jc w:val="center"/>
              <w:rPr>
                <w:rFonts w:cstheme="minorHAnsi"/>
              </w:rPr>
            </w:pPr>
            <w:r w:rsidRPr="0080323F">
              <w:rPr>
                <w:rFonts w:cstheme="minorHAnsi"/>
              </w:rPr>
              <w:t>-1.14E-01</w:t>
            </w:r>
          </w:p>
        </w:tc>
        <w:tc>
          <w:tcPr>
            <w:tcW w:w="776" w:type="dxa"/>
            <w:tcBorders>
              <w:top w:val="double" w:sz="4" w:space="0" w:color="auto"/>
              <w:left w:val="double" w:sz="4" w:space="0" w:color="auto"/>
              <w:right w:val="double" w:sz="4" w:space="0" w:color="auto"/>
            </w:tcBorders>
          </w:tcPr>
          <w:p w14:paraId="5B03A286" w14:textId="77777777" w:rsidR="000A2F0B" w:rsidRPr="008E787A" w:rsidRDefault="000A2F0B" w:rsidP="002D6AAE">
            <w:pPr>
              <w:jc w:val="center"/>
              <w:rPr>
                <w:rFonts w:cstheme="minorHAnsi"/>
              </w:rPr>
            </w:pPr>
            <w:r w:rsidRPr="0080323F">
              <w:rPr>
                <w:rFonts w:cstheme="minorHAnsi"/>
              </w:rPr>
              <w:t>-3.18%</w:t>
            </w:r>
          </w:p>
        </w:tc>
        <w:tc>
          <w:tcPr>
            <w:tcW w:w="1275" w:type="dxa"/>
            <w:tcBorders>
              <w:top w:val="double" w:sz="4" w:space="0" w:color="auto"/>
              <w:right w:val="double" w:sz="4" w:space="0" w:color="auto"/>
            </w:tcBorders>
          </w:tcPr>
          <w:p w14:paraId="357ED555" w14:textId="77777777" w:rsidR="000A2F0B" w:rsidRPr="00AC6EA1" w:rsidRDefault="000A2F0B" w:rsidP="002D6AAE">
            <w:pPr>
              <w:jc w:val="center"/>
              <w:rPr>
                <w:rFonts w:cstheme="minorHAnsi"/>
              </w:rPr>
            </w:pPr>
            <w:r w:rsidRPr="00255D39">
              <w:rPr>
                <w:rFonts w:cstheme="minorHAnsi"/>
              </w:rPr>
              <w:t>0.42%</w:t>
            </w:r>
          </w:p>
        </w:tc>
      </w:tr>
      <w:tr w:rsidR="000A2F0B" w:rsidRPr="008E787A" w14:paraId="29A16ED4" w14:textId="77777777" w:rsidTr="002D6AAE">
        <w:trPr>
          <w:jc w:val="center"/>
        </w:trPr>
        <w:tc>
          <w:tcPr>
            <w:tcW w:w="0" w:type="auto"/>
            <w:tcBorders>
              <w:left w:val="double" w:sz="4" w:space="0" w:color="auto"/>
            </w:tcBorders>
          </w:tcPr>
          <w:p w14:paraId="4DADE99A" w14:textId="77777777" w:rsidR="000A2F0B" w:rsidRPr="00AC6EA1" w:rsidRDefault="000A2F0B" w:rsidP="002D6AAE">
            <w:pPr>
              <w:jc w:val="center"/>
              <w:rPr>
                <w:rFonts w:cstheme="minorHAnsi"/>
                <w:color w:val="000000"/>
              </w:rPr>
            </w:pPr>
            <w:r w:rsidRPr="00AC6EA1">
              <w:rPr>
                <w:rFonts w:cstheme="minorHAnsi"/>
                <w:color w:val="000000"/>
              </w:rPr>
              <w:t>TC-FPS_05</w:t>
            </w:r>
          </w:p>
        </w:tc>
        <w:tc>
          <w:tcPr>
            <w:tcW w:w="0" w:type="auto"/>
            <w:tcBorders>
              <w:left w:val="double" w:sz="4" w:space="0" w:color="auto"/>
              <w:right w:val="double" w:sz="4" w:space="0" w:color="auto"/>
            </w:tcBorders>
          </w:tcPr>
          <w:p w14:paraId="23E7A0DF" w14:textId="77777777" w:rsidR="000A2F0B" w:rsidRPr="008E787A" w:rsidRDefault="000A2F0B" w:rsidP="002D6AAE">
            <w:pPr>
              <w:jc w:val="center"/>
              <w:rPr>
                <w:rFonts w:cstheme="minorHAnsi"/>
              </w:rPr>
            </w:pPr>
            <w:r>
              <w:rPr>
                <w:rFonts w:cstheme="minorHAnsi"/>
              </w:rPr>
              <w:t>S2</w:t>
            </w:r>
          </w:p>
        </w:tc>
        <w:tc>
          <w:tcPr>
            <w:tcW w:w="0" w:type="auto"/>
            <w:tcBorders>
              <w:left w:val="double" w:sz="4" w:space="0" w:color="auto"/>
              <w:right w:val="double" w:sz="4" w:space="0" w:color="auto"/>
            </w:tcBorders>
          </w:tcPr>
          <w:p w14:paraId="08136262" w14:textId="77777777" w:rsidR="000A2F0B" w:rsidRPr="008E787A" w:rsidRDefault="000A2F0B" w:rsidP="002D6AAE">
            <w:pPr>
              <w:jc w:val="center"/>
              <w:rPr>
                <w:rFonts w:cstheme="minorHAnsi"/>
              </w:rPr>
            </w:pPr>
            <w:r w:rsidRPr="0080323F">
              <w:rPr>
                <w:rFonts w:cstheme="minorHAnsi"/>
              </w:rPr>
              <w:t>1</w:t>
            </w:r>
          </w:p>
        </w:tc>
        <w:tc>
          <w:tcPr>
            <w:tcW w:w="0" w:type="auto"/>
            <w:tcBorders>
              <w:left w:val="double" w:sz="4" w:space="0" w:color="auto"/>
              <w:right w:val="double" w:sz="4" w:space="0" w:color="auto"/>
            </w:tcBorders>
          </w:tcPr>
          <w:p w14:paraId="6AB1F522"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right w:val="double" w:sz="4" w:space="0" w:color="auto"/>
            </w:tcBorders>
          </w:tcPr>
          <w:p w14:paraId="481607A5" w14:textId="77777777" w:rsidR="000A2F0B" w:rsidRPr="008E787A" w:rsidRDefault="000A2F0B" w:rsidP="002D6AAE">
            <w:pPr>
              <w:jc w:val="center"/>
              <w:rPr>
                <w:rFonts w:cstheme="minorHAnsi"/>
              </w:rPr>
            </w:pPr>
            <w:r w:rsidRPr="0080323F">
              <w:rPr>
                <w:rFonts w:cstheme="minorHAnsi"/>
              </w:rPr>
              <w:t>3.99E+02</w:t>
            </w:r>
          </w:p>
        </w:tc>
        <w:tc>
          <w:tcPr>
            <w:tcW w:w="0" w:type="auto"/>
            <w:tcBorders>
              <w:left w:val="double" w:sz="4" w:space="0" w:color="auto"/>
              <w:right w:val="double" w:sz="4" w:space="0" w:color="auto"/>
            </w:tcBorders>
          </w:tcPr>
          <w:p w14:paraId="10302D2B" w14:textId="77777777" w:rsidR="000A2F0B" w:rsidRPr="008E787A" w:rsidRDefault="000A2F0B" w:rsidP="002D6AAE">
            <w:pPr>
              <w:jc w:val="center"/>
              <w:rPr>
                <w:rFonts w:cstheme="minorHAnsi"/>
              </w:rPr>
            </w:pPr>
            <w:r w:rsidRPr="0080323F">
              <w:rPr>
                <w:rFonts w:cstheme="minorHAnsi"/>
              </w:rPr>
              <w:t>-4.65E-01</w:t>
            </w:r>
          </w:p>
        </w:tc>
        <w:tc>
          <w:tcPr>
            <w:tcW w:w="0" w:type="auto"/>
            <w:tcBorders>
              <w:left w:val="double" w:sz="4" w:space="0" w:color="auto"/>
              <w:right w:val="double" w:sz="4" w:space="0" w:color="auto"/>
            </w:tcBorders>
          </w:tcPr>
          <w:p w14:paraId="23419780" w14:textId="77777777" w:rsidR="000A2F0B" w:rsidRPr="008E787A" w:rsidRDefault="000A2F0B" w:rsidP="002D6AAE">
            <w:pPr>
              <w:jc w:val="center"/>
              <w:rPr>
                <w:rFonts w:cstheme="minorHAnsi"/>
              </w:rPr>
            </w:pPr>
            <w:r w:rsidRPr="0080323F">
              <w:rPr>
                <w:rFonts w:cstheme="minorHAnsi"/>
              </w:rPr>
              <w:t>-4.28E-01</w:t>
            </w:r>
          </w:p>
        </w:tc>
        <w:tc>
          <w:tcPr>
            <w:tcW w:w="776" w:type="dxa"/>
            <w:tcBorders>
              <w:left w:val="double" w:sz="4" w:space="0" w:color="auto"/>
              <w:right w:val="double" w:sz="4" w:space="0" w:color="auto"/>
            </w:tcBorders>
          </w:tcPr>
          <w:p w14:paraId="265DCAEA" w14:textId="77777777" w:rsidR="000A2F0B" w:rsidRPr="008E787A" w:rsidRDefault="000A2F0B" w:rsidP="002D6AAE">
            <w:pPr>
              <w:jc w:val="center"/>
              <w:rPr>
                <w:rFonts w:cstheme="minorHAnsi"/>
              </w:rPr>
            </w:pPr>
            <w:r w:rsidRPr="0080323F">
              <w:rPr>
                <w:rFonts w:cstheme="minorHAnsi"/>
              </w:rPr>
              <w:t>-7.90%</w:t>
            </w:r>
          </w:p>
        </w:tc>
        <w:tc>
          <w:tcPr>
            <w:tcW w:w="1275" w:type="dxa"/>
            <w:tcBorders>
              <w:right w:val="double" w:sz="4" w:space="0" w:color="auto"/>
            </w:tcBorders>
          </w:tcPr>
          <w:p w14:paraId="773E3C6F" w14:textId="77777777" w:rsidR="000A2F0B" w:rsidRPr="00AC6EA1" w:rsidRDefault="000A2F0B" w:rsidP="002D6AAE">
            <w:pPr>
              <w:jc w:val="center"/>
              <w:rPr>
                <w:rFonts w:cstheme="minorHAnsi"/>
              </w:rPr>
            </w:pPr>
            <w:r w:rsidRPr="00255D39">
              <w:rPr>
                <w:rFonts w:cstheme="minorHAnsi"/>
              </w:rPr>
              <w:t>1.58%</w:t>
            </w:r>
          </w:p>
        </w:tc>
      </w:tr>
      <w:tr w:rsidR="000A2F0B" w:rsidRPr="008E787A" w14:paraId="1435CD14" w14:textId="77777777" w:rsidTr="002D6AAE">
        <w:trPr>
          <w:jc w:val="center"/>
        </w:trPr>
        <w:tc>
          <w:tcPr>
            <w:tcW w:w="0" w:type="auto"/>
            <w:tcBorders>
              <w:left w:val="double" w:sz="4" w:space="0" w:color="auto"/>
            </w:tcBorders>
          </w:tcPr>
          <w:p w14:paraId="31258246" w14:textId="77777777" w:rsidR="000A2F0B" w:rsidRPr="00AC6EA1" w:rsidRDefault="000A2F0B" w:rsidP="002D6AAE">
            <w:pPr>
              <w:jc w:val="center"/>
              <w:rPr>
                <w:rFonts w:cstheme="minorHAnsi"/>
                <w:color w:val="000000"/>
              </w:rPr>
            </w:pPr>
            <w:r w:rsidRPr="00AC6EA1">
              <w:rPr>
                <w:rFonts w:cstheme="minorHAnsi"/>
                <w:color w:val="000000"/>
              </w:rPr>
              <w:t>TC-FPS_27</w:t>
            </w:r>
          </w:p>
        </w:tc>
        <w:tc>
          <w:tcPr>
            <w:tcW w:w="0" w:type="auto"/>
            <w:tcBorders>
              <w:left w:val="double" w:sz="4" w:space="0" w:color="auto"/>
              <w:right w:val="double" w:sz="4" w:space="0" w:color="auto"/>
            </w:tcBorders>
          </w:tcPr>
          <w:p w14:paraId="0703874F" w14:textId="77777777" w:rsidR="000A2F0B" w:rsidRPr="008E787A" w:rsidRDefault="000A2F0B" w:rsidP="002D6AAE">
            <w:pPr>
              <w:jc w:val="center"/>
              <w:rPr>
                <w:rFonts w:cstheme="minorHAnsi"/>
              </w:rPr>
            </w:pPr>
            <w:r w:rsidRPr="00745D8B">
              <w:rPr>
                <w:rFonts w:cstheme="minorHAnsi"/>
              </w:rPr>
              <w:t>S26</w:t>
            </w:r>
          </w:p>
        </w:tc>
        <w:tc>
          <w:tcPr>
            <w:tcW w:w="0" w:type="auto"/>
            <w:tcBorders>
              <w:left w:val="double" w:sz="4" w:space="0" w:color="auto"/>
              <w:right w:val="double" w:sz="4" w:space="0" w:color="auto"/>
            </w:tcBorders>
          </w:tcPr>
          <w:p w14:paraId="2D6A86F1" w14:textId="77777777" w:rsidR="000A2F0B" w:rsidRPr="008E787A" w:rsidRDefault="000A2F0B" w:rsidP="002D6AAE">
            <w:pPr>
              <w:jc w:val="center"/>
              <w:rPr>
                <w:rFonts w:cstheme="minorHAnsi"/>
              </w:rPr>
            </w:pPr>
            <w:r w:rsidRPr="0080323F">
              <w:rPr>
                <w:rFonts w:cstheme="minorHAnsi"/>
              </w:rPr>
              <w:t>1</w:t>
            </w:r>
            <w:r>
              <w:rPr>
                <w:rFonts w:cstheme="minorHAnsi"/>
              </w:rPr>
              <w:t>8</w:t>
            </w:r>
          </w:p>
        </w:tc>
        <w:tc>
          <w:tcPr>
            <w:tcW w:w="0" w:type="auto"/>
            <w:tcBorders>
              <w:left w:val="double" w:sz="4" w:space="0" w:color="auto"/>
              <w:right w:val="double" w:sz="4" w:space="0" w:color="auto"/>
            </w:tcBorders>
          </w:tcPr>
          <w:p w14:paraId="6AC78997" w14:textId="77777777" w:rsidR="000A2F0B" w:rsidRPr="008E787A" w:rsidRDefault="000A2F0B" w:rsidP="002D6AAE">
            <w:pPr>
              <w:jc w:val="center"/>
              <w:rPr>
                <w:rFonts w:cstheme="minorHAnsi"/>
              </w:rPr>
            </w:pPr>
            <w:r w:rsidRPr="0080323F">
              <w:rPr>
                <w:rFonts w:cstheme="minorHAnsi"/>
              </w:rPr>
              <w:t>540</w:t>
            </w:r>
          </w:p>
        </w:tc>
        <w:tc>
          <w:tcPr>
            <w:tcW w:w="0" w:type="auto"/>
            <w:tcBorders>
              <w:left w:val="double" w:sz="4" w:space="0" w:color="auto"/>
              <w:right w:val="double" w:sz="4" w:space="0" w:color="auto"/>
            </w:tcBorders>
          </w:tcPr>
          <w:p w14:paraId="03F64EFC" w14:textId="77777777" w:rsidR="000A2F0B" w:rsidRPr="008E787A" w:rsidRDefault="000A2F0B" w:rsidP="002D6AAE">
            <w:pPr>
              <w:jc w:val="center"/>
              <w:rPr>
                <w:rFonts w:cstheme="minorHAnsi"/>
              </w:rPr>
            </w:pPr>
            <w:r w:rsidRPr="0080323F">
              <w:rPr>
                <w:rFonts w:cstheme="minorHAnsi"/>
              </w:rPr>
              <w:t>2.32E+02</w:t>
            </w:r>
          </w:p>
        </w:tc>
        <w:tc>
          <w:tcPr>
            <w:tcW w:w="0" w:type="auto"/>
            <w:tcBorders>
              <w:left w:val="double" w:sz="4" w:space="0" w:color="auto"/>
              <w:right w:val="double" w:sz="4" w:space="0" w:color="auto"/>
            </w:tcBorders>
          </w:tcPr>
          <w:p w14:paraId="1B40C708" w14:textId="77777777" w:rsidR="000A2F0B" w:rsidRPr="008E787A" w:rsidRDefault="000A2F0B" w:rsidP="002D6AAE">
            <w:pPr>
              <w:jc w:val="center"/>
              <w:rPr>
                <w:rFonts w:cstheme="minorHAnsi"/>
              </w:rPr>
            </w:pPr>
            <w:r w:rsidRPr="0080323F">
              <w:rPr>
                <w:rFonts w:cstheme="minorHAnsi"/>
              </w:rPr>
              <w:t>-8.20E-02</w:t>
            </w:r>
          </w:p>
        </w:tc>
        <w:tc>
          <w:tcPr>
            <w:tcW w:w="0" w:type="auto"/>
            <w:tcBorders>
              <w:left w:val="double" w:sz="4" w:space="0" w:color="auto"/>
              <w:right w:val="double" w:sz="4" w:space="0" w:color="auto"/>
            </w:tcBorders>
          </w:tcPr>
          <w:p w14:paraId="1F203B33" w14:textId="77777777" w:rsidR="000A2F0B" w:rsidRPr="008E787A" w:rsidRDefault="000A2F0B" w:rsidP="002D6AAE">
            <w:pPr>
              <w:jc w:val="center"/>
              <w:rPr>
                <w:rFonts w:cstheme="minorHAnsi"/>
              </w:rPr>
            </w:pPr>
            <w:r w:rsidRPr="0080323F">
              <w:rPr>
                <w:rFonts w:cstheme="minorHAnsi"/>
              </w:rPr>
              <w:t>-8.69E-02</w:t>
            </w:r>
          </w:p>
        </w:tc>
        <w:tc>
          <w:tcPr>
            <w:tcW w:w="776" w:type="dxa"/>
            <w:tcBorders>
              <w:left w:val="double" w:sz="4" w:space="0" w:color="auto"/>
              <w:right w:val="double" w:sz="4" w:space="0" w:color="auto"/>
            </w:tcBorders>
          </w:tcPr>
          <w:p w14:paraId="328BDD55" w14:textId="77777777" w:rsidR="000A2F0B" w:rsidRPr="008E787A" w:rsidRDefault="000A2F0B" w:rsidP="002D6AAE">
            <w:pPr>
              <w:jc w:val="center"/>
              <w:rPr>
                <w:rFonts w:cstheme="minorHAnsi"/>
              </w:rPr>
            </w:pPr>
            <w:r w:rsidRPr="0080323F">
              <w:rPr>
                <w:rFonts w:cstheme="minorHAnsi"/>
              </w:rPr>
              <w:t>5.94%</w:t>
            </w:r>
          </w:p>
        </w:tc>
        <w:tc>
          <w:tcPr>
            <w:tcW w:w="1275" w:type="dxa"/>
            <w:tcBorders>
              <w:right w:val="double" w:sz="4" w:space="0" w:color="auto"/>
            </w:tcBorders>
          </w:tcPr>
          <w:p w14:paraId="3AB6DC7F" w14:textId="77777777" w:rsidR="000A2F0B" w:rsidRPr="00AC6EA1" w:rsidRDefault="000A2F0B" w:rsidP="002D6AAE">
            <w:pPr>
              <w:jc w:val="center"/>
              <w:rPr>
                <w:rFonts w:cstheme="minorHAnsi"/>
              </w:rPr>
            </w:pPr>
            <w:r w:rsidRPr="00255D39">
              <w:rPr>
                <w:rFonts w:cstheme="minorHAnsi"/>
              </w:rPr>
              <w:t>0.32%</w:t>
            </w:r>
          </w:p>
        </w:tc>
      </w:tr>
      <w:tr w:rsidR="000A2F0B" w:rsidRPr="008E787A" w14:paraId="3050953A" w14:textId="77777777" w:rsidTr="002D6AAE">
        <w:trPr>
          <w:jc w:val="center"/>
        </w:trPr>
        <w:tc>
          <w:tcPr>
            <w:tcW w:w="0" w:type="auto"/>
            <w:tcBorders>
              <w:left w:val="double" w:sz="4" w:space="0" w:color="auto"/>
            </w:tcBorders>
          </w:tcPr>
          <w:p w14:paraId="6F09430B" w14:textId="77777777" w:rsidR="000A2F0B" w:rsidRPr="00AC6EA1" w:rsidRDefault="000A2F0B" w:rsidP="002D6AAE">
            <w:pPr>
              <w:jc w:val="center"/>
              <w:rPr>
                <w:rFonts w:cstheme="minorHAnsi"/>
                <w:color w:val="000000"/>
              </w:rPr>
            </w:pPr>
            <w:r w:rsidRPr="00AC6EA1">
              <w:rPr>
                <w:rFonts w:cstheme="minorHAnsi"/>
                <w:color w:val="000000"/>
              </w:rPr>
              <w:t>TC-FPS_53</w:t>
            </w:r>
          </w:p>
        </w:tc>
        <w:tc>
          <w:tcPr>
            <w:tcW w:w="0" w:type="auto"/>
            <w:tcBorders>
              <w:left w:val="double" w:sz="4" w:space="0" w:color="auto"/>
              <w:right w:val="double" w:sz="4" w:space="0" w:color="auto"/>
            </w:tcBorders>
          </w:tcPr>
          <w:p w14:paraId="515DE179" w14:textId="77777777" w:rsidR="000A2F0B" w:rsidRPr="008E787A" w:rsidRDefault="000A2F0B" w:rsidP="002D6AAE">
            <w:pPr>
              <w:jc w:val="center"/>
              <w:rPr>
                <w:rFonts w:cstheme="minorHAnsi"/>
              </w:rPr>
            </w:pPr>
            <w:r w:rsidRPr="00745D8B">
              <w:rPr>
                <w:rFonts w:cstheme="minorHAnsi"/>
              </w:rPr>
              <w:t>S26</w:t>
            </w:r>
          </w:p>
        </w:tc>
        <w:tc>
          <w:tcPr>
            <w:tcW w:w="0" w:type="auto"/>
            <w:tcBorders>
              <w:left w:val="double" w:sz="4" w:space="0" w:color="auto"/>
              <w:right w:val="double" w:sz="4" w:space="0" w:color="auto"/>
            </w:tcBorders>
          </w:tcPr>
          <w:p w14:paraId="199FCF21" w14:textId="77777777" w:rsidR="000A2F0B" w:rsidRPr="008E787A" w:rsidRDefault="000A2F0B" w:rsidP="002D6AAE">
            <w:pPr>
              <w:jc w:val="center"/>
              <w:rPr>
                <w:rFonts w:cstheme="minorHAnsi"/>
              </w:rPr>
            </w:pPr>
            <w:r w:rsidRPr="0080323F">
              <w:rPr>
                <w:rFonts w:cstheme="minorHAnsi"/>
              </w:rPr>
              <w:t>1</w:t>
            </w:r>
            <w:r>
              <w:rPr>
                <w:rFonts w:cstheme="minorHAnsi"/>
              </w:rPr>
              <w:t>8</w:t>
            </w:r>
          </w:p>
        </w:tc>
        <w:tc>
          <w:tcPr>
            <w:tcW w:w="0" w:type="auto"/>
            <w:tcBorders>
              <w:left w:val="double" w:sz="4" w:space="0" w:color="auto"/>
              <w:right w:val="double" w:sz="4" w:space="0" w:color="auto"/>
            </w:tcBorders>
          </w:tcPr>
          <w:p w14:paraId="22D9D53F"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right w:val="double" w:sz="4" w:space="0" w:color="auto"/>
            </w:tcBorders>
          </w:tcPr>
          <w:p w14:paraId="19D68477" w14:textId="77777777" w:rsidR="000A2F0B" w:rsidRPr="008E787A" w:rsidRDefault="000A2F0B" w:rsidP="002D6AAE">
            <w:pPr>
              <w:jc w:val="center"/>
              <w:rPr>
                <w:rFonts w:cstheme="minorHAnsi"/>
              </w:rPr>
            </w:pPr>
            <w:r w:rsidRPr="0080323F">
              <w:rPr>
                <w:rFonts w:cstheme="minorHAnsi"/>
              </w:rPr>
              <w:t>3.36E+02</w:t>
            </w:r>
          </w:p>
        </w:tc>
        <w:tc>
          <w:tcPr>
            <w:tcW w:w="0" w:type="auto"/>
            <w:tcBorders>
              <w:left w:val="double" w:sz="4" w:space="0" w:color="auto"/>
              <w:right w:val="double" w:sz="4" w:space="0" w:color="auto"/>
            </w:tcBorders>
          </w:tcPr>
          <w:p w14:paraId="55A49402" w14:textId="77777777" w:rsidR="000A2F0B" w:rsidRPr="008E787A" w:rsidRDefault="000A2F0B" w:rsidP="002D6AAE">
            <w:pPr>
              <w:jc w:val="center"/>
              <w:rPr>
                <w:rFonts w:cstheme="minorHAnsi"/>
              </w:rPr>
            </w:pPr>
            <w:r w:rsidRPr="0080323F">
              <w:rPr>
                <w:rFonts w:cstheme="minorHAnsi"/>
              </w:rPr>
              <w:t>-3.75E-01</w:t>
            </w:r>
          </w:p>
        </w:tc>
        <w:tc>
          <w:tcPr>
            <w:tcW w:w="0" w:type="auto"/>
            <w:tcBorders>
              <w:left w:val="double" w:sz="4" w:space="0" w:color="auto"/>
              <w:right w:val="double" w:sz="4" w:space="0" w:color="auto"/>
            </w:tcBorders>
          </w:tcPr>
          <w:p w14:paraId="25CEF535" w14:textId="77777777" w:rsidR="000A2F0B" w:rsidRPr="008E787A" w:rsidRDefault="000A2F0B" w:rsidP="002D6AAE">
            <w:pPr>
              <w:jc w:val="center"/>
              <w:rPr>
                <w:rFonts w:cstheme="minorHAnsi"/>
              </w:rPr>
            </w:pPr>
            <w:r w:rsidRPr="0080323F">
              <w:rPr>
                <w:rFonts w:cstheme="minorHAnsi"/>
              </w:rPr>
              <w:t>-4.03E-01</w:t>
            </w:r>
          </w:p>
        </w:tc>
        <w:tc>
          <w:tcPr>
            <w:tcW w:w="776" w:type="dxa"/>
            <w:tcBorders>
              <w:left w:val="double" w:sz="4" w:space="0" w:color="auto"/>
              <w:right w:val="double" w:sz="4" w:space="0" w:color="auto"/>
            </w:tcBorders>
          </w:tcPr>
          <w:p w14:paraId="0FA1BBFD" w14:textId="77777777" w:rsidR="000A2F0B" w:rsidRPr="008E787A" w:rsidRDefault="000A2F0B" w:rsidP="002D6AAE">
            <w:pPr>
              <w:jc w:val="center"/>
              <w:rPr>
                <w:rFonts w:cstheme="minorHAnsi"/>
              </w:rPr>
            </w:pPr>
            <w:r w:rsidRPr="0080323F">
              <w:rPr>
                <w:rFonts w:cstheme="minorHAnsi"/>
              </w:rPr>
              <w:t>7.39%</w:t>
            </w:r>
          </w:p>
        </w:tc>
        <w:tc>
          <w:tcPr>
            <w:tcW w:w="1275" w:type="dxa"/>
            <w:tcBorders>
              <w:right w:val="double" w:sz="4" w:space="0" w:color="auto"/>
            </w:tcBorders>
          </w:tcPr>
          <w:p w14:paraId="4AB58232" w14:textId="77777777" w:rsidR="000A2F0B" w:rsidRPr="00AC6EA1" w:rsidRDefault="000A2F0B" w:rsidP="002D6AAE">
            <w:pPr>
              <w:jc w:val="center"/>
              <w:rPr>
                <w:rFonts w:cstheme="minorHAnsi"/>
              </w:rPr>
            </w:pPr>
            <w:r w:rsidRPr="00255D39">
              <w:rPr>
                <w:rFonts w:cstheme="minorHAnsi"/>
              </w:rPr>
              <w:t>1.49%</w:t>
            </w:r>
          </w:p>
        </w:tc>
      </w:tr>
      <w:tr w:rsidR="000A2F0B" w:rsidRPr="008E787A" w14:paraId="2C21CAC1" w14:textId="77777777" w:rsidTr="002D6AAE">
        <w:trPr>
          <w:jc w:val="center"/>
        </w:trPr>
        <w:tc>
          <w:tcPr>
            <w:tcW w:w="0" w:type="auto"/>
            <w:tcBorders>
              <w:left w:val="double" w:sz="4" w:space="0" w:color="auto"/>
              <w:bottom w:val="double" w:sz="4" w:space="0" w:color="auto"/>
            </w:tcBorders>
          </w:tcPr>
          <w:p w14:paraId="1E799C7A" w14:textId="77777777" w:rsidR="000A2F0B" w:rsidRPr="00AC6EA1" w:rsidRDefault="000A2F0B" w:rsidP="002D6AAE">
            <w:pPr>
              <w:jc w:val="center"/>
              <w:rPr>
                <w:rFonts w:cstheme="minorHAnsi"/>
                <w:color w:val="000000"/>
              </w:rPr>
            </w:pPr>
            <w:r w:rsidRPr="00AC6EA1">
              <w:rPr>
                <w:rFonts w:cstheme="minorHAnsi"/>
                <w:color w:val="000000"/>
              </w:rPr>
              <w:lastRenderedPageBreak/>
              <w:t>TC-FPS_48</w:t>
            </w:r>
          </w:p>
        </w:tc>
        <w:tc>
          <w:tcPr>
            <w:tcW w:w="0" w:type="auto"/>
            <w:tcBorders>
              <w:left w:val="double" w:sz="4" w:space="0" w:color="auto"/>
              <w:bottom w:val="double" w:sz="4" w:space="0" w:color="auto"/>
              <w:right w:val="double" w:sz="4" w:space="0" w:color="auto"/>
            </w:tcBorders>
          </w:tcPr>
          <w:p w14:paraId="3A74B5F5" w14:textId="77777777" w:rsidR="000A2F0B" w:rsidRPr="008E787A" w:rsidRDefault="000A2F0B" w:rsidP="002D6AAE">
            <w:pPr>
              <w:jc w:val="center"/>
              <w:rPr>
                <w:rFonts w:cstheme="minorHAnsi"/>
              </w:rPr>
            </w:pPr>
            <w:r>
              <w:rPr>
                <w:rFonts w:cstheme="minorHAnsi"/>
              </w:rPr>
              <w:t>S20</w:t>
            </w:r>
          </w:p>
        </w:tc>
        <w:tc>
          <w:tcPr>
            <w:tcW w:w="0" w:type="auto"/>
            <w:tcBorders>
              <w:left w:val="double" w:sz="4" w:space="0" w:color="auto"/>
              <w:bottom w:val="double" w:sz="4" w:space="0" w:color="auto"/>
              <w:right w:val="double" w:sz="4" w:space="0" w:color="auto"/>
            </w:tcBorders>
          </w:tcPr>
          <w:p w14:paraId="2A755657" w14:textId="77777777" w:rsidR="000A2F0B" w:rsidRPr="008E787A" w:rsidRDefault="000A2F0B" w:rsidP="002D6AAE">
            <w:pPr>
              <w:jc w:val="center"/>
              <w:rPr>
                <w:rFonts w:cstheme="minorHAnsi"/>
              </w:rPr>
            </w:pPr>
            <w:r>
              <w:rPr>
                <w:rFonts w:cstheme="minorHAnsi"/>
              </w:rPr>
              <w:t>5</w:t>
            </w:r>
          </w:p>
        </w:tc>
        <w:tc>
          <w:tcPr>
            <w:tcW w:w="0" w:type="auto"/>
            <w:tcBorders>
              <w:left w:val="double" w:sz="4" w:space="0" w:color="auto"/>
              <w:bottom w:val="double" w:sz="4" w:space="0" w:color="auto"/>
              <w:right w:val="double" w:sz="4" w:space="0" w:color="auto"/>
            </w:tcBorders>
          </w:tcPr>
          <w:p w14:paraId="727E1561"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bottom w:val="double" w:sz="4" w:space="0" w:color="auto"/>
              <w:right w:val="double" w:sz="4" w:space="0" w:color="auto"/>
            </w:tcBorders>
          </w:tcPr>
          <w:p w14:paraId="6A0718E8" w14:textId="77777777" w:rsidR="000A2F0B" w:rsidRPr="008E787A" w:rsidRDefault="000A2F0B" w:rsidP="002D6AAE">
            <w:pPr>
              <w:jc w:val="center"/>
              <w:rPr>
                <w:rFonts w:cstheme="minorHAnsi"/>
              </w:rPr>
            </w:pPr>
            <w:r w:rsidRPr="0080323F">
              <w:rPr>
                <w:rFonts w:cstheme="minorHAnsi"/>
              </w:rPr>
              <w:t>3.72E+02</w:t>
            </w:r>
          </w:p>
        </w:tc>
        <w:tc>
          <w:tcPr>
            <w:tcW w:w="0" w:type="auto"/>
            <w:tcBorders>
              <w:left w:val="double" w:sz="4" w:space="0" w:color="auto"/>
              <w:bottom w:val="double" w:sz="4" w:space="0" w:color="auto"/>
              <w:right w:val="double" w:sz="4" w:space="0" w:color="auto"/>
            </w:tcBorders>
          </w:tcPr>
          <w:p w14:paraId="2D536110" w14:textId="77777777" w:rsidR="000A2F0B" w:rsidRPr="008E787A" w:rsidRDefault="000A2F0B" w:rsidP="002D6AAE">
            <w:pPr>
              <w:jc w:val="center"/>
              <w:rPr>
                <w:rFonts w:cstheme="minorHAnsi"/>
              </w:rPr>
            </w:pPr>
            <w:r w:rsidRPr="0080323F">
              <w:rPr>
                <w:rFonts w:cstheme="minorHAnsi"/>
              </w:rPr>
              <w:t>-4.27E-01</w:t>
            </w:r>
          </w:p>
        </w:tc>
        <w:tc>
          <w:tcPr>
            <w:tcW w:w="0" w:type="auto"/>
            <w:tcBorders>
              <w:left w:val="double" w:sz="4" w:space="0" w:color="auto"/>
              <w:bottom w:val="double" w:sz="4" w:space="0" w:color="auto"/>
              <w:right w:val="double" w:sz="4" w:space="0" w:color="auto"/>
            </w:tcBorders>
          </w:tcPr>
          <w:p w14:paraId="72BF620D" w14:textId="77777777" w:rsidR="000A2F0B" w:rsidRPr="008E787A" w:rsidRDefault="000A2F0B" w:rsidP="002D6AAE">
            <w:pPr>
              <w:jc w:val="center"/>
              <w:rPr>
                <w:rFonts w:cstheme="minorHAnsi"/>
              </w:rPr>
            </w:pPr>
            <w:r w:rsidRPr="0080323F">
              <w:rPr>
                <w:rFonts w:cstheme="minorHAnsi"/>
              </w:rPr>
              <w:t>-3.98E-01</w:t>
            </w:r>
          </w:p>
        </w:tc>
        <w:tc>
          <w:tcPr>
            <w:tcW w:w="776" w:type="dxa"/>
            <w:tcBorders>
              <w:left w:val="double" w:sz="4" w:space="0" w:color="auto"/>
              <w:bottom w:val="double" w:sz="4" w:space="0" w:color="auto"/>
              <w:right w:val="double" w:sz="4" w:space="0" w:color="auto"/>
            </w:tcBorders>
          </w:tcPr>
          <w:p w14:paraId="33217240" w14:textId="77777777" w:rsidR="000A2F0B" w:rsidRPr="008E787A" w:rsidRDefault="000A2F0B" w:rsidP="002D6AAE">
            <w:pPr>
              <w:jc w:val="center"/>
              <w:rPr>
                <w:rFonts w:cstheme="minorHAnsi"/>
              </w:rPr>
            </w:pPr>
            <w:r w:rsidRPr="0080323F">
              <w:rPr>
                <w:rFonts w:cstheme="minorHAnsi"/>
              </w:rPr>
              <w:t>-6.63%</w:t>
            </w:r>
          </w:p>
        </w:tc>
        <w:tc>
          <w:tcPr>
            <w:tcW w:w="1275" w:type="dxa"/>
            <w:tcBorders>
              <w:bottom w:val="double" w:sz="4" w:space="0" w:color="auto"/>
              <w:right w:val="double" w:sz="4" w:space="0" w:color="auto"/>
            </w:tcBorders>
          </w:tcPr>
          <w:p w14:paraId="2528DFE3" w14:textId="77777777" w:rsidR="000A2F0B" w:rsidRPr="00AC6EA1" w:rsidRDefault="000A2F0B" w:rsidP="002D6AAE">
            <w:pPr>
              <w:jc w:val="center"/>
              <w:rPr>
                <w:rFonts w:cstheme="minorHAnsi"/>
              </w:rPr>
            </w:pPr>
            <w:r w:rsidRPr="00255D39">
              <w:rPr>
                <w:rFonts w:cstheme="minorHAnsi"/>
              </w:rPr>
              <w:t>1.47%</w:t>
            </w:r>
          </w:p>
        </w:tc>
      </w:tr>
      <w:tr w:rsidR="000A2F0B" w:rsidRPr="00F564D9" w14:paraId="762C8806" w14:textId="77777777" w:rsidTr="002D6AAE">
        <w:trPr>
          <w:jc w:val="center"/>
        </w:trPr>
        <w:tc>
          <w:tcPr>
            <w:tcW w:w="8461" w:type="dxa"/>
            <w:gridSpan w:val="9"/>
            <w:tcBorders>
              <w:top w:val="double" w:sz="4" w:space="0" w:color="auto"/>
              <w:left w:val="double" w:sz="4" w:space="0" w:color="auto"/>
              <w:bottom w:val="double" w:sz="4" w:space="0" w:color="auto"/>
              <w:right w:val="double" w:sz="4" w:space="0" w:color="auto"/>
            </w:tcBorders>
          </w:tcPr>
          <w:p w14:paraId="276C05F0" w14:textId="77777777" w:rsidR="000A2F0B" w:rsidRPr="00AC6EA1" w:rsidRDefault="000A2F0B" w:rsidP="002D6AAE">
            <w:pPr>
              <w:jc w:val="center"/>
              <w:rPr>
                <w:rFonts w:cstheme="minorHAnsi"/>
                <w:b/>
              </w:rPr>
            </w:pPr>
            <w:r w:rsidRPr="008D43FC">
              <w:rPr>
                <w:rFonts w:cstheme="minorHAnsi"/>
                <w:b/>
                <w:bCs/>
              </w:rPr>
              <w:t xml:space="preserve">Response: </w:t>
            </w:r>
            <m:oMath>
              <m:r>
                <m:rPr>
                  <m:sty m:val="b"/>
                </m:rPr>
                <w:rPr>
                  <w:rFonts w:ascii="Cambria Math" w:hAnsi="Cambria Math" w:cstheme="minorHAnsi"/>
                </w:rPr>
                <m:t>h</m:t>
              </m:r>
            </m:oMath>
            <w:r w:rsidRPr="008D43FC">
              <w:rPr>
                <w:rFonts w:cstheme="minorHAnsi"/>
                <w:b/>
                <w:bCs/>
              </w:rPr>
              <w:t xml:space="preserve"> </w:t>
            </w:r>
            <w:r>
              <w:rPr>
                <w:rFonts w:cstheme="minorHAnsi"/>
                <w:b/>
                <w:bCs/>
              </w:rPr>
              <w:t>[J/kg] –</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 xml:space="preserve">: </w:t>
            </w:r>
            <m:oMath>
              <m:sSub>
                <m:sSubPr>
                  <m:ctrlPr>
                    <w:rPr>
                      <w:rFonts w:ascii="Cambria Math" w:hAnsi="Cambria Math" w:cstheme="minorHAnsi"/>
                      <w:b/>
                      <w:bCs/>
                    </w:rPr>
                  </m:ctrlPr>
                </m:sSubPr>
                <m:e>
                  <m:r>
                    <m:rPr>
                      <m:sty m:val="b"/>
                    </m:rPr>
                    <w:rPr>
                      <w:rFonts w:ascii="Cambria Math" w:hAnsi="Cambria Math" w:cstheme="minorHAnsi"/>
                    </w:rPr>
                    <m:t>q</m:t>
                  </m:r>
                </m:e>
                <m:sub>
                  <m:r>
                    <m:rPr>
                      <m:nor/>
                    </m:rPr>
                    <w:rPr>
                      <w:rFonts w:cstheme="minorHAnsi"/>
                      <w:b/>
                      <w:bCs/>
                    </w:rPr>
                    <m:t>tot</m:t>
                  </m:r>
                </m:sub>
              </m:sSub>
            </m:oMath>
          </w:p>
        </w:tc>
      </w:tr>
      <w:tr w:rsidR="000A2F0B" w:rsidRPr="008E787A" w14:paraId="2CB39F99" w14:textId="77777777" w:rsidTr="002D6AAE">
        <w:trPr>
          <w:jc w:val="center"/>
        </w:trPr>
        <w:tc>
          <w:tcPr>
            <w:tcW w:w="0" w:type="auto"/>
            <w:tcBorders>
              <w:top w:val="double" w:sz="4" w:space="0" w:color="auto"/>
              <w:left w:val="double" w:sz="4" w:space="0" w:color="auto"/>
            </w:tcBorders>
          </w:tcPr>
          <w:p w14:paraId="256B4518" w14:textId="77777777" w:rsidR="000A2F0B" w:rsidRPr="00AC6EA1" w:rsidRDefault="000A2F0B" w:rsidP="002D6AAE">
            <w:pPr>
              <w:jc w:val="center"/>
              <w:rPr>
                <w:rFonts w:cstheme="minorHAnsi"/>
                <w:color w:val="000000"/>
              </w:rPr>
            </w:pPr>
            <w:r w:rsidRPr="00AC6EA1">
              <w:rPr>
                <w:rFonts w:cstheme="minorHAnsi"/>
                <w:color w:val="000000"/>
              </w:rPr>
              <w:t>TC-FPS_01</w:t>
            </w:r>
          </w:p>
        </w:tc>
        <w:tc>
          <w:tcPr>
            <w:tcW w:w="0" w:type="auto"/>
            <w:tcBorders>
              <w:top w:val="double" w:sz="4" w:space="0" w:color="auto"/>
              <w:left w:val="double" w:sz="4" w:space="0" w:color="auto"/>
              <w:right w:val="double" w:sz="4" w:space="0" w:color="auto"/>
            </w:tcBorders>
          </w:tcPr>
          <w:p w14:paraId="1F466763" w14:textId="77777777" w:rsidR="000A2F0B" w:rsidRPr="008E787A" w:rsidRDefault="000A2F0B" w:rsidP="002D6AAE">
            <w:pPr>
              <w:jc w:val="center"/>
              <w:rPr>
                <w:rFonts w:cstheme="minorHAnsi"/>
              </w:rPr>
            </w:pPr>
            <w:r w:rsidRPr="00927DAF">
              <w:rPr>
                <w:rFonts w:cstheme="minorHAnsi"/>
              </w:rPr>
              <w:t>S2</w:t>
            </w:r>
          </w:p>
        </w:tc>
        <w:tc>
          <w:tcPr>
            <w:tcW w:w="0" w:type="auto"/>
            <w:tcBorders>
              <w:top w:val="double" w:sz="4" w:space="0" w:color="auto"/>
              <w:left w:val="double" w:sz="4" w:space="0" w:color="auto"/>
              <w:right w:val="double" w:sz="4" w:space="0" w:color="auto"/>
            </w:tcBorders>
          </w:tcPr>
          <w:p w14:paraId="6AF9073F" w14:textId="77777777" w:rsidR="000A2F0B" w:rsidRPr="008E787A" w:rsidRDefault="000A2F0B" w:rsidP="002D6AAE">
            <w:pPr>
              <w:jc w:val="center"/>
              <w:rPr>
                <w:rFonts w:cstheme="minorHAnsi"/>
              </w:rPr>
            </w:pPr>
            <w:r>
              <w:rPr>
                <w:rFonts w:cstheme="minorHAnsi"/>
              </w:rPr>
              <w:t>-</w:t>
            </w:r>
          </w:p>
        </w:tc>
        <w:tc>
          <w:tcPr>
            <w:tcW w:w="0" w:type="auto"/>
            <w:tcBorders>
              <w:top w:val="double" w:sz="4" w:space="0" w:color="auto"/>
              <w:left w:val="double" w:sz="4" w:space="0" w:color="auto"/>
              <w:right w:val="double" w:sz="4" w:space="0" w:color="auto"/>
            </w:tcBorders>
          </w:tcPr>
          <w:p w14:paraId="6E97E442" w14:textId="77777777" w:rsidR="000A2F0B" w:rsidRPr="008E787A" w:rsidRDefault="000A2F0B" w:rsidP="002D6AAE">
            <w:pPr>
              <w:jc w:val="center"/>
              <w:rPr>
                <w:rFonts w:cstheme="minorHAnsi"/>
              </w:rPr>
            </w:pPr>
            <w:r w:rsidRPr="0080323F">
              <w:rPr>
                <w:rFonts w:cstheme="minorHAnsi"/>
              </w:rPr>
              <w:t>540</w:t>
            </w:r>
          </w:p>
        </w:tc>
        <w:tc>
          <w:tcPr>
            <w:tcW w:w="0" w:type="auto"/>
            <w:tcBorders>
              <w:top w:val="double" w:sz="4" w:space="0" w:color="auto"/>
              <w:left w:val="double" w:sz="4" w:space="0" w:color="auto"/>
              <w:right w:val="double" w:sz="4" w:space="0" w:color="auto"/>
            </w:tcBorders>
          </w:tcPr>
          <w:p w14:paraId="541CB93A" w14:textId="77777777" w:rsidR="000A2F0B" w:rsidRPr="008E787A" w:rsidRDefault="000A2F0B" w:rsidP="002D6AAE">
            <w:pPr>
              <w:jc w:val="center"/>
              <w:rPr>
                <w:rFonts w:cstheme="minorHAnsi"/>
              </w:rPr>
            </w:pPr>
            <w:r w:rsidRPr="0080323F">
              <w:rPr>
                <w:rFonts w:cstheme="minorHAnsi"/>
              </w:rPr>
              <w:t>4.13E+03</w:t>
            </w:r>
          </w:p>
        </w:tc>
        <w:tc>
          <w:tcPr>
            <w:tcW w:w="0" w:type="auto"/>
            <w:tcBorders>
              <w:top w:val="double" w:sz="4" w:space="0" w:color="auto"/>
              <w:left w:val="double" w:sz="4" w:space="0" w:color="auto"/>
              <w:right w:val="double" w:sz="4" w:space="0" w:color="auto"/>
            </w:tcBorders>
          </w:tcPr>
          <w:p w14:paraId="6CFACCA5" w14:textId="77777777" w:rsidR="000A2F0B" w:rsidRPr="008E787A" w:rsidRDefault="000A2F0B" w:rsidP="002D6AAE">
            <w:pPr>
              <w:jc w:val="center"/>
              <w:rPr>
                <w:rFonts w:cstheme="minorHAnsi"/>
              </w:rPr>
            </w:pPr>
            <w:r w:rsidRPr="0080323F">
              <w:rPr>
                <w:rFonts w:cstheme="minorHAnsi"/>
              </w:rPr>
              <w:t>9.95E-01</w:t>
            </w:r>
          </w:p>
        </w:tc>
        <w:tc>
          <w:tcPr>
            <w:tcW w:w="0" w:type="auto"/>
            <w:tcBorders>
              <w:top w:val="double" w:sz="4" w:space="0" w:color="auto"/>
              <w:left w:val="double" w:sz="4" w:space="0" w:color="auto"/>
              <w:right w:val="double" w:sz="4" w:space="0" w:color="auto"/>
            </w:tcBorders>
          </w:tcPr>
          <w:p w14:paraId="6C89C954" w14:textId="77777777" w:rsidR="000A2F0B" w:rsidRPr="008E787A" w:rsidRDefault="000A2F0B" w:rsidP="002D6AAE">
            <w:pPr>
              <w:jc w:val="center"/>
              <w:rPr>
                <w:rFonts w:cstheme="minorHAnsi"/>
              </w:rPr>
            </w:pPr>
            <w:r w:rsidRPr="0080323F">
              <w:rPr>
                <w:rFonts w:cstheme="minorHAnsi"/>
              </w:rPr>
              <w:t>1.00E+00</w:t>
            </w:r>
          </w:p>
        </w:tc>
        <w:tc>
          <w:tcPr>
            <w:tcW w:w="776" w:type="dxa"/>
            <w:tcBorders>
              <w:top w:val="double" w:sz="4" w:space="0" w:color="auto"/>
              <w:left w:val="double" w:sz="4" w:space="0" w:color="auto"/>
              <w:right w:val="double" w:sz="4" w:space="0" w:color="auto"/>
            </w:tcBorders>
          </w:tcPr>
          <w:p w14:paraId="7CFD9139" w14:textId="77777777" w:rsidR="000A2F0B" w:rsidRPr="008E787A" w:rsidRDefault="000A2F0B" w:rsidP="002D6AAE">
            <w:pPr>
              <w:jc w:val="center"/>
              <w:rPr>
                <w:rFonts w:cstheme="minorHAnsi"/>
              </w:rPr>
            </w:pPr>
            <w:r w:rsidRPr="0080323F">
              <w:rPr>
                <w:rFonts w:cstheme="minorHAnsi"/>
              </w:rPr>
              <w:t>0.46%</w:t>
            </w:r>
          </w:p>
        </w:tc>
        <w:tc>
          <w:tcPr>
            <w:tcW w:w="1275" w:type="dxa"/>
            <w:tcBorders>
              <w:top w:val="double" w:sz="4" w:space="0" w:color="auto"/>
              <w:right w:val="double" w:sz="4" w:space="0" w:color="auto"/>
            </w:tcBorders>
          </w:tcPr>
          <w:p w14:paraId="26B945B3" w14:textId="77777777" w:rsidR="000A2F0B" w:rsidRPr="00AC6EA1" w:rsidRDefault="000A2F0B" w:rsidP="002D6AAE">
            <w:pPr>
              <w:jc w:val="center"/>
              <w:rPr>
                <w:rFonts w:cstheme="minorHAnsi"/>
              </w:rPr>
            </w:pPr>
            <w:r w:rsidRPr="00255D39">
              <w:rPr>
                <w:rFonts w:cstheme="minorHAnsi"/>
              </w:rPr>
              <w:t>5.35%</w:t>
            </w:r>
          </w:p>
        </w:tc>
      </w:tr>
      <w:tr w:rsidR="000A2F0B" w:rsidRPr="008E787A" w14:paraId="042D0567" w14:textId="77777777" w:rsidTr="002D6AAE">
        <w:trPr>
          <w:jc w:val="center"/>
        </w:trPr>
        <w:tc>
          <w:tcPr>
            <w:tcW w:w="0" w:type="auto"/>
            <w:tcBorders>
              <w:left w:val="double" w:sz="4" w:space="0" w:color="auto"/>
            </w:tcBorders>
          </w:tcPr>
          <w:p w14:paraId="01FE7392" w14:textId="77777777" w:rsidR="000A2F0B" w:rsidRPr="00AC6EA1" w:rsidRDefault="000A2F0B" w:rsidP="002D6AAE">
            <w:pPr>
              <w:jc w:val="center"/>
              <w:rPr>
                <w:rFonts w:cstheme="minorHAnsi"/>
                <w:color w:val="000000"/>
              </w:rPr>
            </w:pPr>
            <w:r w:rsidRPr="00AC6EA1">
              <w:rPr>
                <w:rFonts w:cstheme="minorHAnsi"/>
                <w:color w:val="000000"/>
              </w:rPr>
              <w:t>TC-FPS_11</w:t>
            </w:r>
          </w:p>
        </w:tc>
        <w:tc>
          <w:tcPr>
            <w:tcW w:w="0" w:type="auto"/>
            <w:tcBorders>
              <w:left w:val="double" w:sz="4" w:space="0" w:color="auto"/>
              <w:right w:val="double" w:sz="4" w:space="0" w:color="auto"/>
            </w:tcBorders>
          </w:tcPr>
          <w:p w14:paraId="19A46A5A" w14:textId="77777777" w:rsidR="000A2F0B" w:rsidRPr="008E787A" w:rsidRDefault="000A2F0B" w:rsidP="002D6AAE">
            <w:pPr>
              <w:jc w:val="center"/>
              <w:rPr>
                <w:rFonts w:cstheme="minorHAnsi"/>
              </w:rPr>
            </w:pPr>
            <w:r w:rsidRPr="00927DAF">
              <w:rPr>
                <w:rFonts w:cstheme="minorHAnsi"/>
              </w:rPr>
              <w:t>S2</w:t>
            </w:r>
          </w:p>
        </w:tc>
        <w:tc>
          <w:tcPr>
            <w:tcW w:w="0" w:type="auto"/>
            <w:tcBorders>
              <w:left w:val="double" w:sz="4" w:space="0" w:color="auto"/>
              <w:right w:val="double" w:sz="4" w:space="0" w:color="auto"/>
            </w:tcBorders>
          </w:tcPr>
          <w:p w14:paraId="5390CF05"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7562D8DE"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right w:val="double" w:sz="4" w:space="0" w:color="auto"/>
            </w:tcBorders>
          </w:tcPr>
          <w:p w14:paraId="6C26A59F" w14:textId="77777777" w:rsidR="000A2F0B" w:rsidRPr="008E787A" w:rsidRDefault="000A2F0B" w:rsidP="002D6AAE">
            <w:pPr>
              <w:jc w:val="center"/>
              <w:rPr>
                <w:rFonts w:cstheme="minorHAnsi"/>
              </w:rPr>
            </w:pPr>
            <w:r w:rsidRPr="0080323F">
              <w:rPr>
                <w:rFonts w:cstheme="minorHAnsi"/>
              </w:rPr>
              <w:t>2.72E+04</w:t>
            </w:r>
          </w:p>
        </w:tc>
        <w:tc>
          <w:tcPr>
            <w:tcW w:w="0" w:type="auto"/>
            <w:tcBorders>
              <w:left w:val="double" w:sz="4" w:space="0" w:color="auto"/>
              <w:right w:val="double" w:sz="4" w:space="0" w:color="auto"/>
            </w:tcBorders>
          </w:tcPr>
          <w:p w14:paraId="21ACB109" w14:textId="77777777" w:rsidR="000A2F0B" w:rsidRPr="008E787A" w:rsidRDefault="000A2F0B" w:rsidP="002D6AAE">
            <w:pPr>
              <w:jc w:val="center"/>
              <w:rPr>
                <w:rFonts w:cstheme="minorHAnsi"/>
              </w:rPr>
            </w:pPr>
            <w:r w:rsidRPr="0080323F">
              <w:rPr>
                <w:rFonts w:cstheme="minorHAnsi"/>
              </w:rPr>
              <w:t>9.90E-01</w:t>
            </w:r>
          </w:p>
        </w:tc>
        <w:tc>
          <w:tcPr>
            <w:tcW w:w="0" w:type="auto"/>
            <w:tcBorders>
              <w:left w:val="double" w:sz="4" w:space="0" w:color="auto"/>
              <w:right w:val="double" w:sz="4" w:space="0" w:color="auto"/>
            </w:tcBorders>
          </w:tcPr>
          <w:p w14:paraId="79106BE0" w14:textId="77777777" w:rsidR="000A2F0B" w:rsidRPr="008E787A" w:rsidRDefault="000A2F0B" w:rsidP="002D6AAE">
            <w:pPr>
              <w:jc w:val="center"/>
              <w:rPr>
                <w:rFonts w:cstheme="minorHAnsi"/>
              </w:rPr>
            </w:pPr>
            <w:r w:rsidRPr="0080323F">
              <w:rPr>
                <w:rFonts w:cstheme="minorHAnsi"/>
              </w:rPr>
              <w:t>1.00E+00</w:t>
            </w:r>
          </w:p>
        </w:tc>
        <w:tc>
          <w:tcPr>
            <w:tcW w:w="776" w:type="dxa"/>
            <w:tcBorders>
              <w:left w:val="double" w:sz="4" w:space="0" w:color="auto"/>
              <w:right w:val="double" w:sz="4" w:space="0" w:color="auto"/>
            </w:tcBorders>
          </w:tcPr>
          <w:p w14:paraId="060766C4" w14:textId="77777777" w:rsidR="000A2F0B" w:rsidRPr="008E787A" w:rsidRDefault="000A2F0B" w:rsidP="002D6AAE">
            <w:pPr>
              <w:jc w:val="center"/>
              <w:rPr>
                <w:rFonts w:cstheme="minorHAnsi"/>
              </w:rPr>
            </w:pPr>
            <w:r w:rsidRPr="0080323F">
              <w:rPr>
                <w:rFonts w:cstheme="minorHAnsi"/>
              </w:rPr>
              <w:t>1.03%</w:t>
            </w:r>
          </w:p>
        </w:tc>
        <w:tc>
          <w:tcPr>
            <w:tcW w:w="1275" w:type="dxa"/>
            <w:tcBorders>
              <w:right w:val="double" w:sz="4" w:space="0" w:color="auto"/>
            </w:tcBorders>
          </w:tcPr>
          <w:p w14:paraId="64FE2061" w14:textId="77777777" w:rsidR="000A2F0B" w:rsidRPr="00AC6EA1" w:rsidRDefault="000A2F0B" w:rsidP="002D6AAE">
            <w:pPr>
              <w:jc w:val="center"/>
              <w:rPr>
                <w:rFonts w:cstheme="minorHAnsi"/>
              </w:rPr>
            </w:pPr>
            <w:r w:rsidRPr="00255D39">
              <w:rPr>
                <w:rFonts w:cstheme="minorHAnsi"/>
              </w:rPr>
              <w:t>5.35%</w:t>
            </w:r>
          </w:p>
        </w:tc>
      </w:tr>
      <w:tr w:rsidR="000A2F0B" w:rsidRPr="008E787A" w14:paraId="3CE9D70B" w14:textId="77777777" w:rsidTr="002D6AAE">
        <w:trPr>
          <w:jc w:val="center"/>
        </w:trPr>
        <w:tc>
          <w:tcPr>
            <w:tcW w:w="0" w:type="auto"/>
            <w:tcBorders>
              <w:left w:val="double" w:sz="4" w:space="0" w:color="auto"/>
            </w:tcBorders>
          </w:tcPr>
          <w:p w14:paraId="4E3503EE" w14:textId="77777777" w:rsidR="000A2F0B" w:rsidRPr="00AC6EA1" w:rsidRDefault="000A2F0B" w:rsidP="002D6AAE">
            <w:pPr>
              <w:jc w:val="center"/>
              <w:rPr>
                <w:rFonts w:cstheme="minorHAnsi"/>
                <w:color w:val="000000"/>
              </w:rPr>
            </w:pPr>
            <w:r w:rsidRPr="00AC6EA1">
              <w:rPr>
                <w:rFonts w:cstheme="minorHAnsi"/>
                <w:color w:val="000000"/>
              </w:rPr>
              <w:t>TC-FPS_04</w:t>
            </w:r>
          </w:p>
        </w:tc>
        <w:tc>
          <w:tcPr>
            <w:tcW w:w="0" w:type="auto"/>
            <w:tcBorders>
              <w:left w:val="double" w:sz="4" w:space="0" w:color="auto"/>
              <w:right w:val="double" w:sz="4" w:space="0" w:color="auto"/>
            </w:tcBorders>
          </w:tcPr>
          <w:p w14:paraId="62E48E30" w14:textId="77777777" w:rsidR="000A2F0B" w:rsidRPr="008E787A" w:rsidRDefault="000A2F0B" w:rsidP="002D6AAE">
            <w:pPr>
              <w:jc w:val="center"/>
              <w:rPr>
                <w:rFonts w:cstheme="minorHAnsi"/>
              </w:rPr>
            </w:pPr>
            <w:r w:rsidRPr="006A5B37">
              <w:rPr>
                <w:rFonts w:cstheme="minorHAnsi"/>
              </w:rPr>
              <w:t>S26</w:t>
            </w:r>
          </w:p>
        </w:tc>
        <w:tc>
          <w:tcPr>
            <w:tcW w:w="0" w:type="auto"/>
            <w:tcBorders>
              <w:left w:val="double" w:sz="4" w:space="0" w:color="auto"/>
              <w:right w:val="double" w:sz="4" w:space="0" w:color="auto"/>
            </w:tcBorders>
          </w:tcPr>
          <w:p w14:paraId="752FA146"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right w:val="double" w:sz="4" w:space="0" w:color="auto"/>
            </w:tcBorders>
          </w:tcPr>
          <w:p w14:paraId="3F4AF277" w14:textId="77777777" w:rsidR="000A2F0B" w:rsidRPr="008E787A" w:rsidRDefault="000A2F0B" w:rsidP="002D6AAE">
            <w:pPr>
              <w:jc w:val="center"/>
              <w:rPr>
                <w:rFonts w:cstheme="minorHAnsi"/>
              </w:rPr>
            </w:pPr>
            <w:r w:rsidRPr="0080323F">
              <w:rPr>
                <w:rFonts w:cstheme="minorHAnsi"/>
              </w:rPr>
              <w:t>540</w:t>
            </w:r>
          </w:p>
        </w:tc>
        <w:tc>
          <w:tcPr>
            <w:tcW w:w="0" w:type="auto"/>
            <w:tcBorders>
              <w:left w:val="double" w:sz="4" w:space="0" w:color="auto"/>
              <w:right w:val="double" w:sz="4" w:space="0" w:color="auto"/>
            </w:tcBorders>
          </w:tcPr>
          <w:p w14:paraId="394498C5" w14:textId="77777777" w:rsidR="000A2F0B" w:rsidRPr="008E787A" w:rsidRDefault="000A2F0B" w:rsidP="002D6AAE">
            <w:pPr>
              <w:jc w:val="center"/>
              <w:rPr>
                <w:rFonts w:cstheme="minorHAnsi"/>
              </w:rPr>
            </w:pPr>
            <w:r w:rsidRPr="0080323F">
              <w:rPr>
                <w:rFonts w:cstheme="minorHAnsi"/>
              </w:rPr>
              <w:t>2.33E+03</w:t>
            </w:r>
          </w:p>
        </w:tc>
        <w:tc>
          <w:tcPr>
            <w:tcW w:w="0" w:type="auto"/>
            <w:tcBorders>
              <w:left w:val="double" w:sz="4" w:space="0" w:color="auto"/>
              <w:right w:val="double" w:sz="4" w:space="0" w:color="auto"/>
            </w:tcBorders>
          </w:tcPr>
          <w:p w14:paraId="17A599BB" w14:textId="77777777" w:rsidR="000A2F0B" w:rsidRPr="008E787A" w:rsidRDefault="000A2F0B" w:rsidP="002D6AAE">
            <w:pPr>
              <w:jc w:val="center"/>
              <w:rPr>
                <w:rFonts w:cstheme="minorHAnsi"/>
              </w:rPr>
            </w:pPr>
            <w:r w:rsidRPr="0080323F">
              <w:rPr>
                <w:rFonts w:cstheme="minorHAnsi"/>
              </w:rPr>
              <w:t>1.00E+00</w:t>
            </w:r>
          </w:p>
        </w:tc>
        <w:tc>
          <w:tcPr>
            <w:tcW w:w="0" w:type="auto"/>
            <w:tcBorders>
              <w:left w:val="double" w:sz="4" w:space="0" w:color="auto"/>
              <w:right w:val="double" w:sz="4" w:space="0" w:color="auto"/>
            </w:tcBorders>
          </w:tcPr>
          <w:p w14:paraId="47075E72" w14:textId="77777777" w:rsidR="000A2F0B" w:rsidRPr="008E787A" w:rsidRDefault="000A2F0B" w:rsidP="002D6AAE">
            <w:pPr>
              <w:jc w:val="center"/>
              <w:rPr>
                <w:rFonts w:cstheme="minorHAnsi"/>
              </w:rPr>
            </w:pPr>
            <w:r w:rsidRPr="0080323F">
              <w:rPr>
                <w:rFonts w:cstheme="minorHAnsi"/>
              </w:rPr>
              <w:t>1.00E+00</w:t>
            </w:r>
          </w:p>
        </w:tc>
        <w:tc>
          <w:tcPr>
            <w:tcW w:w="776" w:type="dxa"/>
            <w:tcBorders>
              <w:left w:val="double" w:sz="4" w:space="0" w:color="auto"/>
              <w:right w:val="double" w:sz="4" w:space="0" w:color="auto"/>
            </w:tcBorders>
          </w:tcPr>
          <w:p w14:paraId="00BF0825" w14:textId="77777777" w:rsidR="000A2F0B" w:rsidRPr="008E787A" w:rsidRDefault="000A2F0B" w:rsidP="002D6AAE">
            <w:pPr>
              <w:jc w:val="center"/>
              <w:rPr>
                <w:rFonts w:cstheme="minorHAnsi"/>
              </w:rPr>
            </w:pPr>
            <w:r w:rsidRPr="0080323F">
              <w:rPr>
                <w:rFonts w:cstheme="minorHAnsi"/>
              </w:rPr>
              <w:t>-0.15%</w:t>
            </w:r>
          </w:p>
        </w:tc>
        <w:tc>
          <w:tcPr>
            <w:tcW w:w="1275" w:type="dxa"/>
            <w:tcBorders>
              <w:right w:val="double" w:sz="4" w:space="0" w:color="auto"/>
            </w:tcBorders>
          </w:tcPr>
          <w:p w14:paraId="3BA826EB" w14:textId="77777777" w:rsidR="000A2F0B" w:rsidRPr="00AC6EA1" w:rsidRDefault="000A2F0B" w:rsidP="002D6AAE">
            <w:pPr>
              <w:jc w:val="center"/>
              <w:rPr>
                <w:rFonts w:cstheme="minorHAnsi"/>
              </w:rPr>
            </w:pPr>
            <w:r w:rsidRPr="00255D39">
              <w:rPr>
                <w:rFonts w:cstheme="minorHAnsi"/>
              </w:rPr>
              <w:t>5.36%</w:t>
            </w:r>
          </w:p>
        </w:tc>
      </w:tr>
      <w:tr w:rsidR="000A2F0B" w:rsidRPr="008E787A" w14:paraId="6EB79039" w14:textId="77777777" w:rsidTr="002D6AAE">
        <w:trPr>
          <w:jc w:val="center"/>
        </w:trPr>
        <w:tc>
          <w:tcPr>
            <w:tcW w:w="0" w:type="auto"/>
            <w:tcBorders>
              <w:left w:val="double" w:sz="4" w:space="0" w:color="auto"/>
              <w:bottom w:val="double" w:sz="4" w:space="0" w:color="auto"/>
            </w:tcBorders>
          </w:tcPr>
          <w:p w14:paraId="71EBA5D9" w14:textId="77777777" w:rsidR="000A2F0B" w:rsidRPr="00AC6EA1" w:rsidRDefault="000A2F0B" w:rsidP="002D6AAE">
            <w:pPr>
              <w:jc w:val="center"/>
              <w:rPr>
                <w:rFonts w:cstheme="minorHAnsi"/>
                <w:color w:val="000000"/>
              </w:rPr>
            </w:pPr>
            <w:r w:rsidRPr="00AC6EA1">
              <w:rPr>
                <w:rFonts w:cstheme="minorHAnsi"/>
                <w:color w:val="000000"/>
              </w:rPr>
              <w:t>TC-FPS_14</w:t>
            </w:r>
          </w:p>
        </w:tc>
        <w:tc>
          <w:tcPr>
            <w:tcW w:w="0" w:type="auto"/>
            <w:tcBorders>
              <w:left w:val="double" w:sz="4" w:space="0" w:color="auto"/>
              <w:bottom w:val="double" w:sz="4" w:space="0" w:color="auto"/>
              <w:right w:val="double" w:sz="4" w:space="0" w:color="auto"/>
            </w:tcBorders>
          </w:tcPr>
          <w:p w14:paraId="78466266" w14:textId="77777777" w:rsidR="000A2F0B" w:rsidRPr="008E787A" w:rsidRDefault="000A2F0B" w:rsidP="002D6AAE">
            <w:pPr>
              <w:jc w:val="center"/>
              <w:rPr>
                <w:rFonts w:cstheme="minorHAnsi"/>
              </w:rPr>
            </w:pPr>
            <w:r w:rsidRPr="006A5B37">
              <w:rPr>
                <w:rFonts w:cstheme="minorHAnsi"/>
              </w:rPr>
              <w:t>S26</w:t>
            </w:r>
          </w:p>
        </w:tc>
        <w:tc>
          <w:tcPr>
            <w:tcW w:w="0" w:type="auto"/>
            <w:tcBorders>
              <w:left w:val="double" w:sz="4" w:space="0" w:color="auto"/>
              <w:bottom w:val="double" w:sz="4" w:space="0" w:color="auto"/>
              <w:right w:val="double" w:sz="4" w:space="0" w:color="auto"/>
            </w:tcBorders>
          </w:tcPr>
          <w:p w14:paraId="3F39EAE6" w14:textId="77777777" w:rsidR="000A2F0B" w:rsidRPr="008E787A" w:rsidRDefault="000A2F0B" w:rsidP="002D6AAE">
            <w:pPr>
              <w:jc w:val="center"/>
              <w:rPr>
                <w:rFonts w:cstheme="minorHAnsi"/>
              </w:rPr>
            </w:pPr>
            <w:r>
              <w:rPr>
                <w:rFonts w:cstheme="minorHAnsi"/>
              </w:rPr>
              <w:t>-</w:t>
            </w:r>
          </w:p>
        </w:tc>
        <w:tc>
          <w:tcPr>
            <w:tcW w:w="0" w:type="auto"/>
            <w:tcBorders>
              <w:left w:val="double" w:sz="4" w:space="0" w:color="auto"/>
              <w:bottom w:val="double" w:sz="4" w:space="0" w:color="auto"/>
              <w:right w:val="double" w:sz="4" w:space="0" w:color="auto"/>
            </w:tcBorders>
          </w:tcPr>
          <w:p w14:paraId="2BF55F89"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bottom w:val="double" w:sz="4" w:space="0" w:color="auto"/>
              <w:right w:val="double" w:sz="4" w:space="0" w:color="auto"/>
            </w:tcBorders>
          </w:tcPr>
          <w:p w14:paraId="7F5EC669" w14:textId="77777777" w:rsidR="000A2F0B" w:rsidRPr="008E787A" w:rsidRDefault="000A2F0B" w:rsidP="002D6AAE">
            <w:pPr>
              <w:jc w:val="center"/>
              <w:rPr>
                <w:rFonts w:cstheme="minorHAnsi"/>
              </w:rPr>
            </w:pPr>
            <w:r w:rsidRPr="0080323F">
              <w:rPr>
                <w:rFonts w:cstheme="minorHAnsi"/>
              </w:rPr>
              <w:t>1.76E+04</w:t>
            </w:r>
          </w:p>
        </w:tc>
        <w:tc>
          <w:tcPr>
            <w:tcW w:w="0" w:type="auto"/>
            <w:tcBorders>
              <w:left w:val="double" w:sz="4" w:space="0" w:color="auto"/>
              <w:bottom w:val="double" w:sz="4" w:space="0" w:color="auto"/>
              <w:right w:val="double" w:sz="4" w:space="0" w:color="auto"/>
            </w:tcBorders>
          </w:tcPr>
          <w:p w14:paraId="71EE9A76" w14:textId="77777777" w:rsidR="000A2F0B" w:rsidRPr="008E787A" w:rsidRDefault="000A2F0B" w:rsidP="002D6AAE">
            <w:pPr>
              <w:jc w:val="center"/>
              <w:rPr>
                <w:rFonts w:cstheme="minorHAnsi"/>
              </w:rPr>
            </w:pPr>
            <w:r w:rsidRPr="0080323F">
              <w:rPr>
                <w:rFonts w:cstheme="minorHAnsi"/>
              </w:rPr>
              <w:t>1.01E+00</w:t>
            </w:r>
          </w:p>
        </w:tc>
        <w:tc>
          <w:tcPr>
            <w:tcW w:w="0" w:type="auto"/>
            <w:tcBorders>
              <w:left w:val="double" w:sz="4" w:space="0" w:color="auto"/>
              <w:bottom w:val="double" w:sz="4" w:space="0" w:color="auto"/>
              <w:right w:val="double" w:sz="4" w:space="0" w:color="auto"/>
            </w:tcBorders>
          </w:tcPr>
          <w:p w14:paraId="69A8857E" w14:textId="77777777" w:rsidR="000A2F0B" w:rsidRPr="008E787A" w:rsidRDefault="000A2F0B" w:rsidP="002D6AAE">
            <w:pPr>
              <w:jc w:val="center"/>
              <w:rPr>
                <w:rFonts w:cstheme="minorHAnsi"/>
              </w:rPr>
            </w:pPr>
            <w:r w:rsidRPr="0080323F">
              <w:rPr>
                <w:rFonts w:cstheme="minorHAnsi"/>
              </w:rPr>
              <w:t>9.99E-01</w:t>
            </w:r>
          </w:p>
        </w:tc>
        <w:tc>
          <w:tcPr>
            <w:tcW w:w="776" w:type="dxa"/>
            <w:tcBorders>
              <w:left w:val="double" w:sz="4" w:space="0" w:color="auto"/>
              <w:bottom w:val="double" w:sz="4" w:space="0" w:color="auto"/>
              <w:right w:val="double" w:sz="4" w:space="0" w:color="auto"/>
            </w:tcBorders>
          </w:tcPr>
          <w:p w14:paraId="011630E2" w14:textId="77777777" w:rsidR="000A2F0B" w:rsidRPr="008E787A" w:rsidRDefault="000A2F0B" w:rsidP="002D6AAE">
            <w:pPr>
              <w:jc w:val="center"/>
              <w:rPr>
                <w:rFonts w:cstheme="minorHAnsi"/>
              </w:rPr>
            </w:pPr>
            <w:r w:rsidRPr="0080323F">
              <w:rPr>
                <w:rFonts w:cstheme="minorHAnsi"/>
              </w:rPr>
              <w:t>-1.00%</w:t>
            </w:r>
          </w:p>
        </w:tc>
        <w:tc>
          <w:tcPr>
            <w:tcW w:w="1275" w:type="dxa"/>
            <w:tcBorders>
              <w:bottom w:val="double" w:sz="4" w:space="0" w:color="auto"/>
              <w:right w:val="double" w:sz="4" w:space="0" w:color="auto"/>
            </w:tcBorders>
          </w:tcPr>
          <w:p w14:paraId="4B5DF61D" w14:textId="77777777" w:rsidR="000A2F0B" w:rsidRPr="00AC6EA1" w:rsidRDefault="000A2F0B" w:rsidP="002D6AAE">
            <w:pPr>
              <w:jc w:val="center"/>
              <w:rPr>
                <w:rFonts w:cstheme="minorHAnsi"/>
              </w:rPr>
            </w:pPr>
            <w:r w:rsidRPr="00255D39">
              <w:rPr>
                <w:rFonts w:cstheme="minorHAnsi"/>
              </w:rPr>
              <w:t>5.34%</w:t>
            </w:r>
          </w:p>
        </w:tc>
      </w:tr>
      <w:tr w:rsidR="000A2F0B" w:rsidRPr="00F564D9" w14:paraId="0656C0C2" w14:textId="77777777" w:rsidTr="002D6AAE">
        <w:trPr>
          <w:jc w:val="center"/>
        </w:trPr>
        <w:tc>
          <w:tcPr>
            <w:tcW w:w="8461" w:type="dxa"/>
            <w:gridSpan w:val="9"/>
            <w:tcBorders>
              <w:top w:val="double" w:sz="4" w:space="0" w:color="auto"/>
              <w:left w:val="double" w:sz="4" w:space="0" w:color="auto"/>
              <w:bottom w:val="double" w:sz="4" w:space="0" w:color="auto"/>
              <w:right w:val="double" w:sz="4" w:space="0" w:color="auto"/>
            </w:tcBorders>
          </w:tcPr>
          <w:p w14:paraId="1324D046" w14:textId="77777777" w:rsidR="000A2F0B" w:rsidRPr="00AC6EA1" w:rsidRDefault="000A2F0B" w:rsidP="002D6AAE">
            <w:pPr>
              <w:jc w:val="center"/>
              <w:rPr>
                <w:rFonts w:cstheme="minorHAnsi"/>
                <w:b/>
              </w:rPr>
            </w:pPr>
            <w:r w:rsidRPr="00F34BE1">
              <w:rPr>
                <w:rFonts w:cstheme="minorHAnsi"/>
                <w:b/>
                <w:bCs/>
              </w:rPr>
              <w:t xml:space="preserve">Response: </w:t>
            </w:r>
            <m:oMath>
              <m:sSub>
                <m:sSubPr>
                  <m:ctrlPr>
                    <w:rPr>
                      <w:rFonts w:ascii="Cambria Math" w:hAnsi="Cambria Math" w:cstheme="minorHAnsi"/>
                      <w:b/>
                      <w:bCs/>
                    </w:rPr>
                  </m:ctrlPr>
                </m:sSubPr>
                <m:e>
                  <m:r>
                    <m:rPr>
                      <m:sty m:val="b"/>
                    </m:rPr>
                    <w:rPr>
                      <w:rFonts w:ascii="Cambria Math" w:hAnsi="Cambria Math" w:cstheme="minorHAnsi"/>
                    </w:rPr>
                    <m:t>T</m:t>
                  </m:r>
                </m:e>
                <m:sub>
                  <m:r>
                    <m:rPr>
                      <m:nor/>
                    </m:rPr>
                    <w:rPr>
                      <w:rFonts w:cstheme="minorHAnsi"/>
                      <w:b/>
                      <w:bCs/>
                    </w:rPr>
                    <m:t>co</m:t>
                  </m:r>
                </m:sub>
              </m:sSub>
              <m:r>
                <m:rPr>
                  <m:sty m:val="bi"/>
                </m:rPr>
                <w:rPr>
                  <w:rFonts w:ascii="Cambria Math" w:hAnsi="Cambria Math" w:cstheme="minorHAnsi"/>
                </w:rPr>
                <m:t xml:space="preserve"> [°</m:t>
              </m:r>
              <m:r>
                <m:rPr>
                  <m:sty m:val="b"/>
                </m:rPr>
                <w:rPr>
                  <w:rFonts w:ascii="Cambria Math" w:hAnsi="Cambria Math" w:cstheme="minorHAnsi"/>
                </w:rPr>
                <m:t>C</m:t>
              </m:r>
              <m:r>
                <m:rPr>
                  <m:sty m:val="bi"/>
                </m:rPr>
                <w:rPr>
                  <w:rFonts w:ascii="Cambria Math" w:hAnsi="Cambria Math" w:cstheme="minorHAnsi"/>
                </w:rPr>
                <m:t>]</m:t>
              </m:r>
            </m:oMath>
            <w:r w:rsidRPr="008D43FC">
              <w:rPr>
                <w:rFonts w:cstheme="minorHAnsi"/>
                <w:b/>
                <w:bCs/>
              </w:rPr>
              <w:t xml:space="preserve"> </w:t>
            </w:r>
            <w:r>
              <w:rPr>
                <w:rFonts w:cstheme="minorHAnsi"/>
                <w:b/>
                <w:bCs/>
              </w:rPr>
              <w:t>–</w:t>
            </w:r>
            <w:r w:rsidRPr="00DF256E">
              <w:rPr>
                <w:rFonts w:cstheme="minorHAnsi"/>
                <w:b/>
                <w:bCs/>
              </w:rPr>
              <w:t xml:space="preserve"> </w:t>
            </w:r>
            <m:oMath>
              <m:r>
                <m:rPr>
                  <m:sty m:val="b"/>
                </m:rPr>
                <w:rPr>
                  <w:rFonts w:ascii="Cambria Math" w:hAnsi="Cambria Math" w:cstheme="minorHAnsi"/>
                </w:rPr>
                <m:t>α</m:t>
              </m:r>
            </m:oMath>
            <w:r w:rsidRPr="008D43FC">
              <w:rPr>
                <w:rFonts w:cstheme="minorHAnsi"/>
                <w:b/>
                <w:bCs/>
              </w:rPr>
              <w:t>:</w:t>
            </w:r>
            <w:r>
              <w:rPr>
                <w:rFonts w:cstheme="minorHAnsi"/>
                <w:b/>
                <w:bCs/>
              </w:rPr>
              <w:t xml:space="preserve"> </w:t>
            </w:r>
            <m:oMath>
              <m:sSub>
                <m:sSubPr>
                  <m:ctrlPr>
                    <w:rPr>
                      <w:rFonts w:ascii="Cambria Math" w:hAnsi="Cambria Math" w:cstheme="minorHAnsi"/>
                      <w:b/>
                      <w:bCs/>
                    </w:rPr>
                  </m:ctrlPr>
                </m:sSubPr>
                <m:e>
                  <m:r>
                    <m:rPr>
                      <m:sty m:val="b"/>
                    </m:rPr>
                    <w:rPr>
                      <w:rFonts w:ascii="Cambria Math" w:hAnsi="Cambria Math" w:cstheme="minorHAnsi"/>
                    </w:rPr>
                    <m:t>q</m:t>
                  </m:r>
                </m:e>
                <m:sub>
                  <m:r>
                    <m:rPr>
                      <m:nor/>
                    </m:rPr>
                    <w:rPr>
                      <w:rFonts w:cstheme="minorHAnsi"/>
                      <w:b/>
                      <w:bCs/>
                    </w:rPr>
                    <m:t>tot</m:t>
                  </m:r>
                </m:sub>
              </m:sSub>
            </m:oMath>
          </w:p>
        </w:tc>
      </w:tr>
      <w:tr w:rsidR="000A2F0B" w:rsidRPr="008E787A" w14:paraId="66191F07" w14:textId="77777777" w:rsidTr="002D6AAE">
        <w:trPr>
          <w:jc w:val="center"/>
        </w:trPr>
        <w:tc>
          <w:tcPr>
            <w:tcW w:w="0" w:type="auto"/>
            <w:tcBorders>
              <w:top w:val="double" w:sz="4" w:space="0" w:color="auto"/>
              <w:left w:val="double" w:sz="4" w:space="0" w:color="auto"/>
            </w:tcBorders>
          </w:tcPr>
          <w:p w14:paraId="492D9636" w14:textId="77777777" w:rsidR="000A2F0B" w:rsidRPr="00AC6EA1" w:rsidRDefault="000A2F0B" w:rsidP="002D6AAE">
            <w:pPr>
              <w:jc w:val="center"/>
              <w:rPr>
                <w:rFonts w:cstheme="minorHAnsi"/>
                <w:color w:val="000000"/>
              </w:rPr>
            </w:pPr>
            <w:r w:rsidRPr="00AC6EA1">
              <w:rPr>
                <w:rFonts w:cstheme="minorHAnsi"/>
                <w:color w:val="000000"/>
              </w:rPr>
              <w:t>TC-FPS_16</w:t>
            </w:r>
          </w:p>
        </w:tc>
        <w:tc>
          <w:tcPr>
            <w:tcW w:w="0" w:type="auto"/>
            <w:tcBorders>
              <w:top w:val="double" w:sz="4" w:space="0" w:color="auto"/>
              <w:left w:val="double" w:sz="4" w:space="0" w:color="auto"/>
              <w:right w:val="double" w:sz="4" w:space="0" w:color="auto"/>
            </w:tcBorders>
          </w:tcPr>
          <w:p w14:paraId="74E8773F" w14:textId="77777777" w:rsidR="000A2F0B" w:rsidRPr="008E787A" w:rsidRDefault="000A2F0B" w:rsidP="002D6AAE">
            <w:pPr>
              <w:jc w:val="center"/>
              <w:rPr>
                <w:rFonts w:cstheme="minorHAnsi"/>
              </w:rPr>
            </w:pPr>
            <w:r w:rsidRPr="005B1B7C">
              <w:rPr>
                <w:rFonts w:cstheme="minorHAnsi"/>
              </w:rPr>
              <w:t>S2</w:t>
            </w:r>
          </w:p>
        </w:tc>
        <w:tc>
          <w:tcPr>
            <w:tcW w:w="0" w:type="auto"/>
            <w:tcBorders>
              <w:top w:val="double" w:sz="4" w:space="0" w:color="auto"/>
              <w:left w:val="double" w:sz="4" w:space="0" w:color="auto"/>
              <w:right w:val="double" w:sz="4" w:space="0" w:color="auto"/>
            </w:tcBorders>
          </w:tcPr>
          <w:p w14:paraId="15339FBB" w14:textId="77777777" w:rsidR="000A2F0B" w:rsidRPr="008E787A" w:rsidRDefault="000A2F0B" w:rsidP="002D6AAE">
            <w:pPr>
              <w:jc w:val="center"/>
              <w:rPr>
                <w:rFonts w:cstheme="minorHAnsi"/>
              </w:rPr>
            </w:pPr>
            <w:r w:rsidRPr="0080323F">
              <w:rPr>
                <w:rFonts w:cstheme="minorHAnsi"/>
              </w:rPr>
              <w:t>1</w:t>
            </w:r>
          </w:p>
        </w:tc>
        <w:tc>
          <w:tcPr>
            <w:tcW w:w="0" w:type="auto"/>
            <w:tcBorders>
              <w:top w:val="double" w:sz="4" w:space="0" w:color="auto"/>
              <w:left w:val="double" w:sz="4" w:space="0" w:color="auto"/>
              <w:right w:val="double" w:sz="4" w:space="0" w:color="auto"/>
            </w:tcBorders>
          </w:tcPr>
          <w:p w14:paraId="78837583" w14:textId="77777777" w:rsidR="000A2F0B" w:rsidRPr="008E787A" w:rsidRDefault="000A2F0B" w:rsidP="002D6AAE">
            <w:pPr>
              <w:jc w:val="center"/>
              <w:rPr>
                <w:rFonts w:cstheme="minorHAnsi"/>
              </w:rPr>
            </w:pPr>
            <w:r w:rsidRPr="0080323F">
              <w:rPr>
                <w:rFonts w:cstheme="minorHAnsi"/>
              </w:rPr>
              <w:t>540</w:t>
            </w:r>
          </w:p>
        </w:tc>
        <w:tc>
          <w:tcPr>
            <w:tcW w:w="0" w:type="auto"/>
            <w:tcBorders>
              <w:top w:val="double" w:sz="4" w:space="0" w:color="auto"/>
              <w:left w:val="double" w:sz="4" w:space="0" w:color="auto"/>
              <w:right w:val="double" w:sz="4" w:space="0" w:color="auto"/>
            </w:tcBorders>
          </w:tcPr>
          <w:p w14:paraId="664025B6" w14:textId="77777777" w:rsidR="000A2F0B" w:rsidRPr="008E787A" w:rsidRDefault="000A2F0B" w:rsidP="002D6AAE">
            <w:pPr>
              <w:jc w:val="center"/>
              <w:rPr>
                <w:rFonts w:cstheme="minorHAnsi"/>
              </w:rPr>
            </w:pPr>
            <w:r w:rsidRPr="0080323F">
              <w:rPr>
                <w:rFonts w:cstheme="minorHAnsi"/>
              </w:rPr>
              <w:t>2.40E+02</w:t>
            </w:r>
          </w:p>
        </w:tc>
        <w:tc>
          <w:tcPr>
            <w:tcW w:w="0" w:type="auto"/>
            <w:tcBorders>
              <w:top w:val="double" w:sz="4" w:space="0" w:color="auto"/>
              <w:left w:val="double" w:sz="4" w:space="0" w:color="auto"/>
              <w:right w:val="double" w:sz="4" w:space="0" w:color="auto"/>
            </w:tcBorders>
          </w:tcPr>
          <w:p w14:paraId="45F3B286" w14:textId="77777777" w:rsidR="000A2F0B" w:rsidRPr="008E787A" w:rsidRDefault="000A2F0B" w:rsidP="002D6AAE">
            <w:pPr>
              <w:jc w:val="center"/>
              <w:rPr>
                <w:rFonts w:cstheme="minorHAnsi"/>
              </w:rPr>
            </w:pPr>
            <w:r w:rsidRPr="0080323F">
              <w:rPr>
                <w:rFonts w:cstheme="minorHAnsi"/>
              </w:rPr>
              <w:t>1.35E-01</w:t>
            </w:r>
          </w:p>
        </w:tc>
        <w:tc>
          <w:tcPr>
            <w:tcW w:w="0" w:type="auto"/>
            <w:tcBorders>
              <w:top w:val="double" w:sz="4" w:space="0" w:color="auto"/>
              <w:left w:val="double" w:sz="4" w:space="0" w:color="auto"/>
              <w:right w:val="double" w:sz="4" w:space="0" w:color="auto"/>
            </w:tcBorders>
          </w:tcPr>
          <w:p w14:paraId="31149EBD" w14:textId="77777777" w:rsidR="000A2F0B" w:rsidRPr="008E787A" w:rsidRDefault="000A2F0B" w:rsidP="002D6AAE">
            <w:pPr>
              <w:jc w:val="center"/>
              <w:rPr>
                <w:rFonts w:cstheme="minorHAnsi"/>
              </w:rPr>
            </w:pPr>
            <w:r w:rsidRPr="0080323F">
              <w:rPr>
                <w:rFonts w:cstheme="minorHAnsi"/>
              </w:rPr>
              <w:t>1.36E-01</w:t>
            </w:r>
          </w:p>
        </w:tc>
        <w:tc>
          <w:tcPr>
            <w:tcW w:w="776" w:type="dxa"/>
            <w:tcBorders>
              <w:top w:val="double" w:sz="4" w:space="0" w:color="auto"/>
              <w:left w:val="double" w:sz="4" w:space="0" w:color="auto"/>
              <w:right w:val="double" w:sz="4" w:space="0" w:color="auto"/>
            </w:tcBorders>
          </w:tcPr>
          <w:p w14:paraId="7F1A8D40" w14:textId="77777777" w:rsidR="000A2F0B" w:rsidRPr="008E787A" w:rsidRDefault="000A2F0B" w:rsidP="002D6AAE">
            <w:pPr>
              <w:jc w:val="center"/>
              <w:rPr>
                <w:rFonts w:cstheme="minorHAnsi"/>
              </w:rPr>
            </w:pPr>
            <w:r w:rsidRPr="0080323F">
              <w:rPr>
                <w:rFonts w:cstheme="minorHAnsi"/>
              </w:rPr>
              <w:t>1.01%</w:t>
            </w:r>
          </w:p>
        </w:tc>
        <w:tc>
          <w:tcPr>
            <w:tcW w:w="1275" w:type="dxa"/>
            <w:tcBorders>
              <w:top w:val="double" w:sz="4" w:space="0" w:color="auto"/>
              <w:right w:val="double" w:sz="4" w:space="0" w:color="auto"/>
            </w:tcBorders>
          </w:tcPr>
          <w:p w14:paraId="38A9D33A" w14:textId="77777777" w:rsidR="000A2F0B" w:rsidRPr="00AC6EA1" w:rsidRDefault="000A2F0B" w:rsidP="002D6AAE">
            <w:pPr>
              <w:jc w:val="center"/>
              <w:rPr>
                <w:rFonts w:cstheme="minorHAnsi"/>
              </w:rPr>
            </w:pPr>
            <w:r w:rsidRPr="00255D39">
              <w:rPr>
                <w:rFonts w:cstheme="minorHAnsi"/>
              </w:rPr>
              <w:t>0.73%</w:t>
            </w:r>
          </w:p>
        </w:tc>
      </w:tr>
      <w:tr w:rsidR="000A2F0B" w:rsidRPr="008E787A" w14:paraId="0D34FDC8" w14:textId="77777777" w:rsidTr="002D6AAE">
        <w:trPr>
          <w:jc w:val="center"/>
        </w:trPr>
        <w:tc>
          <w:tcPr>
            <w:tcW w:w="0" w:type="auto"/>
            <w:tcBorders>
              <w:left w:val="double" w:sz="4" w:space="0" w:color="auto"/>
            </w:tcBorders>
          </w:tcPr>
          <w:p w14:paraId="6CC829E7" w14:textId="77777777" w:rsidR="000A2F0B" w:rsidRPr="00AC6EA1" w:rsidRDefault="000A2F0B" w:rsidP="002D6AAE">
            <w:pPr>
              <w:jc w:val="center"/>
              <w:rPr>
                <w:rFonts w:cstheme="minorHAnsi"/>
                <w:color w:val="000000"/>
              </w:rPr>
            </w:pPr>
            <w:r w:rsidRPr="00AC6EA1">
              <w:rPr>
                <w:rFonts w:cstheme="minorHAnsi"/>
                <w:color w:val="000000"/>
              </w:rPr>
              <w:t>TC-FPS_05</w:t>
            </w:r>
          </w:p>
        </w:tc>
        <w:tc>
          <w:tcPr>
            <w:tcW w:w="0" w:type="auto"/>
            <w:tcBorders>
              <w:left w:val="double" w:sz="4" w:space="0" w:color="auto"/>
              <w:right w:val="double" w:sz="4" w:space="0" w:color="auto"/>
            </w:tcBorders>
          </w:tcPr>
          <w:p w14:paraId="55FC855E" w14:textId="77777777" w:rsidR="000A2F0B" w:rsidRPr="008E787A" w:rsidRDefault="000A2F0B" w:rsidP="002D6AAE">
            <w:pPr>
              <w:jc w:val="center"/>
              <w:rPr>
                <w:rFonts w:cstheme="minorHAnsi"/>
              </w:rPr>
            </w:pPr>
            <w:r w:rsidRPr="005B1B7C">
              <w:rPr>
                <w:rFonts w:cstheme="minorHAnsi"/>
              </w:rPr>
              <w:t>S2</w:t>
            </w:r>
          </w:p>
        </w:tc>
        <w:tc>
          <w:tcPr>
            <w:tcW w:w="0" w:type="auto"/>
            <w:tcBorders>
              <w:left w:val="double" w:sz="4" w:space="0" w:color="auto"/>
              <w:right w:val="double" w:sz="4" w:space="0" w:color="auto"/>
            </w:tcBorders>
          </w:tcPr>
          <w:p w14:paraId="53954A21" w14:textId="77777777" w:rsidR="000A2F0B" w:rsidRPr="008E787A" w:rsidRDefault="000A2F0B" w:rsidP="002D6AAE">
            <w:pPr>
              <w:jc w:val="center"/>
              <w:rPr>
                <w:rFonts w:cstheme="minorHAnsi"/>
              </w:rPr>
            </w:pPr>
            <w:r w:rsidRPr="0080323F">
              <w:rPr>
                <w:rFonts w:cstheme="minorHAnsi"/>
              </w:rPr>
              <w:t>1</w:t>
            </w:r>
          </w:p>
        </w:tc>
        <w:tc>
          <w:tcPr>
            <w:tcW w:w="0" w:type="auto"/>
            <w:tcBorders>
              <w:left w:val="double" w:sz="4" w:space="0" w:color="auto"/>
              <w:right w:val="double" w:sz="4" w:space="0" w:color="auto"/>
            </w:tcBorders>
          </w:tcPr>
          <w:p w14:paraId="2149ABCE"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right w:val="double" w:sz="4" w:space="0" w:color="auto"/>
            </w:tcBorders>
          </w:tcPr>
          <w:p w14:paraId="2250D32E" w14:textId="77777777" w:rsidR="000A2F0B" w:rsidRPr="008E787A" w:rsidRDefault="000A2F0B" w:rsidP="002D6AAE">
            <w:pPr>
              <w:jc w:val="center"/>
              <w:rPr>
                <w:rFonts w:cstheme="minorHAnsi"/>
              </w:rPr>
            </w:pPr>
            <w:r w:rsidRPr="0080323F">
              <w:rPr>
                <w:rFonts w:cstheme="minorHAnsi"/>
              </w:rPr>
              <w:t>3.99E+02</w:t>
            </w:r>
          </w:p>
        </w:tc>
        <w:tc>
          <w:tcPr>
            <w:tcW w:w="0" w:type="auto"/>
            <w:tcBorders>
              <w:left w:val="double" w:sz="4" w:space="0" w:color="auto"/>
              <w:right w:val="double" w:sz="4" w:space="0" w:color="auto"/>
            </w:tcBorders>
          </w:tcPr>
          <w:p w14:paraId="11C26148" w14:textId="77777777" w:rsidR="000A2F0B" w:rsidRPr="008E787A" w:rsidRDefault="000A2F0B" w:rsidP="002D6AAE">
            <w:pPr>
              <w:jc w:val="center"/>
              <w:rPr>
                <w:rFonts w:cstheme="minorHAnsi"/>
              </w:rPr>
            </w:pPr>
            <w:r w:rsidRPr="0080323F">
              <w:rPr>
                <w:rFonts w:cstheme="minorHAnsi"/>
              </w:rPr>
              <w:t>4.79E-01</w:t>
            </w:r>
          </w:p>
        </w:tc>
        <w:tc>
          <w:tcPr>
            <w:tcW w:w="0" w:type="auto"/>
            <w:tcBorders>
              <w:left w:val="double" w:sz="4" w:space="0" w:color="auto"/>
              <w:right w:val="double" w:sz="4" w:space="0" w:color="auto"/>
            </w:tcBorders>
          </w:tcPr>
          <w:p w14:paraId="691ACB44" w14:textId="77777777" w:rsidR="000A2F0B" w:rsidRPr="008E787A" w:rsidRDefault="000A2F0B" w:rsidP="002D6AAE">
            <w:pPr>
              <w:jc w:val="center"/>
              <w:rPr>
                <w:rFonts w:cstheme="minorHAnsi"/>
              </w:rPr>
            </w:pPr>
            <w:r w:rsidRPr="0080323F">
              <w:rPr>
                <w:rFonts w:cstheme="minorHAnsi"/>
              </w:rPr>
              <w:t>4.80E-01</w:t>
            </w:r>
          </w:p>
        </w:tc>
        <w:tc>
          <w:tcPr>
            <w:tcW w:w="776" w:type="dxa"/>
            <w:tcBorders>
              <w:left w:val="double" w:sz="4" w:space="0" w:color="auto"/>
              <w:right w:val="double" w:sz="4" w:space="0" w:color="auto"/>
            </w:tcBorders>
          </w:tcPr>
          <w:p w14:paraId="43F4CDD0" w14:textId="77777777" w:rsidR="000A2F0B" w:rsidRPr="008E787A" w:rsidRDefault="000A2F0B" w:rsidP="002D6AAE">
            <w:pPr>
              <w:jc w:val="center"/>
              <w:rPr>
                <w:rFonts w:cstheme="minorHAnsi"/>
              </w:rPr>
            </w:pPr>
            <w:r w:rsidRPr="0080323F">
              <w:rPr>
                <w:rFonts w:cstheme="minorHAnsi"/>
              </w:rPr>
              <w:t>0.33%</w:t>
            </w:r>
          </w:p>
        </w:tc>
        <w:tc>
          <w:tcPr>
            <w:tcW w:w="1275" w:type="dxa"/>
            <w:tcBorders>
              <w:right w:val="double" w:sz="4" w:space="0" w:color="auto"/>
            </w:tcBorders>
          </w:tcPr>
          <w:p w14:paraId="218883CC" w14:textId="77777777" w:rsidR="000A2F0B" w:rsidRPr="00AC6EA1" w:rsidRDefault="000A2F0B" w:rsidP="002D6AAE">
            <w:pPr>
              <w:jc w:val="center"/>
              <w:rPr>
                <w:rFonts w:cstheme="minorHAnsi"/>
              </w:rPr>
            </w:pPr>
            <w:r w:rsidRPr="00255D39">
              <w:rPr>
                <w:rFonts w:cstheme="minorHAnsi"/>
              </w:rPr>
              <w:t>1.58%</w:t>
            </w:r>
          </w:p>
        </w:tc>
      </w:tr>
      <w:tr w:rsidR="000A2F0B" w:rsidRPr="008E787A" w14:paraId="0E6BB1E6" w14:textId="77777777" w:rsidTr="002D6AAE">
        <w:trPr>
          <w:jc w:val="center"/>
        </w:trPr>
        <w:tc>
          <w:tcPr>
            <w:tcW w:w="0" w:type="auto"/>
            <w:tcBorders>
              <w:left w:val="double" w:sz="4" w:space="0" w:color="auto"/>
            </w:tcBorders>
          </w:tcPr>
          <w:p w14:paraId="44F89EDF" w14:textId="77777777" w:rsidR="000A2F0B" w:rsidRPr="00AC6EA1" w:rsidRDefault="000A2F0B" w:rsidP="002D6AAE">
            <w:pPr>
              <w:jc w:val="center"/>
              <w:rPr>
                <w:rFonts w:cstheme="minorHAnsi"/>
                <w:color w:val="000000"/>
              </w:rPr>
            </w:pPr>
            <w:r w:rsidRPr="00AC6EA1">
              <w:rPr>
                <w:rFonts w:cstheme="minorHAnsi"/>
                <w:color w:val="000000"/>
              </w:rPr>
              <w:t>TC-FPS_27</w:t>
            </w:r>
          </w:p>
        </w:tc>
        <w:tc>
          <w:tcPr>
            <w:tcW w:w="0" w:type="auto"/>
            <w:tcBorders>
              <w:left w:val="double" w:sz="4" w:space="0" w:color="auto"/>
              <w:right w:val="double" w:sz="4" w:space="0" w:color="auto"/>
            </w:tcBorders>
          </w:tcPr>
          <w:p w14:paraId="10F3BA37" w14:textId="77777777" w:rsidR="000A2F0B" w:rsidRPr="008E787A" w:rsidRDefault="000A2F0B" w:rsidP="002D6AAE">
            <w:pPr>
              <w:jc w:val="center"/>
              <w:rPr>
                <w:rFonts w:cstheme="minorHAnsi"/>
              </w:rPr>
            </w:pPr>
            <w:r w:rsidRPr="00DA0E23">
              <w:rPr>
                <w:rFonts w:cstheme="minorHAnsi"/>
              </w:rPr>
              <w:t>S26</w:t>
            </w:r>
          </w:p>
        </w:tc>
        <w:tc>
          <w:tcPr>
            <w:tcW w:w="0" w:type="auto"/>
            <w:tcBorders>
              <w:left w:val="double" w:sz="4" w:space="0" w:color="auto"/>
              <w:right w:val="double" w:sz="4" w:space="0" w:color="auto"/>
            </w:tcBorders>
          </w:tcPr>
          <w:p w14:paraId="713B845A" w14:textId="77777777" w:rsidR="000A2F0B" w:rsidRPr="008E787A" w:rsidRDefault="000A2F0B" w:rsidP="002D6AAE">
            <w:pPr>
              <w:jc w:val="center"/>
              <w:rPr>
                <w:rFonts w:cstheme="minorHAnsi"/>
              </w:rPr>
            </w:pPr>
            <w:r w:rsidRPr="0080323F">
              <w:rPr>
                <w:rFonts w:cstheme="minorHAnsi"/>
              </w:rPr>
              <w:t>1</w:t>
            </w:r>
            <w:r>
              <w:rPr>
                <w:rFonts w:cstheme="minorHAnsi"/>
              </w:rPr>
              <w:t>8</w:t>
            </w:r>
          </w:p>
        </w:tc>
        <w:tc>
          <w:tcPr>
            <w:tcW w:w="0" w:type="auto"/>
            <w:tcBorders>
              <w:left w:val="double" w:sz="4" w:space="0" w:color="auto"/>
              <w:right w:val="double" w:sz="4" w:space="0" w:color="auto"/>
            </w:tcBorders>
          </w:tcPr>
          <w:p w14:paraId="13516FA0" w14:textId="77777777" w:rsidR="000A2F0B" w:rsidRPr="008E787A" w:rsidRDefault="000A2F0B" w:rsidP="002D6AAE">
            <w:pPr>
              <w:jc w:val="center"/>
              <w:rPr>
                <w:rFonts w:cstheme="minorHAnsi"/>
              </w:rPr>
            </w:pPr>
            <w:r w:rsidRPr="0080323F">
              <w:rPr>
                <w:rFonts w:cstheme="minorHAnsi"/>
              </w:rPr>
              <w:t>540</w:t>
            </w:r>
          </w:p>
        </w:tc>
        <w:tc>
          <w:tcPr>
            <w:tcW w:w="0" w:type="auto"/>
            <w:tcBorders>
              <w:left w:val="double" w:sz="4" w:space="0" w:color="auto"/>
              <w:right w:val="double" w:sz="4" w:space="0" w:color="auto"/>
            </w:tcBorders>
          </w:tcPr>
          <w:p w14:paraId="36341B93" w14:textId="77777777" w:rsidR="000A2F0B" w:rsidRPr="008E787A" w:rsidRDefault="000A2F0B" w:rsidP="002D6AAE">
            <w:pPr>
              <w:jc w:val="center"/>
              <w:rPr>
                <w:rFonts w:cstheme="minorHAnsi"/>
              </w:rPr>
            </w:pPr>
            <w:r w:rsidRPr="0080323F">
              <w:rPr>
                <w:rFonts w:cstheme="minorHAnsi"/>
              </w:rPr>
              <w:t>2.32E+02</w:t>
            </w:r>
          </w:p>
        </w:tc>
        <w:tc>
          <w:tcPr>
            <w:tcW w:w="0" w:type="auto"/>
            <w:tcBorders>
              <w:left w:val="double" w:sz="4" w:space="0" w:color="auto"/>
              <w:right w:val="double" w:sz="4" w:space="0" w:color="auto"/>
            </w:tcBorders>
          </w:tcPr>
          <w:p w14:paraId="0812B710" w14:textId="77777777" w:rsidR="000A2F0B" w:rsidRPr="008E787A" w:rsidRDefault="000A2F0B" w:rsidP="002D6AAE">
            <w:pPr>
              <w:jc w:val="center"/>
              <w:rPr>
                <w:rFonts w:cstheme="minorHAnsi"/>
              </w:rPr>
            </w:pPr>
            <w:r w:rsidRPr="0080323F">
              <w:rPr>
                <w:rFonts w:cstheme="minorHAnsi"/>
              </w:rPr>
              <w:t>1.05E-01</w:t>
            </w:r>
          </w:p>
        </w:tc>
        <w:tc>
          <w:tcPr>
            <w:tcW w:w="0" w:type="auto"/>
            <w:tcBorders>
              <w:left w:val="double" w:sz="4" w:space="0" w:color="auto"/>
              <w:right w:val="double" w:sz="4" w:space="0" w:color="auto"/>
            </w:tcBorders>
          </w:tcPr>
          <w:p w14:paraId="5105A06D" w14:textId="77777777" w:rsidR="000A2F0B" w:rsidRPr="008E787A" w:rsidRDefault="000A2F0B" w:rsidP="002D6AAE">
            <w:pPr>
              <w:jc w:val="center"/>
              <w:rPr>
                <w:rFonts w:cstheme="minorHAnsi"/>
              </w:rPr>
            </w:pPr>
            <w:r w:rsidRPr="0080323F">
              <w:rPr>
                <w:rFonts w:cstheme="minorHAnsi"/>
              </w:rPr>
              <w:t>1.05E-01</w:t>
            </w:r>
          </w:p>
        </w:tc>
        <w:tc>
          <w:tcPr>
            <w:tcW w:w="776" w:type="dxa"/>
            <w:tcBorders>
              <w:left w:val="double" w:sz="4" w:space="0" w:color="auto"/>
              <w:right w:val="double" w:sz="4" w:space="0" w:color="auto"/>
            </w:tcBorders>
          </w:tcPr>
          <w:p w14:paraId="5FE8579A" w14:textId="77777777" w:rsidR="000A2F0B" w:rsidRPr="008E787A" w:rsidRDefault="000A2F0B" w:rsidP="002D6AAE">
            <w:pPr>
              <w:jc w:val="center"/>
              <w:rPr>
                <w:rFonts w:cstheme="minorHAnsi"/>
              </w:rPr>
            </w:pPr>
            <w:r w:rsidRPr="0080323F">
              <w:rPr>
                <w:rFonts w:cstheme="minorHAnsi"/>
              </w:rPr>
              <w:t>-0.22%</w:t>
            </w:r>
          </w:p>
        </w:tc>
        <w:tc>
          <w:tcPr>
            <w:tcW w:w="1275" w:type="dxa"/>
            <w:tcBorders>
              <w:right w:val="double" w:sz="4" w:space="0" w:color="auto"/>
            </w:tcBorders>
          </w:tcPr>
          <w:p w14:paraId="6F759F43" w14:textId="77777777" w:rsidR="000A2F0B" w:rsidRPr="00AC6EA1" w:rsidRDefault="000A2F0B" w:rsidP="002D6AAE">
            <w:pPr>
              <w:jc w:val="center"/>
              <w:rPr>
                <w:rFonts w:cstheme="minorHAnsi"/>
              </w:rPr>
            </w:pPr>
            <w:r w:rsidRPr="00255D39">
              <w:rPr>
                <w:rFonts w:cstheme="minorHAnsi"/>
              </w:rPr>
              <w:t>0.32%</w:t>
            </w:r>
          </w:p>
        </w:tc>
      </w:tr>
      <w:tr w:rsidR="000A2F0B" w:rsidRPr="008E787A" w14:paraId="4931D788" w14:textId="77777777" w:rsidTr="002D6AAE">
        <w:trPr>
          <w:jc w:val="center"/>
        </w:trPr>
        <w:tc>
          <w:tcPr>
            <w:tcW w:w="0" w:type="auto"/>
            <w:tcBorders>
              <w:left w:val="double" w:sz="4" w:space="0" w:color="auto"/>
            </w:tcBorders>
          </w:tcPr>
          <w:p w14:paraId="54946F0A" w14:textId="77777777" w:rsidR="000A2F0B" w:rsidRPr="00AC6EA1" w:rsidRDefault="000A2F0B" w:rsidP="002D6AAE">
            <w:pPr>
              <w:jc w:val="center"/>
              <w:rPr>
                <w:rFonts w:cstheme="minorHAnsi"/>
                <w:color w:val="000000"/>
              </w:rPr>
            </w:pPr>
            <w:r w:rsidRPr="00AC6EA1">
              <w:rPr>
                <w:rFonts w:cstheme="minorHAnsi"/>
                <w:color w:val="000000"/>
              </w:rPr>
              <w:t>TC-FPS_53</w:t>
            </w:r>
          </w:p>
        </w:tc>
        <w:tc>
          <w:tcPr>
            <w:tcW w:w="0" w:type="auto"/>
            <w:tcBorders>
              <w:left w:val="double" w:sz="4" w:space="0" w:color="auto"/>
              <w:right w:val="double" w:sz="4" w:space="0" w:color="auto"/>
            </w:tcBorders>
          </w:tcPr>
          <w:p w14:paraId="5D74AC19" w14:textId="77777777" w:rsidR="000A2F0B" w:rsidRPr="008E787A" w:rsidRDefault="000A2F0B" w:rsidP="002D6AAE">
            <w:pPr>
              <w:jc w:val="center"/>
              <w:rPr>
                <w:rFonts w:cstheme="minorHAnsi"/>
              </w:rPr>
            </w:pPr>
            <w:r w:rsidRPr="00DA0E23">
              <w:rPr>
                <w:rFonts w:cstheme="minorHAnsi"/>
              </w:rPr>
              <w:t>S26</w:t>
            </w:r>
          </w:p>
        </w:tc>
        <w:tc>
          <w:tcPr>
            <w:tcW w:w="0" w:type="auto"/>
            <w:tcBorders>
              <w:left w:val="double" w:sz="4" w:space="0" w:color="auto"/>
              <w:right w:val="double" w:sz="4" w:space="0" w:color="auto"/>
            </w:tcBorders>
          </w:tcPr>
          <w:p w14:paraId="5FFB1046" w14:textId="77777777" w:rsidR="000A2F0B" w:rsidRPr="008E787A" w:rsidRDefault="000A2F0B" w:rsidP="002D6AAE">
            <w:pPr>
              <w:jc w:val="center"/>
              <w:rPr>
                <w:rFonts w:cstheme="minorHAnsi"/>
              </w:rPr>
            </w:pPr>
            <w:r w:rsidRPr="0080323F">
              <w:rPr>
                <w:rFonts w:cstheme="minorHAnsi"/>
              </w:rPr>
              <w:t>1</w:t>
            </w:r>
            <w:r>
              <w:rPr>
                <w:rFonts w:cstheme="minorHAnsi"/>
              </w:rPr>
              <w:t>8</w:t>
            </w:r>
          </w:p>
        </w:tc>
        <w:tc>
          <w:tcPr>
            <w:tcW w:w="0" w:type="auto"/>
            <w:tcBorders>
              <w:left w:val="double" w:sz="4" w:space="0" w:color="auto"/>
              <w:right w:val="double" w:sz="4" w:space="0" w:color="auto"/>
            </w:tcBorders>
          </w:tcPr>
          <w:p w14:paraId="3DAC3B6D"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right w:val="double" w:sz="4" w:space="0" w:color="auto"/>
            </w:tcBorders>
          </w:tcPr>
          <w:p w14:paraId="137090F4" w14:textId="77777777" w:rsidR="000A2F0B" w:rsidRPr="008E787A" w:rsidRDefault="000A2F0B" w:rsidP="002D6AAE">
            <w:pPr>
              <w:jc w:val="center"/>
              <w:rPr>
                <w:rFonts w:cstheme="minorHAnsi"/>
              </w:rPr>
            </w:pPr>
            <w:r w:rsidRPr="0080323F">
              <w:rPr>
                <w:rFonts w:cstheme="minorHAnsi"/>
              </w:rPr>
              <w:t>3.36E+02</w:t>
            </w:r>
          </w:p>
        </w:tc>
        <w:tc>
          <w:tcPr>
            <w:tcW w:w="0" w:type="auto"/>
            <w:tcBorders>
              <w:left w:val="double" w:sz="4" w:space="0" w:color="auto"/>
              <w:right w:val="double" w:sz="4" w:space="0" w:color="auto"/>
            </w:tcBorders>
          </w:tcPr>
          <w:p w14:paraId="607597A3" w14:textId="77777777" w:rsidR="000A2F0B" w:rsidRPr="008E787A" w:rsidRDefault="000A2F0B" w:rsidP="002D6AAE">
            <w:pPr>
              <w:jc w:val="center"/>
              <w:rPr>
                <w:rFonts w:cstheme="minorHAnsi"/>
              </w:rPr>
            </w:pPr>
            <w:r w:rsidRPr="0080323F">
              <w:rPr>
                <w:rFonts w:cstheme="minorHAnsi"/>
              </w:rPr>
              <w:t>3.87E-01</w:t>
            </w:r>
          </w:p>
        </w:tc>
        <w:tc>
          <w:tcPr>
            <w:tcW w:w="0" w:type="auto"/>
            <w:tcBorders>
              <w:left w:val="double" w:sz="4" w:space="0" w:color="auto"/>
              <w:right w:val="double" w:sz="4" w:space="0" w:color="auto"/>
            </w:tcBorders>
          </w:tcPr>
          <w:p w14:paraId="1A472E7F" w14:textId="77777777" w:rsidR="000A2F0B" w:rsidRPr="008E787A" w:rsidRDefault="000A2F0B" w:rsidP="002D6AAE">
            <w:pPr>
              <w:jc w:val="center"/>
              <w:rPr>
                <w:rFonts w:cstheme="minorHAnsi"/>
              </w:rPr>
            </w:pPr>
            <w:r w:rsidRPr="0080323F">
              <w:rPr>
                <w:rFonts w:cstheme="minorHAnsi"/>
              </w:rPr>
              <w:t>3.82E-01</w:t>
            </w:r>
          </w:p>
        </w:tc>
        <w:tc>
          <w:tcPr>
            <w:tcW w:w="776" w:type="dxa"/>
            <w:tcBorders>
              <w:left w:val="double" w:sz="4" w:space="0" w:color="auto"/>
              <w:right w:val="double" w:sz="4" w:space="0" w:color="auto"/>
            </w:tcBorders>
          </w:tcPr>
          <w:p w14:paraId="37CF6F4A" w14:textId="77777777" w:rsidR="000A2F0B" w:rsidRPr="008E787A" w:rsidRDefault="000A2F0B" w:rsidP="002D6AAE">
            <w:pPr>
              <w:jc w:val="center"/>
              <w:rPr>
                <w:rFonts w:cstheme="minorHAnsi"/>
              </w:rPr>
            </w:pPr>
            <w:r w:rsidRPr="0080323F">
              <w:rPr>
                <w:rFonts w:cstheme="minorHAnsi"/>
              </w:rPr>
              <w:t>-1.49%</w:t>
            </w:r>
          </w:p>
        </w:tc>
        <w:tc>
          <w:tcPr>
            <w:tcW w:w="1275" w:type="dxa"/>
            <w:tcBorders>
              <w:right w:val="double" w:sz="4" w:space="0" w:color="auto"/>
            </w:tcBorders>
          </w:tcPr>
          <w:p w14:paraId="2BED49B8" w14:textId="77777777" w:rsidR="000A2F0B" w:rsidRPr="00AC6EA1" w:rsidRDefault="000A2F0B" w:rsidP="002D6AAE">
            <w:pPr>
              <w:jc w:val="center"/>
              <w:rPr>
                <w:rFonts w:cstheme="minorHAnsi"/>
              </w:rPr>
            </w:pPr>
            <w:r w:rsidRPr="00255D39">
              <w:rPr>
                <w:rFonts w:cstheme="minorHAnsi"/>
              </w:rPr>
              <w:t>1.49%</w:t>
            </w:r>
          </w:p>
        </w:tc>
      </w:tr>
      <w:tr w:rsidR="000A2F0B" w:rsidRPr="008E787A" w14:paraId="72703178" w14:textId="77777777" w:rsidTr="002D6AAE">
        <w:trPr>
          <w:jc w:val="center"/>
        </w:trPr>
        <w:tc>
          <w:tcPr>
            <w:tcW w:w="0" w:type="auto"/>
            <w:tcBorders>
              <w:left w:val="double" w:sz="4" w:space="0" w:color="auto"/>
              <w:bottom w:val="double" w:sz="4" w:space="0" w:color="auto"/>
            </w:tcBorders>
          </w:tcPr>
          <w:p w14:paraId="18266562" w14:textId="77777777" w:rsidR="000A2F0B" w:rsidRPr="00AC6EA1" w:rsidRDefault="000A2F0B" w:rsidP="002D6AAE">
            <w:pPr>
              <w:jc w:val="center"/>
              <w:rPr>
                <w:rFonts w:cstheme="minorHAnsi"/>
                <w:color w:val="000000"/>
              </w:rPr>
            </w:pPr>
            <w:r w:rsidRPr="00AC6EA1">
              <w:rPr>
                <w:rFonts w:cstheme="minorHAnsi"/>
                <w:color w:val="000000"/>
              </w:rPr>
              <w:t>TC-FPS_48</w:t>
            </w:r>
          </w:p>
        </w:tc>
        <w:tc>
          <w:tcPr>
            <w:tcW w:w="0" w:type="auto"/>
            <w:tcBorders>
              <w:left w:val="double" w:sz="4" w:space="0" w:color="auto"/>
              <w:bottom w:val="double" w:sz="4" w:space="0" w:color="auto"/>
              <w:right w:val="double" w:sz="4" w:space="0" w:color="auto"/>
            </w:tcBorders>
          </w:tcPr>
          <w:p w14:paraId="140C2670" w14:textId="77777777" w:rsidR="000A2F0B" w:rsidRPr="008E787A" w:rsidRDefault="000A2F0B" w:rsidP="002D6AAE">
            <w:pPr>
              <w:jc w:val="center"/>
              <w:rPr>
                <w:rFonts w:cstheme="minorHAnsi"/>
              </w:rPr>
            </w:pPr>
            <w:r>
              <w:rPr>
                <w:rFonts w:cstheme="minorHAnsi"/>
              </w:rPr>
              <w:t>S20</w:t>
            </w:r>
          </w:p>
        </w:tc>
        <w:tc>
          <w:tcPr>
            <w:tcW w:w="0" w:type="auto"/>
            <w:tcBorders>
              <w:left w:val="double" w:sz="4" w:space="0" w:color="auto"/>
              <w:bottom w:val="double" w:sz="4" w:space="0" w:color="auto"/>
              <w:right w:val="double" w:sz="4" w:space="0" w:color="auto"/>
            </w:tcBorders>
          </w:tcPr>
          <w:p w14:paraId="312B5541" w14:textId="77777777" w:rsidR="000A2F0B" w:rsidRPr="008E787A" w:rsidRDefault="000A2F0B" w:rsidP="002D6AAE">
            <w:pPr>
              <w:jc w:val="center"/>
              <w:rPr>
                <w:rFonts w:cstheme="minorHAnsi"/>
              </w:rPr>
            </w:pPr>
            <w:r>
              <w:rPr>
                <w:rFonts w:cstheme="minorHAnsi"/>
              </w:rPr>
              <w:t>5</w:t>
            </w:r>
          </w:p>
        </w:tc>
        <w:tc>
          <w:tcPr>
            <w:tcW w:w="0" w:type="auto"/>
            <w:tcBorders>
              <w:left w:val="double" w:sz="4" w:space="0" w:color="auto"/>
              <w:bottom w:val="double" w:sz="4" w:space="0" w:color="auto"/>
              <w:right w:val="double" w:sz="4" w:space="0" w:color="auto"/>
            </w:tcBorders>
          </w:tcPr>
          <w:p w14:paraId="66726BCA" w14:textId="77777777" w:rsidR="000A2F0B" w:rsidRPr="008E787A" w:rsidRDefault="000A2F0B" w:rsidP="002D6AAE">
            <w:pPr>
              <w:jc w:val="center"/>
              <w:rPr>
                <w:rFonts w:cstheme="minorHAnsi"/>
              </w:rPr>
            </w:pPr>
            <w:r w:rsidRPr="0080323F">
              <w:rPr>
                <w:rFonts w:cstheme="minorHAnsi"/>
              </w:rPr>
              <w:t>1060</w:t>
            </w:r>
          </w:p>
        </w:tc>
        <w:tc>
          <w:tcPr>
            <w:tcW w:w="0" w:type="auto"/>
            <w:tcBorders>
              <w:left w:val="double" w:sz="4" w:space="0" w:color="auto"/>
              <w:bottom w:val="double" w:sz="4" w:space="0" w:color="auto"/>
              <w:right w:val="double" w:sz="4" w:space="0" w:color="auto"/>
            </w:tcBorders>
          </w:tcPr>
          <w:p w14:paraId="4E9E01AB" w14:textId="77777777" w:rsidR="000A2F0B" w:rsidRPr="008E787A" w:rsidRDefault="000A2F0B" w:rsidP="002D6AAE">
            <w:pPr>
              <w:jc w:val="center"/>
              <w:rPr>
                <w:rFonts w:cstheme="minorHAnsi"/>
              </w:rPr>
            </w:pPr>
            <w:r w:rsidRPr="0080323F">
              <w:rPr>
                <w:rFonts w:cstheme="minorHAnsi"/>
              </w:rPr>
              <w:t>3.72E+02</w:t>
            </w:r>
          </w:p>
        </w:tc>
        <w:tc>
          <w:tcPr>
            <w:tcW w:w="0" w:type="auto"/>
            <w:tcBorders>
              <w:left w:val="double" w:sz="4" w:space="0" w:color="auto"/>
              <w:bottom w:val="double" w:sz="4" w:space="0" w:color="auto"/>
              <w:right w:val="double" w:sz="4" w:space="0" w:color="auto"/>
            </w:tcBorders>
          </w:tcPr>
          <w:p w14:paraId="1EB2DC6F" w14:textId="77777777" w:rsidR="000A2F0B" w:rsidRPr="008E787A" w:rsidRDefault="000A2F0B" w:rsidP="002D6AAE">
            <w:pPr>
              <w:jc w:val="center"/>
              <w:rPr>
                <w:rFonts w:cstheme="minorHAnsi"/>
              </w:rPr>
            </w:pPr>
            <w:r w:rsidRPr="0080323F">
              <w:rPr>
                <w:rFonts w:cstheme="minorHAnsi"/>
              </w:rPr>
              <w:t>4.42E-01</w:t>
            </w:r>
          </w:p>
        </w:tc>
        <w:tc>
          <w:tcPr>
            <w:tcW w:w="0" w:type="auto"/>
            <w:tcBorders>
              <w:left w:val="double" w:sz="4" w:space="0" w:color="auto"/>
              <w:bottom w:val="double" w:sz="4" w:space="0" w:color="auto"/>
              <w:right w:val="double" w:sz="4" w:space="0" w:color="auto"/>
            </w:tcBorders>
          </w:tcPr>
          <w:p w14:paraId="4EBF4399" w14:textId="77777777" w:rsidR="000A2F0B" w:rsidRPr="008E787A" w:rsidRDefault="000A2F0B" w:rsidP="002D6AAE">
            <w:pPr>
              <w:jc w:val="center"/>
              <w:rPr>
                <w:rFonts w:cstheme="minorHAnsi"/>
              </w:rPr>
            </w:pPr>
            <w:r w:rsidRPr="0080323F">
              <w:rPr>
                <w:rFonts w:cstheme="minorHAnsi"/>
              </w:rPr>
              <w:t>4.42E-01</w:t>
            </w:r>
          </w:p>
        </w:tc>
        <w:tc>
          <w:tcPr>
            <w:tcW w:w="776" w:type="dxa"/>
            <w:tcBorders>
              <w:left w:val="double" w:sz="4" w:space="0" w:color="auto"/>
              <w:bottom w:val="double" w:sz="4" w:space="0" w:color="auto"/>
              <w:right w:val="double" w:sz="4" w:space="0" w:color="auto"/>
            </w:tcBorders>
          </w:tcPr>
          <w:p w14:paraId="1A91240B" w14:textId="77777777" w:rsidR="000A2F0B" w:rsidRPr="008E787A" w:rsidRDefault="000A2F0B" w:rsidP="002D6AAE">
            <w:pPr>
              <w:jc w:val="center"/>
              <w:rPr>
                <w:rFonts w:cstheme="minorHAnsi"/>
              </w:rPr>
            </w:pPr>
            <w:r w:rsidRPr="0080323F">
              <w:rPr>
                <w:rFonts w:cstheme="minorHAnsi"/>
              </w:rPr>
              <w:t>-0.02%</w:t>
            </w:r>
          </w:p>
        </w:tc>
        <w:tc>
          <w:tcPr>
            <w:tcW w:w="1275" w:type="dxa"/>
            <w:tcBorders>
              <w:bottom w:val="double" w:sz="4" w:space="0" w:color="auto"/>
              <w:right w:val="double" w:sz="4" w:space="0" w:color="auto"/>
            </w:tcBorders>
          </w:tcPr>
          <w:p w14:paraId="4D207D35" w14:textId="77777777" w:rsidR="000A2F0B" w:rsidRPr="00AC6EA1" w:rsidRDefault="000A2F0B" w:rsidP="002D6AAE">
            <w:pPr>
              <w:jc w:val="center"/>
              <w:rPr>
                <w:rFonts w:cstheme="minorHAnsi"/>
              </w:rPr>
            </w:pPr>
            <w:r w:rsidRPr="00255D39">
              <w:rPr>
                <w:rFonts w:cstheme="minorHAnsi"/>
              </w:rPr>
              <w:t>1.47%</w:t>
            </w:r>
          </w:p>
        </w:tc>
      </w:tr>
    </w:tbl>
    <w:p w14:paraId="6B051A68" w14:textId="77777777" w:rsidR="000A2F0B" w:rsidRDefault="000A2F0B" w:rsidP="00BB6CFC">
      <w:pPr>
        <w:spacing w:line="240" w:lineRule="auto"/>
        <w:ind w:left="360"/>
        <w:jc w:val="both"/>
        <w:rPr>
          <w:rFonts w:ascii="Times New Roman" w:hAnsi="Times New Roman" w:cs="Times New Roman"/>
          <w:sz w:val="24"/>
          <w:szCs w:val="24"/>
        </w:rPr>
      </w:pPr>
    </w:p>
    <w:p w14:paraId="3844D36F" w14:textId="69DA4A3E" w:rsidR="001F3772" w:rsidRPr="009A5584" w:rsidRDefault="001F3772" w:rsidP="000A2F0B">
      <w:pPr>
        <w:pStyle w:val="a4"/>
        <w:numPr>
          <w:ilvl w:val="1"/>
          <w:numId w:val="8"/>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Gidropress</w:t>
      </w:r>
      <w:proofErr w:type="spellEnd"/>
    </w:p>
    <w:p w14:paraId="02CF8142" w14:textId="2A403526" w:rsidR="00F63EA2" w:rsidRDefault="00F63EA2" w:rsidP="00F63EA2">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Gidropress</w:t>
      </w:r>
      <w:proofErr w:type="spellEnd"/>
      <w:r>
        <w:rPr>
          <w:rFonts w:ascii="Times New Roman" w:hAnsi="Times New Roman" w:cs="Times New Roman"/>
          <w:sz w:val="24"/>
          <w:szCs w:val="24"/>
        </w:rPr>
        <w:t xml:space="preserve"> used the approach similar to the </w:t>
      </w:r>
      <w:r>
        <w:rPr>
          <w:rFonts w:ascii="Times New Roman" w:hAnsi="Times New Roman" w:cs="Times New Roman"/>
          <w:sz w:val="24"/>
          <w:szCs w:val="24"/>
          <w:lang w:val="en-US"/>
        </w:rPr>
        <w:t>GRS methodology [</w:t>
      </w:r>
      <w:r w:rsidR="006805CC">
        <w:rPr>
          <w:rFonts w:ascii="Times New Roman" w:hAnsi="Times New Roman" w:cs="Times New Roman"/>
          <w:sz w:val="24"/>
          <w:szCs w:val="24"/>
          <w:lang w:val="en-US"/>
        </w:rPr>
        <w:fldChar w:fldCharType="begin"/>
      </w:r>
      <w:r w:rsidR="006805CC">
        <w:rPr>
          <w:rFonts w:ascii="Times New Roman" w:hAnsi="Times New Roman" w:cs="Times New Roman"/>
          <w:sz w:val="24"/>
          <w:szCs w:val="24"/>
          <w:lang w:val="en-US"/>
        </w:rPr>
        <w:instrText xml:space="preserve"> REF _Ref221313116 \r \h </w:instrText>
      </w:r>
      <w:r w:rsidR="006805CC">
        <w:rPr>
          <w:rFonts w:ascii="Times New Roman" w:hAnsi="Times New Roman" w:cs="Times New Roman"/>
          <w:sz w:val="24"/>
          <w:szCs w:val="24"/>
          <w:lang w:val="en-US"/>
        </w:rPr>
      </w:r>
      <w:r w:rsidR="006805CC">
        <w:rPr>
          <w:rFonts w:ascii="Times New Roman" w:hAnsi="Times New Roman" w:cs="Times New Roman"/>
          <w:sz w:val="24"/>
          <w:szCs w:val="24"/>
          <w:lang w:val="en-US"/>
        </w:rPr>
        <w:fldChar w:fldCharType="separate"/>
      </w:r>
      <w:r w:rsidR="006805CC">
        <w:rPr>
          <w:rFonts w:ascii="Times New Roman" w:hAnsi="Times New Roman" w:cs="Times New Roman"/>
          <w:sz w:val="24"/>
          <w:szCs w:val="24"/>
          <w:lang w:val="en-US"/>
        </w:rPr>
        <w:t>3</w:t>
      </w:r>
      <w:r w:rsidR="006805CC">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r w:rsidRPr="00F263FB">
        <w:rPr>
          <w:rFonts w:ascii="Times New Roman" w:hAnsi="Times New Roman" w:cs="Times New Roman"/>
          <w:sz w:val="24"/>
          <w:szCs w:val="24"/>
          <w:lang w:val="en-US"/>
        </w:rPr>
        <w:t xml:space="preserve">Variable parameters and </w:t>
      </w:r>
      <w:r>
        <w:rPr>
          <w:rFonts w:ascii="Times New Roman" w:hAnsi="Times New Roman" w:cs="Times New Roman"/>
          <w:sz w:val="24"/>
          <w:szCs w:val="24"/>
          <w:lang w:val="en-US"/>
        </w:rPr>
        <w:t xml:space="preserve">their </w:t>
      </w:r>
      <w:r w:rsidRPr="00F263FB">
        <w:rPr>
          <w:rFonts w:ascii="Times New Roman" w:hAnsi="Times New Roman" w:cs="Times New Roman"/>
          <w:sz w:val="24"/>
          <w:szCs w:val="24"/>
          <w:lang w:val="en-US"/>
        </w:rPr>
        <w:t>variation range</w:t>
      </w:r>
      <w:r>
        <w:rPr>
          <w:rFonts w:ascii="Times New Roman" w:hAnsi="Times New Roman" w:cs="Times New Roman"/>
          <w:sz w:val="24"/>
          <w:szCs w:val="24"/>
          <w:lang w:val="en-US"/>
        </w:rPr>
        <w:t>s are the following</w:t>
      </w:r>
      <w:r w:rsidRPr="00F263FB">
        <w:rPr>
          <w:rFonts w:ascii="Times New Roman" w:hAnsi="Times New Roman" w:cs="Times New Roman"/>
          <w:sz w:val="24"/>
          <w:szCs w:val="24"/>
          <w:lang w:val="en-US"/>
        </w:rPr>
        <w:t>:</w:t>
      </w:r>
    </w:p>
    <w:p w14:paraId="6D9E75A6" w14:textId="77777777" w:rsidR="00F63EA2" w:rsidRDefault="00F63EA2" w:rsidP="00F63EA2">
      <w:pPr>
        <w:pStyle w:val="a4"/>
        <w:numPr>
          <w:ilvl w:val="0"/>
          <w:numId w:val="11"/>
        </w:numPr>
        <w:ind w:left="709" w:hanging="709"/>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heat transfer co</w:t>
      </w:r>
      <w:r>
        <w:rPr>
          <w:rFonts w:ascii="Times New Roman" w:hAnsi="Times New Roman" w:cs="Times New Roman"/>
          <w:sz w:val="24"/>
          <w:szCs w:val="24"/>
          <w:lang w:val="en-US"/>
        </w:rPr>
        <w:t>efficient for lead-bismuth ± 20 </w:t>
      </w:r>
      <w:r w:rsidRPr="00F263FB">
        <w:rPr>
          <w:rFonts w:ascii="Times New Roman" w:hAnsi="Times New Roman" w:cs="Times New Roman"/>
          <w:sz w:val="24"/>
          <w:szCs w:val="24"/>
          <w:lang w:val="en-US"/>
        </w:rPr>
        <w:t>%;</w:t>
      </w:r>
    </w:p>
    <w:p w14:paraId="731455BE" w14:textId="77777777" w:rsidR="00F63EA2" w:rsidRDefault="00F63EA2" w:rsidP="00F63EA2">
      <w:pPr>
        <w:pStyle w:val="a4"/>
        <w:numPr>
          <w:ilvl w:val="0"/>
          <w:numId w:val="11"/>
        </w:numPr>
        <w:ind w:left="709" w:hanging="709"/>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heat tran</w:t>
      </w:r>
      <w:r>
        <w:rPr>
          <w:rFonts w:ascii="Times New Roman" w:hAnsi="Times New Roman" w:cs="Times New Roman"/>
          <w:sz w:val="24"/>
          <w:szCs w:val="24"/>
          <w:lang w:val="en-US"/>
        </w:rPr>
        <w:t>sfer coefficient for water ± 10 </w:t>
      </w:r>
      <w:r w:rsidRPr="00F263FB">
        <w:rPr>
          <w:rFonts w:ascii="Times New Roman" w:hAnsi="Times New Roman" w:cs="Times New Roman"/>
          <w:sz w:val="24"/>
          <w:szCs w:val="24"/>
          <w:lang w:val="en-US"/>
        </w:rPr>
        <w:t>%;</w:t>
      </w:r>
    </w:p>
    <w:p w14:paraId="6E2A5547" w14:textId="77777777" w:rsidR="00F63EA2" w:rsidRDefault="00F63EA2" w:rsidP="00F63EA2">
      <w:pPr>
        <w:pStyle w:val="a4"/>
        <w:numPr>
          <w:ilvl w:val="0"/>
          <w:numId w:val="11"/>
        </w:numPr>
        <w:ind w:left="709" w:hanging="709"/>
        <w:jc w:val="both"/>
        <w:rPr>
          <w:rFonts w:ascii="Times New Roman" w:hAnsi="Times New Roman" w:cs="Times New Roman"/>
          <w:sz w:val="24"/>
          <w:szCs w:val="24"/>
          <w:lang w:val="en-US"/>
        </w:rPr>
      </w:pPr>
      <w:r>
        <w:rPr>
          <w:rFonts w:ascii="Times New Roman" w:hAnsi="Times New Roman" w:cs="Times New Roman"/>
          <w:sz w:val="24"/>
          <w:szCs w:val="24"/>
          <w:lang w:val="en-US"/>
        </w:rPr>
        <w:t>friction factor ± 10 </w:t>
      </w:r>
      <w:r w:rsidRPr="00F263FB">
        <w:rPr>
          <w:rFonts w:ascii="Times New Roman" w:hAnsi="Times New Roman" w:cs="Times New Roman"/>
          <w:sz w:val="24"/>
          <w:szCs w:val="24"/>
          <w:lang w:val="en-US"/>
        </w:rPr>
        <w:t>%;</w:t>
      </w:r>
    </w:p>
    <w:p w14:paraId="69167D5A" w14:textId="77777777" w:rsidR="00F63EA2" w:rsidRDefault="00F63EA2" w:rsidP="00F63EA2">
      <w:pPr>
        <w:pStyle w:val="a4"/>
        <w:numPr>
          <w:ilvl w:val="0"/>
          <w:numId w:val="11"/>
        </w:numPr>
        <w:ind w:left="709" w:hanging="709"/>
        <w:jc w:val="both"/>
        <w:rPr>
          <w:rFonts w:ascii="Times New Roman" w:hAnsi="Times New Roman" w:cs="Times New Roman"/>
          <w:sz w:val="24"/>
          <w:szCs w:val="24"/>
          <w:lang w:val="en-US"/>
        </w:rPr>
      </w:pPr>
      <w:r w:rsidRPr="00C75EA6">
        <w:rPr>
          <w:rFonts w:ascii="Times New Roman" w:hAnsi="Times New Roman" w:cs="Times New Roman"/>
          <w:sz w:val="24"/>
          <w:szCs w:val="24"/>
          <w:lang w:val="en-US"/>
        </w:rPr>
        <w:t>coefficients of local hydraulic resistance ± 10 %;</w:t>
      </w:r>
    </w:p>
    <w:p w14:paraId="1ED3C994" w14:textId="77777777" w:rsidR="00F63EA2" w:rsidRDefault="00F63EA2" w:rsidP="00F63EA2">
      <w:pPr>
        <w:pStyle w:val="a4"/>
        <w:numPr>
          <w:ilvl w:val="0"/>
          <w:numId w:val="11"/>
        </w:numPr>
        <w:ind w:left="709" w:hanging="709"/>
        <w:jc w:val="both"/>
        <w:rPr>
          <w:rFonts w:ascii="Times New Roman" w:hAnsi="Times New Roman" w:cs="Times New Roman"/>
          <w:sz w:val="24"/>
          <w:szCs w:val="24"/>
          <w:lang w:val="en-US"/>
        </w:rPr>
      </w:pPr>
      <w:r w:rsidRPr="00F263FB">
        <w:rPr>
          <w:rFonts w:ascii="Times New Roman" w:hAnsi="Times New Roman" w:cs="Times New Roman"/>
          <w:sz w:val="24"/>
          <w:szCs w:val="24"/>
          <w:lang w:val="en-US"/>
        </w:rPr>
        <w:t>thermal conduc</w:t>
      </w:r>
      <w:r>
        <w:rPr>
          <w:rFonts w:ascii="Times New Roman" w:hAnsi="Times New Roman" w:cs="Times New Roman"/>
          <w:sz w:val="24"/>
          <w:szCs w:val="24"/>
          <w:lang w:val="en-US"/>
        </w:rPr>
        <w:t>tivity stainless steel powder ± 30 </w:t>
      </w:r>
      <w:r w:rsidRPr="00F263FB">
        <w:rPr>
          <w:rFonts w:ascii="Times New Roman" w:hAnsi="Times New Roman" w:cs="Times New Roman"/>
          <w:sz w:val="24"/>
          <w:szCs w:val="24"/>
          <w:lang w:val="en-US"/>
        </w:rPr>
        <w:t>%;</w:t>
      </w:r>
    </w:p>
    <w:p w14:paraId="3DE8EB1D" w14:textId="77777777" w:rsidR="00F63EA2" w:rsidRPr="00C75EA6" w:rsidRDefault="00F63EA2" w:rsidP="00F63EA2">
      <w:pPr>
        <w:pStyle w:val="a4"/>
        <w:numPr>
          <w:ilvl w:val="0"/>
          <w:numId w:val="11"/>
        </w:numPr>
        <w:ind w:left="709" w:hanging="709"/>
        <w:jc w:val="both"/>
        <w:rPr>
          <w:rFonts w:ascii="Times New Roman" w:hAnsi="Times New Roman" w:cs="Times New Roman"/>
          <w:sz w:val="24"/>
          <w:szCs w:val="24"/>
          <w:lang w:val="en-US"/>
        </w:rPr>
      </w:pPr>
      <w:proofErr w:type="gramStart"/>
      <w:r w:rsidRPr="00F263FB">
        <w:rPr>
          <w:rFonts w:ascii="Times New Roman" w:hAnsi="Times New Roman" w:cs="Times New Roman"/>
          <w:sz w:val="24"/>
          <w:szCs w:val="24"/>
          <w:lang w:val="en-US"/>
        </w:rPr>
        <w:t>thermal</w:t>
      </w:r>
      <w:proofErr w:type="gramEnd"/>
      <w:r w:rsidRPr="00F263FB">
        <w:rPr>
          <w:rFonts w:ascii="Times New Roman" w:hAnsi="Times New Roman" w:cs="Times New Roman"/>
          <w:sz w:val="24"/>
          <w:szCs w:val="24"/>
          <w:lang w:val="en-US"/>
        </w:rPr>
        <w:t xml:space="preserve"> conducti</w:t>
      </w:r>
      <w:r>
        <w:rPr>
          <w:rFonts w:ascii="Times New Roman" w:hAnsi="Times New Roman" w:cs="Times New Roman"/>
          <w:sz w:val="24"/>
          <w:szCs w:val="24"/>
          <w:lang w:val="en-US"/>
        </w:rPr>
        <w:t>vity stainless steel AISI316L ± 7 %.</w:t>
      </w:r>
    </w:p>
    <w:p w14:paraId="693E37B7" w14:textId="2E922A15" w:rsidR="009A5584" w:rsidRPr="00F63EA2" w:rsidRDefault="00F63EA2" w:rsidP="00F63EA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simulation results with the uncertainty and sensitivity assessment are presented in Annex III.</w:t>
      </w:r>
    </w:p>
    <w:p w14:paraId="4118A763" w14:textId="12FB2E20" w:rsidR="001F3772" w:rsidRPr="001F3772" w:rsidRDefault="001F3772" w:rsidP="000A2F0B">
      <w:pPr>
        <w:pStyle w:val="a4"/>
        <w:numPr>
          <w:ilvl w:val="1"/>
          <w:numId w:val="8"/>
        </w:num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IBRAE </w:t>
      </w:r>
      <w:r w:rsidR="00037F61">
        <w:rPr>
          <w:rFonts w:ascii="Times New Roman" w:hAnsi="Times New Roman" w:cs="Times New Roman"/>
          <w:sz w:val="24"/>
          <w:szCs w:val="24"/>
          <w:lang w:val="en-US"/>
        </w:rPr>
        <w:t>RAN</w:t>
      </w:r>
    </w:p>
    <w:p w14:paraId="53676F94" w14:textId="7FE7F486" w:rsidR="001F3772" w:rsidRPr="001F3772" w:rsidRDefault="001F3772" w:rsidP="000A2F0B">
      <w:pPr>
        <w:pStyle w:val="a4"/>
        <w:numPr>
          <w:ilvl w:val="2"/>
          <w:numId w:val="8"/>
        </w:numPr>
        <w:spacing w:line="240" w:lineRule="auto"/>
        <w:rPr>
          <w:rFonts w:ascii="Times New Roman" w:hAnsi="Times New Roman" w:cs="Times New Roman"/>
          <w:sz w:val="24"/>
          <w:szCs w:val="24"/>
        </w:rPr>
      </w:pPr>
      <w:r>
        <w:rPr>
          <w:rFonts w:ascii="Times New Roman" w:hAnsi="Times New Roman" w:cs="Times New Roman"/>
          <w:sz w:val="24"/>
          <w:szCs w:val="24"/>
          <w:lang w:val="en-US"/>
        </w:rPr>
        <w:t>Methodology overview</w:t>
      </w:r>
    </w:p>
    <w:p w14:paraId="0009643B" w14:textId="6D369435" w:rsidR="001F3772" w:rsidRDefault="00037F61" w:rsidP="00D10C29">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IBRAE RAN employed the approach for code error estimation recommended for codes validation by Russian regulator. This approach yields an error estimate with respect to the realistic modelling of the related processes. It is based on the concept that</w:t>
      </w:r>
      <w:r w:rsidR="00CA2405">
        <w:rPr>
          <w:rFonts w:ascii="Times New Roman" w:hAnsi="Times New Roman" w:cs="Times New Roman"/>
          <w:sz w:val="24"/>
          <w:szCs w:val="24"/>
        </w:rPr>
        <w:t xml:space="preserve"> </w:t>
      </w:r>
      <w:r>
        <w:rPr>
          <w:rFonts w:ascii="Times New Roman" w:hAnsi="Times New Roman" w:cs="Times New Roman"/>
          <w:sz w:val="24"/>
          <w:szCs w:val="24"/>
        </w:rPr>
        <w:t xml:space="preserve">the simulation </w:t>
      </w:r>
      <w:r w:rsidR="00CA2405">
        <w:rPr>
          <w:rFonts w:ascii="Times New Roman" w:hAnsi="Times New Roman" w:cs="Times New Roman"/>
          <w:sz w:val="24"/>
          <w:szCs w:val="24"/>
        </w:rPr>
        <w:t xml:space="preserve">and the experiment results </w:t>
      </w:r>
      <w:r>
        <w:rPr>
          <w:rFonts w:ascii="Times New Roman" w:hAnsi="Times New Roman" w:cs="Times New Roman"/>
          <w:sz w:val="24"/>
          <w:szCs w:val="24"/>
        </w:rPr>
        <w:t>a</w:t>
      </w:r>
      <w:r w:rsidR="00CA2405">
        <w:rPr>
          <w:rFonts w:ascii="Times New Roman" w:hAnsi="Times New Roman" w:cs="Times New Roman"/>
          <w:sz w:val="24"/>
          <w:szCs w:val="24"/>
        </w:rPr>
        <w:t>re random values</w:t>
      </w:r>
      <w:r>
        <w:rPr>
          <w:rFonts w:ascii="Times New Roman" w:hAnsi="Times New Roman" w:cs="Times New Roman"/>
          <w:sz w:val="24"/>
          <w:szCs w:val="24"/>
        </w:rPr>
        <w:t xml:space="preserve"> </w:t>
      </w:r>
      <w:r w:rsidR="00CA2405">
        <w:rPr>
          <w:rFonts w:ascii="Times New Roman" w:hAnsi="Times New Roman" w:cs="Times New Roman"/>
          <w:sz w:val="24"/>
          <w:szCs w:val="24"/>
        </w:rPr>
        <w:t xml:space="preserve">reflecting </w:t>
      </w:r>
      <w:r>
        <w:rPr>
          <w:rFonts w:ascii="Times New Roman" w:hAnsi="Times New Roman" w:cs="Times New Roman"/>
          <w:sz w:val="24"/>
          <w:szCs w:val="24"/>
        </w:rPr>
        <w:t xml:space="preserve">the </w:t>
      </w:r>
      <w:r w:rsidR="00CA2405">
        <w:rPr>
          <w:rFonts w:ascii="Times New Roman" w:hAnsi="Times New Roman" w:cs="Times New Roman"/>
          <w:sz w:val="24"/>
          <w:szCs w:val="24"/>
        </w:rPr>
        <w:t>unknown “true” value of the parameter of interest.</w:t>
      </w:r>
      <w:r>
        <w:rPr>
          <w:rFonts w:ascii="Times New Roman" w:hAnsi="Times New Roman" w:cs="Times New Roman"/>
          <w:sz w:val="24"/>
          <w:szCs w:val="24"/>
        </w:rPr>
        <w:t xml:space="preserve"> </w:t>
      </w:r>
      <w:r w:rsidR="00CA2405">
        <w:rPr>
          <w:rFonts w:ascii="Times New Roman" w:hAnsi="Times New Roman" w:cs="Times New Roman"/>
          <w:sz w:val="24"/>
          <w:szCs w:val="24"/>
        </w:rPr>
        <w:t xml:space="preserve">Both </w:t>
      </w:r>
      <w:r w:rsidR="00D449FF">
        <w:rPr>
          <w:rFonts w:ascii="Times New Roman" w:hAnsi="Times New Roman" w:cs="Times New Roman"/>
          <w:sz w:val="24"/>
          <w:szCs w:val="24"/>
        </w:rPr>
        <w:t xml:space="preserve">of </w:t>
      </w:r>
      <w:r w:rsidR="00CA2405">
        <w:rPr>
          <w:rFonts w:ascii="Times New Roman" w:hAnsi="Times New Roman" w:cs="Times New Roman"/>
          <w:sz w:val="24"/>
          <w:szCs w:val="24"/>
        </w:rPr>
        <w:t>the</w:t>
      </w:r>
      <w:r w:rsidR="00D449FF">
        <w:rPr>
          <w:rFonts w:ascii="Times New Roman" w:hAnsi="Times New Roman" w:cs="Times New Roman"/>
          <w:sz w:val="24"/>
          <w:szCs w:val="24"/>
        </w:rPr>
        <w:t>se results</w:t>
      </w:r>
      <w:r w:rsidR="00CA2405">
        <w:rPr>
          <w:rFonts w:ascii="Times New Roman" w:hAnsi="Times New Roman" w:cs="Times New Roman"/>
          <w:sz w:val="24"/>
          <w:szCs w:val="24"/>
        </w:rPr>
        <w:t xml:space="preserve"> </w:t>
      </w:r>
      <w:r>
        <w:rPr>
          <w:rFonts w:ascii="Times New Roman" w:hAnsi="Times New Roman" w:cs="Times New Roman"/>
          <w:sz w:val="24"/>
          <w:szCs w:val="24"/>
        </w:rPr>
        <w:t xml:space="preserve">are influenced by various uncertainties. For </w:t>
      </w:r>
      <w:r w:rsidR="000B78FC">
        <w:rPr>
          <w:rFonts w:ascii="Times New Roman" w:hAnsi="Times New Roman" w:cs="Times New Roman"/>
          <w:sz w:val="24"/>
          <w:szCs w:val="24"/>
        </w:rPr>
        <w:t>an</w:t>
      </w:r>
      <w:r>
        <w:rPr>
          <w:rFonts w:ascii="Times New Roman" w:hAnsi="Times New Roman" w:cs="Times New Roman"/>
          <w:sz w:val="24"/>
          <w:szCs w:val="24"/>
        </w:rPr>
        <w:t xml:space="preserve"> experiment, these are the measurement accuracy, variability of the conditions, </w:t>
      </w:r>
      <w:r w:rsidR="006E753C">
        <w:rPr>
          <w:rFonts w:ascii="Times New Roman" w:hAnsi="Times New Roman" w:cs="Times New Roman"/>
          <w:sz w:val="24"/>
          <w:szCs w:val="24"/>
        </w:rPr>
        <w:t xml:space="preserve">etc. The simulation results are influenced by the limitations of code models, discretisation, uncertainties of the input parameters, etc. An overview of these uncertainties and approaches to their quantification and minimisation can be found in </w:t>
      </w:r>
      <w:r w:rsidR="006E753C">
        <w:rPr>
          <w:rFonts w:ascii="Times New Roman" w:hAnsi="Times New Roman" w:cs="Times New Roman"/>
          <w:sz w:val="24"/>
          <w:szCs w:val="24"/>
          <w:lang w:val="en-US"/>
        </w:rPr>
        <w:t>[</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_Ref221632797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4</w:t>
      </w:r>
      <w:r w:rsidR="00AC5B64">
        <w:rPr>
          <w:rFonts w:ascii="Times New Roman" w:hAnsi="Times New Roman" w:cs="Times New Roman"/>
          <w:sz w:val="24"/>
          <w:szCs w:val="24"/>
          <w:lang w:val="en-US"/>
        </w:rPr>
        <w:fldChar w:fldCharType="end"/>
      </w:r>
      <w:r w:rsidR="006E753C">
        <w:rPr>
          <w:rFonts w:ascii="Times New Roman" w:hAnsi="Times New Roman" w:cs="Times New Roman"/>
          <w:sz w:val="24"/>
          <w:szCs w:val="24"/>
          <w:lang w:val="en-US"/>
        </w:rPr>
        <w:t>]</w:t>
      </w:r>
      <w:r w:rsidR="00647E7D">
        <w:rPr>
          <w:rFonts w:ascii="Times New Roman" w:hAnsi="Times New Roman" w:cs="Times New Roman"/>
          <w:sz w:val="24"/>
          <w:szCs w:val="24"/>
          <w:lang w:val="en-US"/>
        </w:rPr>
        <w:t xml:space="preserve">. </w:t>
      </w:r>
    </w:p>
    <w:p w14:paraId="7EF22549" w14:textId="02D172BE" w:rsidR="000B78FC" w:rsidRDefault="000B78FC" w:rsidP="00D10C29">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Therefore, the code error is a random value as well, and can be characterized by its mathematical expectation and dispersion. They relate to the </w:t>
      </w:r>
      <w:r w:rsidR="00B012F0">
        <w:rPr>
          <w:rFonts w:ascii="Times New Roman" w:hAnsi="Times New Roman" w:cs="Times New Roman"/>
          <w:sz w:val="24"/>
          <w:szCs w:val="24"/>
          <w:lang w:val="en-US"/>
        </w:rPr>
        <w:t xml:space="preserve">systematic and stochastic component of the error respectively. The aim the validation is to distinguish the code error component due to the model simplification and assumptions and to express it through </w:t>
      </w:r>
      <w:proofErr w:type="gramStart"/>
      <w:r w:rsidR="00B012F0">
        <w:rPr>
          <w:rFonts w:ascii="Times New Roman" w:hAnsi="Times New Roman" w:cs="Times New Roman"/>
          <w:sz w:val="24"/>
          <w:szCs w:val="24"/>
          <w:lang w:val="en-US"/>
        </w:rPr>
        <w:lastRenderedPageBreak/>
        <w:t>known</w:t>
      </w:r>
      <w:proofErr w:type="gramEnd"/>
      <w:r w:rsidR="00B012F0">
        <w:rPr>
          <w:rFonts w:ascii="Times New Roman" w:hAnsi="Times New Roman" w:cs="Times New Roman"/>
          <w:sz w:val="24"/>
          <w:szCs w:val="24"/>
          <w:lang w:val="en-US"/>
        </w:rPr>
        <w:t xml:space="preserve"> values: experimental uncertainties, estimates of the discretization error, multivariate simulations results. </w:t>
      </w:r>
      <w:r w:rsidR="005A1792">
        <w:rPr>
          <w:rFonts w:ascii="Times New Roman" w:hAnsi="Times New Roman" w:cs="Times New Roman"/>
          <w:sz w:val="24"/>
          <w:szCs w:val="24"/>
          <w:lang w:val="en-US"/>
        </w:rPr>
        <w:t>The approach is described in ASME verification and validation standard for CFD codes [</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_Ref221308756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5</w:t>
      </w:r>
      <w:r w:rsidR="00AC5B64">
        <w:rPr>
          <w:rFonts w:ascii="Times New Roman" w:hAnsi="Times New Roman" w:cs="Times New Roman"/>
          <w:sz w:val="24"/>
          <w:szCs w:val="24"/>
          <w:lang w:val="en-US"/>
        </w:rPr>
        <w:fldChar w:fldCharType="end"/>
      </w:r>
      <w:r w:rsidR="005A1792">
        <w:rPr>
          <w:rFonts w:ascii="Times New Roman" w:hAnsi="Times New Roman" w:cs="Times New Roman"/>
          <w:sz w:val="24"/>
          <w:szCs w:val="24"/>
          <w:lang w:val="en-US"/>
        </w:rPr>
        <w:t xml:space="preserve">]. It </w:t>
      </w:r>
      <w:r w:rsidR="00F55727">
        <w:rPr>
          <w:rFonts w:ascii="Times New Roman" w:hAnsi="Times New Roman" w:cs="Times New Roman"/>
          <w:sz w:val="24"/>
          <w:szCs w:val="24"/>
          <w:lang w:val="en-US"/>
        </w:rPr>
        <w:t>was then</w:t>
      </w:r>
      <w:r w:rsidR="005A1792">
        <w:rPr>
          <w:rFonts w:ascii="Times New Roman" w:hAnsi="Times New Roman" w:cs="Times New Roman"/>
          <w:sz w:val="24"/>
          <w:szCs w:val="24"/>
          <w:lang w:val="en-US"/>
        </w:rPr>
        <w:t xml:space="preserve"> extended to the case of multiple validation results [</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_Ref221311806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6</w:t>
      </w:r>
      <w:r w:rsidR="00AC5B64">
        <w:rPr>
          <w:rFonts w:ascii="Times New Roman" w:hAnsi="Times New Roman" w:cs="Times New Roman"/>
          <w:sz w:val="24"/>
          <w:szCs w:val="24"/>
          <w:lang w:val="en-US"/>
        </w:rPr>
        <w:fldChar w:fldCharType="end"/>
      </w:r>
      <w:r w:rsidR="005A1792">
        <w:rPr>
          <w:rFonts w:ascii="Times New Roman" w:hAnsi="Times New Roman" w:cs="Times New Roman"/>
          <w:sz w:val="24"/>
          <w:szCs w:val="24"/>
          <w:lang w:val="en-US"/>
        </w:rPr>
        <w:t>]</w:t>
      </w:r>
      <w:r w:rsidR="00F55727">
        <w:rPr>
          <w:rFonts w:ascii="Times New Roman" w:hAnsi="Times New Roman" w:cs="Times New Roman"/>
          <w:sz w:val="24"/>
          <w:szCs w:val="24"/>
          <w:lang w:val="en-US"/>
        </w:rPr>
        <w:t xml:space="preserve"> and developed into the methodology applicable for practical use in code</w:t>
      </w:r>
      <w:r w:rsidR="00F65231">
        <w:rPr>
          <w:rFonts w:ascii="Times New Roman" w:hAnsi="Times New Roman" w:cs="Times New Roman"/>
          <w:sz w:val="24"/>
          <w:szCs w:val="24"/>
          <w:lang w:val="en-US"/>
        </w:rPr>
        <w:t>s</w:t>
      </w:r>
      <w:r w:rsidR="00F55727">
        <w:rPr>
          <w:rFonts w:ascii="Times New Roman" w:hAnsi="Times New Roman" w:cs="Times New Roman"/>
          <w:sz w:val="24"/>
          <w:szCs w:val="24"/>
          <w:lang w:val="en-US"/>
        </w:rPr>
        <w:t xml:space="preserve"> validation [</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_Ref221311978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7</w:t>
      </w:r>
      <w:r w:rsidR="00AC5B64">
        <w:rPr>
          <w:rFonts w:ascii="Times New Roman" w:hAnsi="Times New Roman" w:cs="Times New Roman"/>
          <w:sz w:val="24"/>
          <w:szCs w:val="24"/>
          <w:lang w:val="en-US"/>
        </w:rPr>
        <w:fldChar w:fldCharType="end"/>
      </w:r>
      <w:r w:rsidR="00F55727">
        <w:rPr>
          <w:rFonts w:ascii="Times New Roman" w:hAnsi="Times New Roman" w:cs="Times New Roman"/>
          <w:sz w:val="24"/>
          <w:szCs w:val="24"/>
          <w:lang w:val="en-US"/>
        </w:rPr>
        <w:t>].</w:t>
      </w:r>
      <w:r w:rsidR="00F65231">
        <w:rPr>
          <w:rFonts w:ascii="Times New Roman" w:hAnsi="Times New Roman" w:cs="Times New Roman"/>
          <w:sz w:val="24"/>
          <w:szCs w:val="24"/>
          <w:lang w:val="en-US"/>
        </w:rPr>
        <w:t xml:space="preserve"> </w:t>
      </w:r>
    </w:p>
    <w:p w14:paraId="1B7D4DA0" w14:textId="00FA4BBD" w:rsidR="00CA2405" w:rsidRDefault="00F86B99" w:rsidP="00D10C29">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code error due to the model simplification and assumptions </w:t>
      </w:r>
      <w:r w:rsidRPr="00F86B99">
        <w:rPr>
          <w:rFonts w:ascii="Symbol" w:hAnsi="Symbol" w:cs="Times New Roman"/>
          <w:sz w:val="24"/>
          <w:szCs w:val="24"/>
          <w:lang w:val="en-US"/>
        </w:rPr>
        <w:t></w:t>
      </w:r>
      <w:r w:rsidRPr="00F86B99">
        <w:rPr>
          <w:rFonts w:ascii="Times New Roman" w:hAnsi="Times New Roman" w:cs="Times New Roman"/>
          <w:sz w:val="24"/>
          <w:szCs w:val="24"/>
          <w:vertAlign w:val="subscript"/>
          <w:lang w:val="en-US"/>
        </w:rPr>
        <w:t>model</w:t>
      </w:r>
      <w:r>
        <w:rPr>
          <w:rFonts w:ascii="Times New Roman" w:hAnsi="Times New Roman" w:cs="Times New Roman"/>
          <w:sz w:val="24"/>
          <w:szCs w:val="24"/>
          <w:lang w:val="en-US"/>
        </w:rPr>
        <w:t xml:space="preserve"> with respect to the “true” value </w:t>
      </w:r>
      <w:r w:rsidR="00800E5C">
        <w:rPr>
          <w:rFonts w:ascii="Times New Roman" w:hAnsi="Times New Roman" w:cs="Times New Roman"/>
          <w:sz w:val="24"/>
          <w:szCs w:val="24"/>
          <w:lang w:val="en-US"/>
        </w:rPr>
        <w:t xml:space="preserve">T </w:t>
      </w:r>
      <w:r>
        <w:rPr>
          <w:rFonts w:ascii="Times New Roman" w:hAnsi="Times New Roman" w:cs="Times New Roman"/>
          <w:sz w:val="24"/>
          <w:szCs w:val="24"/>
          <w:lang w:val="en-US"/>
        </w:rPr>
        <w:t xml:space="preserve">can be expressed in the following way. </w:t>
      </w:r>
      <w:r w:rsidR="00800E5C">
        <w:rPr>
          <w:rFonts w:ascii="Times New Roman" w:hAnsi="Times New Roman" w:cs="Times New Roman"/>
          <w:sz w:val="24"/>
          <w:szCs w:val="24"/>
          <w:lang w:val="en-US"/>
        </w:rPr>
        <w:t xml:space="preserve">Let </w:t>
      </w:r>
      <w:r w:rsidR="00800E5C" w:rsidRPr="00F86B99">
        <w:rPr>
          <w:rFonts w:ascii="Symbol" w:hAnsi="Symbol" w:cs="Times New Roman"/>
          <w:sz w:val="24"/>
          <w:szCs w:val="24"/>
          <w:lang w:val="en-US"/>
        </w:rPr>
        <w:t></w:t>
      </w:r>
      <w:proofErr w:type="spellStart"/>
      <w:r w:rsidR="00800E5C">
        <w:rPr>
          <w:rFonts w:ascii="Times New Roman" w:hAnsi="Times New Roman" w:cs="Times New Roman"/>
          <w:sz w:val="24"/>
          <w:szCs w:val="24"/>
          <w:vertAlign w:val="subscript"/>
          <w:lang w:val="en-US"/>
        </w:rPr>
        <w:t>S</w:t>
      </w:r>
      <w:proofErr w:type="spellEnd"/>
      <w:r w:rsidR="00800E5C">
        <w:rPr>
          <w:rFonts w:ascii="Times New Roman" w:hAnsi="Times New Roman" w:cs="Times New Roman"/>
          <w:sz w:val="24"/>
          <w:szCs w:val="24"/>
          <w:lang w:val="en-US"/>
        </w:rPr>
        <w:t xml:space="preserve"> be full code error. It is a combination of the abovementioned </w:t>
      </w:r>
      <w:r w:rsidR="00800E5C" w:rsidRPr="00F86B99">
        <w:rPr>
          <w:rFonts w:ascii="Symbol" w:hAnsi="Symbol" w:cs="Times New Roman"/>
          <w:sz w:val="24"/>
          <w:szCs w:val="24"/>
          <w:lang w:val="en-US"/>
        </w:rPr>
        <w:t></w:t>
      </w:r>
      <w:r w:rsidR="00800E5C" w:rsidRPr="00F86B99">
        <w:rPr>
          <w:rFonts w:ascii="Times New Roman" w:hAnsi="Times New Roman" w:cs="Times New Roman"/>
          <w:sz w:val="24"/>
          <w:szCs w:val="24"/>
          <w:vertAlign w:val="subscript"/>
          <w:lang w:val="en-US"/>
        </w:rPr>
        <w:t>model</w:t>
      </w:r>
      <w:r w:rsidR="00800E5C">
        <w:rPr>
          <w:rFonts w:ascii="Times New Roman" w:hAnsi="Times New Roman" w:cs="Times New Roman"/>
          <w:sz w:val="24"/>
          <w:szCs w:val="24"/>
          <w:lang w:val="en-US"/>
        </w:rPr>
        <w:t xml:space="preserve">, the error due to the discretization </w:t>
      </w:r>
      <w:r w:rsidR="00800E5C" w:rsidRPr="00F86B99">
        <w:rPr>
          <w:rFonts w:ascii="Symbol" w:hAnsi="Symbol" w:cs="Times New Roman"/>
          <w:sz w:val="24"/>
          <w:szCs w:val="24"/>
          <w:lang w:val="en-US"/>
        </w:rPr>
        <w:t></w:t>
      </w:r>
      <w:proofErr w:type="spellStart"/>
      <w:r w:rsidR="00800E5C">
        <w:rPr>
          <w:rFonts w:ascii="Times New Roman" w:hAnsi="Times New Roman" w:cs="Times New Roman"/>
          <w:sz w:val="24"/>
          <w:szCs w:val="24"/>
          <w:vertAlign w:val="subscript"/>
          <w:lang w:val="en-US"/>
        </w:rPr>
        <w:t>num</w:t>
      </w:r>
      <w:r w:rsidR="00800E5C" w:rsidRPr="00F86B99">
        <w:rPr>
          <w:rFonts w:ascii="Times New Roman" w:hAnsi="Times New Roman" w:cs="Times New Roman"/>
          <w:sz w:val="24"/>
          <w:szCs w:val="24"/>
          <w:vertAlign w:val="subscript"/>
          <w:lang w:val="en-US"/>
        </w:rPr>
        <w:t>l</w:t>
      </w:r>
      <w:proofErr w:type="spellEnd"/>
      <w:r w:rsidR="00800E5C">
        <w:rPr>
          <w:rFonts w:ascii="Times New Roman" w:hAnsi="Times New Roman" w:cs="Times New Roman"/>
          <w:sz w:val="24"/>
          <w:szCs w:val="24"/>
          <w:lang w:val="en-US"/>
        </w:rPr>
        <w:t xml:space="preserve">, and </w:t>
      </w:r>
      <w:r w:rsidR="00800E5C" w:rsidRPr="00800E5C">
        <w:rPr>
          <w:rFonts w:ascii="Times New Roman" w:hAnsi="Times New Roman" w:cs="Times New Roman"/>
          <w:sz w:val="24"/>
          <w:szCs w:val="24"/>
          <w:lang w:val="en-US"/>
        </w:rPr>
        <w:t>the error from uncertainty of the input parameters</w:t>
      </w:r>
      <w:r w:rsidR="00800E5C">
        <w:rPr>
          <w:rFonts w:ascii="Times New Roman" w:hAnsi="Times New Roman" w:cs="Times New Roman"/>
          <w:sz w:val="24"/>
          <w:szCs w:val="24"/>
          <w:lang w:val="en-US"/>
        </w:rPr>
        <w:t xml:space="preserve"> </w:t>
      </w:r>
      <w:r w:rsidR="00800E5C" w:rsidRPr="00F86B99">
        <w:rPr>
          <w:rFonts w:ascii="Symbol" w:hAnsi="Symbol" w:cs="Times New Roman"/>
          <w:sz w:val="24"/>
          <w:szCs w:val="24"/>
          <w:lang w:val="en-US"/>
        </w:rPr>
        <w:t></w:t>
      </w:r>
      <w:r w:rsidR="00800E5C">
        <w:rPr>
          <w:rFonts w:ascii="Times New Roman" w:hAnsi="Times New Roman" w:cs="Times New Roman"/>
          <w:sz w:val="24"/>
          <w:szCs w:val="24"/>
          <w:vertAlign w:val="subscript"/>
          <w:lang w:val="en-US"/>
        </w:rPr>
        <w:t>input</w:t>
      </w:r>
      <w:r w:rsidR="00800E5C">
        <w:rPr>
          <w:rFonts w:ascii="Times New Roman" w:hAnsi="Times New Roman" w:cs="Times New Roman"/>
          <w:sz w:val="24"/>
          <w:szCs w:val="24"/>
          <w:lang w:val="en-US"/>
        </w:rPr>
        <w:t>:</w:t>
      </w:r>
    </w:p>
    <w:p w14:paraId="49DC27EC" w14:textId="77777777" w:rsidR="00800E5C" w:rsidRPr="00800E5C" w:rsidRDefault="00800E5C" w:rsidP="00800E5C">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proofErr w:type="gramStart"/>
      <w:r w:rsidRPr="00800E5C">
        <w:rPr>
          <w:rFonts w:ascii="Symbol" w:eastAsia="Times New Roman" w:hAnsi="Symbol" w:cs="Times New Roman"/>
          <w:kern w:val="0"/>
          <w:sz w:val="24"/>
          <w:szCs w:val="24"/>
          <w:lang w:eastAsia="ru-RU"/>
          <w14:ligatures w14:val="none"/>
        </w:rPr>
        <w:t></w:t>
      </w:r>
      <w:r w:rsidRPr="00800E5C">
        <w:rPr>
          <w:rFonts w:ascii="Times New Roman" w:eastAsia="Times New Roman" w:hAnsi="Times New Roman" w:cs="Times New Roman"/>
          <w:kern w:val="0"/>
          <w:sz w:val="24"/>
          <w:szCs w:val="24"/>
          <w:vertAlign w:val="subscript"/>
          <w:lang w:eastAsia="ru-RU"/>
          <w14:ligatures w14:val="none"/>
        </w:rPr>
        <w:t>S</w:t>
      </w:r>
      <w:r w:rsidRPr="00800E5C">
        <w:rPr>
          <w:rFonts w:ascii="Symbol" w:eastAsia="Times New Roman" w:hAnsi="Symbol" w:cs="Times New Roman"/>
          <w:kern w:val="0"/>
          <w:sz w:val="24"/>
          <w:szCs w:val="24"/>
          <w:lang w:eastAsia="ru-RU"/>
          <w14:ligatures w14:val="none"/>
        </w:rPr>
        <w:t></w:t>
      </w:r>
      <w:r w:rsidRPr="00800E5C">
        <w:rPr>
          <w:rFonts w:ascii="Symbol" w:eastAsia="Times New Roman" w:hAnsi="Symbol" w:cs="Times New Roman"/>
          <w:kern w:val="0"/>
          <w:sz w:val="24"/>
          <w:szCs w:val="24"/>
          <w:lang w:eastAsia="ru-RU"/>
          <w14:ligatures w14:val="none"/>
        </w:rPr>
        <w:t></w:t>
      </w:r>
      <w:r w:rsidRPr="00800E5C">
        <w:rPr>
          <w:rFonts w:ascii="Symbol" w:eastAsia="Times New Roman" w:hAnsi="Symbol" w:cs="Times New Roman"/>
          <w:kern w:val="0"/>
          <w:sz w:val="24"/>
          <w:szCs w:val="24"/>
          <w:lang w:eastAsia="ru-RU"/>
          <w14:ligatures w14:val="none"/>
        </w:rPr>
        <w:t></w:t>
      </w:r>
      <w:r w:rsidRPr="00800E5C">
        <w:rPr>
          <w:rFonts w:ascii="Symbol" w:eastAsia="Times New Roman" w:hAnsi="Symbol" w:cs="Times New Roman"/>
          <w:kern w:val="0"/>
          <w:sz w:val="24"/>
          <w:szCs w:val="24"/>
          <w:lang w:eastAsia="ru-RU"/>
          <w14:ligatures w14:val="none"/>
        </w:rPr>
        <w:t></w:t>
      </w:r>
      <w:r w:rsidRPr="00800E5C">
        <w:rPr>
          <w:rFonts w:ascii="Times New Roman" w:eastAsia="Times New Roman" w:hAnsi="Times New Roman" w:cs="Times New Roman"/>
          <w:kern w:val="0"/>
          <w:sz w:val="24"/>
          <w:szCs w:val="24"/>
          <w:vertAlign w:val="subscript"/>
          <w:lang w:eastAsia="ru-RU"/>
          <w14:ligatures w14:val="none"/>
        </w:rPr>
        <w:t xml:space="preserve">model </w:t>
      </w:r>
      <w:r w:rsidRPr="00800E5C">
        <w:rPr>
          <w:rFonts w:ascii="Times New Roman" w:eastAsia="Times New Roman" w:hAnsi="Times New Roman" w:cs="Times New Roman"/>
          <w:kern w:val="0"/>
          <w:sz w:val="24"/>
          <w:szCs w:val="24"/>
          <w:lang w:eastAsia="ru-RU"/>
          <w14:ligatures w14:val="none"/>
        </w:rPr>
        <w:t xml:space="preserve">+ </w:t>
      </w:r>
      <w:r w:rsidRPr="00800E5C">
        <w:rPr>
          <w:rFonts w:ascii="Symbol" w:eastAsia="Times New Roman" w:hAnsi="Symbol" w:cs="Times New Roman"/>
          <w:kern w:val="0"/>
          <w:sz w:val="24"/>
          <w:szCs w:val="24"/>
          <w:lang w:eastAsia="ru-RU"/>
          <w14:ligatures w14:val="none"/>
        </w:rPr>
        <w:t></w:t>
      </w:r>
      <w:proofErr w:type="spellStart"/>
      <w:r w:rsidRPr="00800E5C">
        <w:rPr>
          <w:rFonts w:ascii="Times New Roman" w:eastAsia="Times New Roman" w:hAnsi="Times New Roman" w:cs="Times New Roman"/>
          <w:kern w:val="0"/>
          <w:sz w:val="24"/>
          <w:szCs w:val="24"/>
          <w:vertAlign w:val="subscript"/>
          <w:lang w:eastAsia="ru-RU"/>
          <w14:ligatures w14:val="none"/>
        </w:rPr>
        <w:t>num</w:t>
      </w:r>
      <w:proofErr w:type="spellEnd"/>
      <w:r w:rsidRPr="00800E5C">
        <w:rPr>
          <w:rFonts w:ascii="Times New Roman" w:eastAsia="Times New Roman" w:hAnsi="Times New Roman" w:cs="Times New Roman"/>
          <w:kern w:val="0"/>
          <w:sz w:val="24"/>
          <w:szCs w:val="24"/>
          <w:lang w:eastAsia="ru-RU"/>
          <w14:ligatures w14:val="none"/>
        </w:rPr>
        <w:t xml:space="preserve"> + </w:t>
      </w:r>
      <w:r w:rsidRPr="00800E5C">
        <w:rPr>
          <w:rFonts w:ascii="Symbol" w:eastAsia="Times New Roman" w:hAnsi="Symbol" w:cs="Times New Roman"/>
          <w:kern w:val="0"/>
          <w:sz w:val="24"/>
          <w:szCs w:val="24"/>
          <w:lang w:eastAsia="ru-RU"/>
          <w14:ligatures w14:val="none"/>
        </w:rPr>
        <w:t></w:t>
      </w:r>
      <w:r w:rsidRPr="00800E5C">
        <w:rPr>
          <w:rFonts w:ascii="Times New Roman" w:eastAsia="Times New Roman" w:hAnsi="Times New Roman" w:cs="Times New Roman"/>
          <w:kern w:val="0"/>
          <w:sz w:val="24"/>
          <w:szCs w:val="24"/>
          <w:vertAlign w:val="subscript"/>
          <w:lang w:eastAsia="ru-RU"/>
          <w14:ligatures w14:val="none"/>
        </w:rPr>
        <w:t>input</w:t>
      </w:r>
      <w:r w:rsidRPr="00800E5C">
        <w:rPr>
          <w:rFonts w:ascii="Times New Roman" w:eastAsia="Times New Roman" w:hAnsi="Times New Roman" w:cs="Times New Roman"/>
          <w:kern w:val="0"/>
          <w:sz w:val="24"/>
          <w:szCs w:val="24"/>
          <w:lang w:eastAsia="ru-RU"/>
          <w14:ligatures w14:val="none"/>
        </w:rPr>
        <w:t>.</w:t>
      </w:r>
      <w:proofErr w:type="gramEnd"/>
      <w:r w:rsidRPr="00800E5C">
        <w:rPr>
          <w:rFonts w:ascii="Times New Roman" w:eastAsia="Times New Roman" w:hAnsi="Times New Roman" w:cs="Times New Roman"/>
          <w:kern w:val="0"/>
          <w:position w:val="-10"/>
          <w:sz w:val="24"/>
          <w:szCs w:val="24"/>
          <w:lang w:val="en-AU" w:eastAsia="ru-RU"/>
          <w14:ligatures w14:val="none"/>
        </w:rPr>
        <w:t xml:space="preserve"> </w:t>
      </w:r>
      <w:r w:rsidRPr="00800E5C">
        <w:rPr>
          <w:rFonts w:ascii="Times New Roman" w:eastAsia="Times New Roman" w:hAnsi="Times New Roman" w:cs="Times New Roman"/>
          <w:kern w:val="0"/>
          <w:sz w:val="24"/>
          <w:szCs w:val="24"/>
          <w:lang w:val="en-AU" w:eastAsia="ru-RU"/>
          <w14:ligatures w14:val="none"/>
        </w:rPr>
        <w:tab/>
        <w:t>(1)</w:t>
      </w:r>
    </w:p>
    <w:p w14:paraId="1D383F85" w14:textId="21FFCB65" w:rsidR="00800E5C" w:rsidRDefault="006617B0" w:rsidP="00D10C29">
      <w:pPr>
        <w:spacing w:line="240" w:lineRule="auto"/>
        <w:ind w:left="360"/>
        <w:jc w:val="both"/>
        <w:rPr>
          <w:rFonts w:ascii="Times New Roman" w:hAnsi="Times New Roman" w:cs="Times New Roman"/>
          <w:sz w:val="24"/>
          <w:szCs w:val="24"/>
          <w:lang w:val="en-US"/>
        </w:rPr>
      </w:pPr>
      <w:r w:rsidRPr="006617B0">
        <w:rPr>
          <w:rFonts w:ascii="Times New Roman" w:hAnsi="Times New Roman" w:cs="Times New Roman"/>
          <w:sz w:val="24"/>
          <w:szCs w:val="24"/>
          <w:lang w:val="en-US"/>
        </w:rPr>
        <w:t>The experiment</w:t>
      </w:r>
      <w:r w:rsidR="000C3307">
        <w:rPr>
          <w:rFonts w:ascii="Times New Roman" w:hAnsi="Times New Roman" w:cs="Times New Roman"/>
          <w:sz w:val="24"/>
          <w:szCs w:val="24"/>
          <w:lang w:val="en-US"/>
        </w:rPr>
        <w:t>al value</w:t>
      </w:r>
      <w:r w:rsidRPr="006617B0">
        <w:rPr>
          <w:rFonts w:ascii="Times New Roman" w:hAnsi="Times New Roman" w:cs="Times New Roman"/>
          <w:sz w:val="24"/>
          <w:szCs w:val="24"/>
          <w:lang w:val="en-US"/>
        </w:rPr>
        <w:t xml:space="preserve"> has its own error</w:t>
      </w:r>
      <w:r>
        <w:rPr>
          <w:rFonts w:ascii="Times New Roman" w:hAnsi="Times New Roman" w:cs="Times New Roman"/>
          <w:sz w:val="24"/>
          <w:szCs w:val="24"/>
          <w:lang w:val="en-US"/>
        </w:rPr>
        <w:t xml:space="preserve"> </w:t>
      </w:r>
      <w:r w:rsidRPr="00F86B99">
        <w:rPr>
          <w:rFonts w:ascii="Symbol" w:hAnsi="Symbol" w:cs="Times New Roman"/>
          <w:sz w:val="24"/>
          <w:szCs w:val="24"/>
          <w:lang w:val="en-US"/>
        </w:rPr>
        <w:t></w:t>
      </w:r>
      <w:r>
        <w:rPr>
          <w:rFonts w:ascii="Times New Roman" w:hAnsi="Times New Roman" w:cs="Times New Roman"/>
          <w:sz w:val="24"/>
          <w:szCs w:val="24"/>
          <w:vertAlign w:val="subscript"/>
          <w:lang w:val="en-US"/>
        </w:rPr>
        <w:t>D</w:t>
      </w:r>
      <w:r>
        <w:rPr>
          <w:rFonts w:ascii="Times New Roman" w:hAnsi="Times New Roman" w:cs="Times New Roman"/>
          <w:sz w:val="24"/>
          <w:szCs w:val="24"/>
          <w:lang w:val="en-US"/>
        </w:rPr>
        <w:t>.</w:t>
      </w:r>
      <w:r w:rsidR="000C3307">
        <w:rPr>
          <w:rFonts w:ascii="Times New Roman" w:hAnsi="Times New Roman" w:cs="Times New Roman"/>
          <w:sz w:val="24"/>
          <w:szCs w:val="24"/>
          <w:lang w:val="en-US"/>
        </w:rPr>
        <w:t xml:space="preserve"> Since t</w:t>
      </w:r>
      <w:r w:rsidR="000C3307" w:rsidRPr="000C3307">
        <w:rPr>
          <w:rFonts w:ascii="Times New Roman" w:hAnsi="Times New Roman" w:cs="Times New Roman"/>
          <w:sz w:val="24"/>
          <w:szCs w:val="24"/>
          <w:lang w:val="en-US"/>
        </w:rPr>
        <w:t xml:space="preserve">he simulation result and the experimental value </w:t>
      </w:r>
      <w:r w:rsidR="000C3307">
        <w:rPr>
          <w:rFonts w:ascii="Times New Roman" w:hAnsi="Times New Roman" w:cs="Times New Roman"/>
          <w:sz w:val="24"/>
          <w:szCs w:val="24"/>
          <w:lang w:val="en-US"/>
        </w:rPr>
        <w:t>are</w:t>
      </w:r>
      <w:r w:rsidR="000C3307" w:rsidRPr="000C3307">
        <w:rPr>
          <w:rFonts w:ascii="Times New Roman" w:hAnsi="Times New Roman" w:cs="Times New Roman"/>
          <w:sz w:val="24"/>
          <w:szCs w:val="24"/>
          <w:lang w:val="en-US"/>
        </w:rPr>
        <w:t xml:space="preserve"> random values</w:t>
      </w:r>
      <w:r w:rsidR="000C3307">
        <w:rPr>
          <w:rFonts w:ascii="Times New Roman" w:hAnsi="Times New Roman" w:cs="Times New Roman"/>
          <w:sz w:val="24"/>
          <w:szCs w:val="24"/>
          <w:lang w:val="en-US"/>
        </w:rPr>
        <w:t>,</w:t>
      </w:r>
      <w:r w:rsidR="000C3307" w:rsidRPr="000C3307">
        <w:rPr>
          <w:rFonts w:ascii="Times New Roman" w:hAnsi="Times New Roman" w:cs="Times New Roman"/>
          <w:sz w:val="24"/>
          <w:szCs w:val="24"/>
          <w:lang w:val="en-US"/>
        </w:rPr>
        <w:t xml:space="preserve"> </w:t>
      </w:r>
      <w:r w:rsidR="000C3307">
        <w:rPr>
          <w:rFonts w:ascii="Times New Roman" w:hAnsi="Times New Roman" w:cs="Times New Roman"/>
          <w:sz w:val="24"/>
          <w:szCs w:val="24"/>
          <w:lang w:val="en-US"/>
        </w:rPr>
        <w:t>t</w:t>
      </w:r>
      <w:r w:rsidR="000C3307" w:rsidRPr="000C3307">
        <w:rPr>
          <w:rFonts w:ascii="Times New Roman" w:hAnsi="Times New Roman" w:cs="Times New Roman"/>
          <w:sz w:val="24"/>
          <w:szCs w:val="24"/>
          <w:lang w:val="en-US"/>
        </w:rPr>
        <w:t>he</w:t>
      </w:r>
      <w:r w:rsidR="000C3307">
        <w:rPr>
          <w:rFonts w:ascii="Times New Roman" w:hAnsi="Times New Roman" w:cs="Times New Roman"/>
          <w:sz w:val="24"/>
          <w:szCs w:val="24"/>
          <w:lang w:val="en-US"/>
        </w:rPr>
        <w:t>ir</w:t>
      </w:r>
      <w:r w:rsidR="000C3307" w:rsidRPr="000C3307">
        <w:rPr>
          <w:rFonts w:ascii="Times New Roman" w:hAnsi="Times New Roman" w:cs="Times New Roman"/>
          <w:sz w:val="24"/>
          <w:szCs w:val="24"/>
          <w:lang w:val="en-US"/>
        </w:rPr>
        <w:t xml:space="preserve"> expectations </w:t>
      </w:r>
      <w:r w:rsidR="000C3307">
        <w:rPr>
          <w:rFonts w:ascii="Times New Roman" w:hAnsi="Times New Roman" w:cs="Times New Roman"/>
          <w:sz w:val="24"/>
          <w:szCs w:val="24"/>
          <w:lang w:val="en-US"/>
        </w:rPr>
        <w:t xml:space="preserve">are </w:t>
      </w:r>
      <w:r w:rsidR="000C3307" w:rsidRPr="000C3307">
        <w:rPr>
          <w:rFonts w:ascii="Times New Roman" w:hAnsi="Times New Roman" w:cs="Times New Roman"/>
          <w:sz w:val="24"/>
          <w:szCs w:val="24"/>
          <w:lang w:val="en-US"/>
        </w:rPr>
        <w:t>R and D respectively</w:t>
      </w:r>
      <w:r w:rsidR="000C3307">
        <w:rPr>
          <w:rFonts w:ascii="Times New Roman" w:hAnsi="Times New Roman" w:cs="Times New Roman"/>
          <w:sz w:val="24"/>
          <w:szCs w:val="24"/>
          <w:lang w:val="en-US"/>
        </w:rPr>
        <w:t>.</w:t>
      </w:r>
      <w:r w:rsidR="00F121B7">
        <w:rPr>
          <w:rFonts w:ascii="Times New Roman" w:hAnsi="Times New Roman" w:cs="Times New Roman"/>
          <w:sz w:val="24"/>
          <w:szCs w:val="24"/>
          <w:lang w:val="en-US"/>
        </w:rPr>
        <w:t xml:space="preserve"> </w:t>
      </w:r>
      <w:r w:rsidR="00F121B7" w:rsidRPr="00F121B7">
        <w:rPr>
          <w:rFonts w:ascii="Times New Roman" w:hAnsi="Times New Roman" w:cs="Times New Roman"/>
          <w:sz w:val="24"/>
          <w:szCs w:val="24"/>
          <w:lang w:val="en-US"/>
        </w:rPr>
        <w:t xml:space="preserve">R </w:t>
      </w:r>
      <w:r w:rsidR="00F121B7">
        <w:rPr>
          <w:rFonts w:ascii="Times New Roman" w:hAnsi="Times New Roman" w:cs="Times New Roman"/>
          <w:sz w:val="24"/>
          <w:szCs w:val="24"/>
          <w:lang w:val="en-US"/>
        </w:rPr>
        <w:t>is</w:t>
      </w:r>
      <w:r w:rsidR="00F121B7" w:rsidRPr="00F121B7">
        <w:rPr>
          <w:rFonts w:ascii="Times New Roman" w:hAnsi="Times New Roman" w:cs="Times New Roman"/>
          <w:sz w:val="24"/>
          <w:szCs w:val="24"/>
          <w:lang w:val="en-US"/>
        </w:rPr>
        <w:t xml:space="preserve"> estimated </w:t>
      </w:r>
      <w:r w:rsidR="00F121B7">
        <w:rPr>
          <w:rFonts w:ascii="Times New Roman" w:hAnsi="Times New Roman" w:cs="Times New Roman"/>
          <w:sz w:val="24"/>
          <w:szCs w:val="24"/>
          <w:lang w:val="en-US"/>
        </w:rPr>
        <w:t xml:space="preserve">as a mean </w:t>
      </w:r>
      <w:r w:rsidR="00C62E2A" w:rsidRPr="00C62E2A">
        <w:rPr>
          <w:noProof/>
          <w:position w:val="-4"/>
          <w:sz w:val="28"/>
          <w:szCs w:val="28"/>
        </w:rPr>
        <w:object w:dxaOrig="260" w:dyaOrig="300" w14:anchorId="37C1D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6.3pt" o:ole="">
            <v:imagedata r:id="rId10" o:title=""/>
          </v:shape>
          <o:OLEObject Type="Embed" ProgID="Equation.DSMT4" ShapeID="_x0000_i1025" DrawAspect="Content" ObjectID="_1834156289" r:id="rId11"/>
        </w:object>
      </w:r>
      <w:r w:rsidR="00F121B7">
        <w:rPr>
          <w:rFonts w:ascii="Times New Roman" w:hAnsi="Times New Roman" w:cs="Times New Roman"/>
          <w:sz w:val="24"/>
          <w:szCs w:val="24"/>
          <w:lang w:val="en-US"/>
        </w:rPr>
        <w:t>of</w:t>
      </w:r>
      <w:r w:rsidR="00F121B7" w:rsidRPr="00F121B7">
        <w:rPr>
          <w:rFonts w:ascii="Times New Roman" w:hAnsi="Times New Roman" w:cs="Times New Roman"/>
          <w:sz w:val="24"/>
          <w:szCs w:val="24"/>
          <w:lang w:val="en-US"/>
        </w:rPr>
        <w:t xml:space="preserve"> multivariate simulations result</w:t>
      </w:r>
      <w:r w:rsidR="00F121B7">
        <w:rPr>
          <w:rFonts w:ascii="Times New Roman" w:hAnsi="Times New Roman" w:cs="Times New Roman"/>
          <w:sz w:val="24"/>
          <w:szCs w:val="24"/>
          <w:lang w:val="en-US"/>
        </w:rPr>
        <w:t>s</w:t>
      </w:r>
      <w:r w:rsidR="00F121B7" w:rsidRPr="00F121B7">
        <w:rPr>
          <w:rFonts w:ascii="Times New Roman" w:hAnsi="Times New Roman" w:cs="Times New Roman"/>
          <w:sz w:val="24"/>
          <w:szCs w:val="24"/>
          <w:lang w:val="en-US"/>
        </w:rPr>
        <w:t>, D is the experiment</w:t>
      </w:r>
      <w:r w:rsidR="00F121B7">
        <w:rPr>
          <w:rFonts w:ascii="Times New Roman" w:hAnsi="Times New Roman" w:cs="Times New Roman"/>
          <w:sz w:val="24"/>
          <w:szCs w:val="24"/>
          <w:lang w:val="en-US"/>
        </w:rPr>
        <w:t>al value</w:t>
      </w:r>
      <w:r w:rsidR="00F121B7" w:rsidRPr="00F121B7">
        <w:rPr>
          <w:rFonts w:ascii="Times New Roman" w:hAnsi="Times New Roman" w:cs="Times New Roman"/>
          <w:sz w:val="24"/>
          <w:szCs w:val="24"/>
          <w:lang w:val="en-US"/>
        </w:rPr>
        <w:t xml:space="preserve"> (assume</w:t>
      </w:r>
      <w:r w:rsidR="00F121B7">
        <w:rPr>
          <w:rFonts w:ascii="Times New Roman" w:hAnsi="Times New Roman" w:cs="Times New Roman"/>
          <w:sz w:val="24"/>
          <w:szCs w:val="24"/>
          <w:lang w:val="en-US"/>
        </w:rPr>
        <w:t>d</w:t>
      </w:r>
      <w:r w:rsidR="00F121B7" w:rsidRPr="00F121B7">
        <w:rPr>
          <w:rFonts w:ascii="Times New Roman" w:hAnsi="Times New Roman" w:cs="Times New Roman"/>
          <w:sz w:val="24"/>
          <w:szCs w:val="24"/>
          <w:lang w:val="en-US"/>
        </w:rPr>
        <w:t xml:space="preserve"> to be unbiased)</w:t>
      </w:r>
      <w:r w:rsidR="00F121B7">
        <w:rPr>
          <w:rFonts w:ascii="Times New Roman" w:hAnsi="Times New Roman" w:cs="Times New Roman"/>
          <w:sz w:val="24"/>
          <w:szCs w:val="24"/>
          <w:lang w:val="en-US"/>
        </w:rPr>
        <w:t xml:space="preserve">. </w:t>
      </w:r>
      <w:r w:rsidR="006E6E16" w:rsidRPr="006E6E16">
        <w:rPr>
          <w:rFonts w:ascii="Times New Roman" w:hAnsi="Times New Roman" w:cs="Times New Roman"/>
          <w:sz w:val="24"/>
          <w:szCs w:val="24"/>
          <w:lang w:val="en-US"/>
        </w:rPr>
        <w:t>The difference E = R – D</w:t>
      </w:r>
      <w:r w:rsidR="006E6E16">
        <w:rPr>
          <w:rFonts w:ascii="Times New Roman" w:hAnsi="Times New Roman" w:cs="Times New Roman"/>
          <w:sz w:val="24"/>
          <w:szCs w:val="24"/>
          <w:lang w:val="en-US"/>
        </w:rPr>
        <w:t xml:space="preserve"> is then the systematic error of the code that can be expressed as:</w:t>
      </w:r>
    </w:p>
    <w:p w14:paraId="7B749A63" w14:textId="77777777" w:rsidR="006E6E16" w:rsidRPr="006E6E16" w:rsidRDefault="006E6E16" w:rsidP="006E6E16">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6E6E16">
        <w:rPr>
          <w:rFonts w:ascii="Times New Roman" w:eastAsia="Times New Roman" w:hAnsi="Times New Roman" w:cs="Times New Roman"/>
          <w:kern w:val="0"/>
          <w:sz w:val="24"/>
          <w:szCs w:val="24"/>
          <w:lang w:eastAsia="ru-RU"/>
          <w14:ligatures w14:val="none"/>
        </w:rPr>
        <w:t>E</w:t>
      </w:r>
      <w:r w:rsidRPr="006E6E16">
        <w:rPr>
          <w:rFonts w:ascii="Symbol" w:eastAsia="Times New Roman" w:hAnsi="Symbol" w:cs="Times New Roman"/>
          <w:kern w:val="0"/>
          <w:sz w:val="24"/>
          <w:szCs w:val="24"/>
          <w:lang w:eastAsia="ru-RU"/>
          <w14:ligatures w14:val="none"/>
        </w:rPr>
        <w:t></w:t>
      </w:r>
      <w:r w:rsidRPr="006E6E16">
        <w:rPr>
          <w:rFonts w:ascii="Symbol" w:eastAsia="Times New Roman" w:hAnsi="Symbol" w:cs="Times New Roman"/>
          <w:kern w:val="0"/>
          <w:sz w:val="24"/>
          <w:szCs w:val="24"/>
          <w:lang w:eastAsia="ru-RU"/>
          <w14:ligatures w14:val="none"/>
        </w:rPr>
        <w:t></w:t>
      </w:r>
      <w:r w:rsidRPr="006E6E16">
        <w:rPr>
          <w:rFonts w:ascii="Symbol" w:eastAsia="Times New Roman" w:hAnsi="Symbol" w:cs="Times New Roman"/>
          <w:kern w:val="0"/>
          <w:sz w:val="24"/>
          <w:szCs w:val="24"/>
          <w:lang w:eastAsia="ru-RU"/>
          <w14:ligatures w14:val="none"/>
        </w:rPr>
        <w:t></w:t>
      </w:r>
      <w:r w:rsidRPr="006E6E16">
        <w:rPr>
          <w:rFonts w:ascii="Symbol" w:eastAsia="Times New Roman" w:hAnsi="Symbol" w:cs="Times New Roman"/>
          <w:kern w:val="0"/>
          <w:sz w:val="24"/>
          <w:szCs w:val="24"/>
          <w:lang w:eastAsia="ru-RU"/>
          <w14:ligatures w14:val="none"/>
        </w:rPr>
        <w:t></w:t>
      </w:r>
      <w:r w:rsidRPr="006E6E16">
        <w:rPr>
          <w:rFonts w:ascii="Times New Roman" w:eastAsia="Times New Roman" w:hAnsi="Times New Roman" w:cs="Times New Roman"/>
          <w:kern w:val="0"/>
          <w:sz w:val="24"/>
          <w:szCs w:val="24"/>
          <w:vertAlign w:val="subscript"/>
          <w:lang w:eastAsia="ru-RU"/>
          <w14:ligatures w14:val="none"/>
        </w:rPr>
        <w:t>S</w:t>
      </w:r>
      <w:r w:rsidRPr="006E6E16">
        <w:rPr>
          <w:rFonts w:ascii="Times New Roman" w:eastAsia="Times New Roman" w:hAnsi="Times New Roman" w:cs="Times New Roman"/>
          <w:kern w:val="0"/>
          <w:sz w:val="24"/>
          <w:szCs w:val="24"/>
          <w:lang w:eastAsia="ru-RU"/>
          <w14:ligatures w14:val="none"/>
        </w:rPr>
        <w:t xml:space="preserve"> – </w:t>
      </w:r>
      <w:r w:rsidRPr="006E6E16">
        <w:rPr>
          <w:rFonts w:ascii="Symbol" w:eastAsia="Times New Roman" w:hAnsi="Symbol" w:cs="Times New Roman"/>
          <w:kern w:val="0"/>
          <w:sz w:val="24"/>
          <w:szCs w:val="24"/>
          <w:lang w:eastAsia="ru-RU"/>
          <w14:ligatures w14:val="none"/>
        </w:rPr>
        <w:t></w:t>
      </w:r>
      <w:r w:rsidRPr="006E6E16">
        <w:rPr>
          <w:rFonts w:ascii="Times New Roman" w:eastAsia="Times New Roman" w:hAnsi="Times New Roman" w:cs="Times New Roman"/>
          <w:kern w:val="0"/>
          <w:sz w:val="24"/>
          <w:szCs w:val="24"/>
          <w:vertAlign w:val="subscript"/>
          <w:lang w:eastAsia="ru-RU"/>
          <w14:ligatures w14:val="none"/>
        </w:rPr>
        <w:t>D</w:t>
      </w:r>
      <w:r w:rsidRPr="006E6E16">
        <w:rPr>
          <w:rFonts w:ascii="Times New Roman" w:eastAsia="Times New Roman" w:hAnsi="Times New Roman" w:cs="Times New Roman"/>
          <w:kern w:val="0"/>
          <w:sz w:val="24"/>
          <w:szCs w:val="24"/>
          <w:lang w:eastAsia="ru-RU"/>
          <w14:ligatures w14:val="none"/>
        </w:rPr>
        <w:t>.</w:t>
      </w:r>
      <w:r w:rsidRPr="006E6E16">
        <w:rPr>
          <w:rFonts w:ascii="Times New Roman" w:eastAsia="Times New Roman" w:hAnsi="Times New Roman" w:cs="Times New Roman"/>
          <w:kern w:val="0"/>
          <w:position w:val="-10"/>
          <w:sz w:val="24"/>
          <w:szCs w:val="24"/>
          <w:lang w:val="en-AU" w:eastAsia="ru-RU"/>
          <w14:ligatures w14:val="none"/>
        </w:rPr>
        <w:t xml:space="preserve"> </w:t>
      </w:r>
      <w:r w:rsidRPr="006E6E16">
        <w:rPr>
          <w:rFonts w:ascii="Times New Roman" w:eastAsia="Times New Roman" w:hAnsi="Times New Roman" w:cs="Times New Roman"/>
          <w:kern w:val="0"/>
          <w:sz w:val="24"/>
          <w:szCs w:val="24"/>
          <w:lang w:val="en-AU" w:eastAsia="ru-RU"/>
          <w14:ligatures w14:val="none"/>
        </w:rPr>
        <w:tab/>
        <w:t>(2)</w:t>
      </w:r>
    </w:p>
    <w:p w14:paraId="320F6D5C" w14:textId="7E786880" w:rsidR="000521D4" w:rsidRDefault="00467583" w:rsidP="001F3772">
      <w:pPr>
        <w:spacing w:line="24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F86B99">
        <w:rPr>
          <w:rFonts w:ascii="Symbol" w:hAnsi="Symbol" w:cs="Times New Roman"/>
          <w:sz w:val="24"/>
          <w:szCs w:val="24"/>
          <w:lang w:val="en-US"/>
        </w:rPr>
        <w:t></w:t>
      </w:r>
      <w:r w:rsidRPr="00F86B99">
        <w:rPr>
          <w:rFonts w:ascii="Times New Roman" w:hAnsi="Times New Roman" w:cs="Times New Roman"/>
          <w:sz w:val="24"/>
          <w:szCs w:val="24"/>
          <w:vertAlign w:val="subscript"/>
          <w:lang w:val="en-US"/>
        </w:rPr>
        <w:t>model</w:t>
      </w:r>
      <w:r>
        <w:rPr>
          <w:rFonts w:ascii="Times New Roman" w:hAnsi="Times New Roman" w:cs="Times New Roman"/>
          <w:sz w:val="24"/>
          <w:szCs w:val="24"/>
          <w:lang w:val="en-US"/>
        </w:rPr>
        <w:t xml:space="preserve"> can be expressed from (1) and (2):</w:t>
      </w:r>
    </w:p>
    <w:p w14:paraId="76D32CDC" w14:textId="77777777" w:rsidR="00467583" w:rsidRPr="00467583" w:rsidRDefault="00467583" w:rsidP="00467583">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467583">
        <w:rPr>
          <w:rFonts w:ascii="Times New Roman" w:eastAsia="HiddenHorzOCR" w:hAnsi="Times New Roman" w:cs="Times New Roman"/>
          <w:iCs/>
          <w:kern w:val="0"/>
          <w:sz w:val="24"/>
          <w:szCs w:val="24"/>
          <w:lang w:val="ru-RU" w:eastAsia="ru-RU"/>
          <w14:ligatures w14:val="none"/>
        </w:rPr>
        <w:t>δ</w:t>
      </w:r>
      <w:r w:rsidRPr="00467583">
        <w:rPr>
          <w:rFonts w:ascii="Times New Roman" w:eastAsia="HiddenHorzOCR" w:hAnsi="Times New Roman" w:cs="Times New Roman"/>
          <w:iCs/>
          <w:kern w:val="0"/>
          <w:sz w:val="24"/>
          <w:szCs w:val="24"/>
          <w:vertAlign w:val="subscript"/>
          <w:lang w:val="en-US" w:eastAsia="ru-RU"/>
          <w14:ligatures w14:val="none"/>
        </w:rPr>
        <w:t>model</w:t>
      </w:r>
      <w:r w:rsidRPr="00467583">
        <w:rPr>
          <w:rFonts w:ascii="Times New Roman" w:eastAsia="HiddenHorzOCR" w:hAnsi="Times New Roman" w:cs="Times New Roman"/>
          <w:kern w:val="0"/>
          <w:sz w:val="24"/>
          <w:szCs w:val="24"/>
          <w:lang w:val="en-US" w:eastAsia="ru-RU"/>
          <w14:ligatures w14:val="none"/>
        </w:rPr>
        <w:t xml:space="preserve"> = </w:t>
      </w:r>
      <w:r w:rsidRPr="00467583">
        <w:rPr>
          <w:rFonts w:ascii="Times New Roman" w:eastAsia="HiddenHorzOCR" w:hAnsi="Times New Roman" w:cs="Times New Roman"/>
          <w:kern w:val="0"/>
          <w:sz w:val="24"/>
          <w:szCs w:val="24"/>
          <w:lang w:val="ru-RU" w:eastAsia="ru-RU"/>
          <w14:ligatures w14:val="none"/>
        </w:rPr>
        <w:t>Е</w:t>
      </w:r>
      <w:r w:rsidRPr="00467583">
        <w:rPr>
          <w:rFonts w:ascii="Times New Roman" w:eastAsia="HiddenHorzOCR" w:hAnsi="Times New Roman" w:cs="Times New Roman"/>
          <w:kern w:val="0"/>
          <w:sz w:val="24"/>
          <w:szCs w:val="24"/>
          <w:lang w:val="en-US" w:eastAsia="ru-RU"/>
          <w14:ligatures w14:val="none"/>
        </w:rPr>
        <w:t xml:space="preserve"> – (</w:t>
      </w:r>
      <w:r w:rsidRPr="00467583">
        <w:rPr>
          <w:rFonts w:ascii="Times New Roman" w:eastAsia="HiddenHorzOCR" w:hAnsi="Times New Roman" w:cs="Times New Roman"/>
          <w:iCs/>
          <w:kern w:val="0"/>
          <w:sz w:val="24"/>
          <w:szCs w:val="24"/>
          <w:lang w:val="ru-RU" w:eastAsia="ru-RU"/>
          <w14:ligatures w14:val="none"/>
        </w:rPr>
        <w:t>δ</w:t>
      </w:r>
      <w:r w:rsidRPr="00467583">
        <w:rPr>
          <w:rFonts w:ascii="Times New Roman" w:eastAsia="HiddenHorzOCR" w:hAnsi="Times New Roman" w:cs="Times New Roman"/>
          <w:iCs/>
          <w:kern w:val="0"/>
          <w:sz w:val="24"/>
          <w:szCs w:val="24"/>
          <w:vertAlign w:val="subscript"/>
          <w:lang w:val="en-US" w:eastAsia="ru-RU"/>
          <w14:ligatures w14:val="none"/>
        </w:rPr>
        <w:t>input</w:t>
      </w:r>
      <w:r w:rsidRPr="00467583">
        <w:rPr>
          <w:rFonts w:ascii="Times New Roman" w:eastAsia="HiddenHorzOCR" w:hAnsi="Times New Roman" w:cs="Times New Roman"/>
          <w:i/>
          <w:kern w:val="0"/>
          <w:sz w:val="24"/>
          <w:szCs w:val="24"/>
          <w:vertAlign w:val="subscript"/>
          <w:lang w:val="en-US" w:eastAsia="ru-RU"/>
          <w14:ligatures w14:val="none"/>
        </w:rPr>
        <w:t xml:space="preserve"> </w:t>
      </w:r>
      <w:r w:rsidRPr="00467583">
        <w:rPr>
          <w:rFonts w:ascii="Times New Roman" w:eastAsia="HiddenHorzOCR" w:hAnsi="Times New Roman" w:cs="Times New Roman"/>
          <w:kern w:val="0"/>
          <w:sz w:val="24"/>
          <w:szCs w:val="24"/>
          <w:lang w:val="en-US" w:eastAsia="ru-RU"/>
          <w14:ligatures w14:val="none"/>
        </w:rPr>
        <w:t xml:space="preserve">+ </w:t>
      </w:r>
      <w:r w:rsidRPr="00467583">
        <w:rPr>
          <w:rFonts w:ascii="Times New Roman" w:eastAsia="HiddenHorzOCR" w:hAnsi="Times New Roman" w:cs="Times New Roman"/>
          <w:iCs/>
          <w:kern w:val="0"/>
          <w:sz w:val="24"/>
          <w:szCs w:val="24"/>
          <w:lang w:val="ru-RU" w:eastAsia="ru-RU"/>
          <w14:ligatures w14:val="none"/>
        </w:rPr>
        <w:t>δ</w:t>
      </w:r>
      <w:proofErr w:type="spellStart"/>
      <w:r w:rsidRPr="00467583">
        <w:rPr>
          <w:rFonts w:ascii="Times New Roman" w:eastAsia="HiddenHorzOCR" w:hAnsi="Times New Roman" w:cs="Times New Roman"/>
          <w:iCs/>
          <w:kern w:val="0"/>
          <w:sz w:val="24"/>
          <w:szCs w:val="24"/>
          <w:vertAlign w:val="subscript"/>
          <w:lang w:val="en-US" w:eastAsia="ru-RU"/>
          <w14:ligatures w14:val="none"/>
        </w:rPr>
        <w:t>num</w:t>
      </w:r>
      <w:proofErr w:type="spellEnd"/>
      <w:r w:rsidRPr="00467583">
        <w:rPr>
          <w:rFonts w:ascii="Times New Roman" w:eastAsia="HiddenHorzOCR" w:hAnsi="Times New Roman" w:cs="Times New Roman"/>
          <w:i/>
          <w:kern w:val="0"/>
          <w:sz w:val="24"/>
          <w:szCs w:val="24"/>
          <w:lang w:val="en-US" w:eastAsia="ru-RU"/>
          <w14:ligatures w14:val="none"/>
        </w:rPr>
        <w:t xml:space="preserve"> </w:t>
      </w:r>
      <w:r w:rsidRPr="00467583">
        <w:rPr>
          <w:rFonts w:ascii="Times New Roman" w:eastAsia="HiddenHorzOCR" w:hAnsi="Times New Roman" w:cs="Times New Roman"/>
          <w:kern w:val="0"/>
          <w:sz w:val="24"/>
          <w:szCs w:val="24"/>
          <w:lang w:val="en-US" w:eastAsia="ru-RU"/>
          <w14:ligatures w14:val="none"/>
        </w:rPr>
        <w:t xml:space="preserve">– </w:t>
      </w:r>
      <w:r w:rsidRPr="00467583">
        <w:rPr>
          <w:rFonts w:ascii="Times New Roman" w:eastAsia="HiddenHorzOCR" w:hAnsi="Times New Roman" w:cs="Times New Roman"/>
          <w:iCs/>
          <w:kern w:val="0"/>
          <w:sz w:val="24"/>
          <w:szCs w:val="24"/>
          <w:lang w:val="ru-RU" w:eastAsia="ru-RU"/>
          <w14:ligatures w14:val="none"/>
        </w:rPr>
        <w:t>δ</w:t>
      </w:r>
      <w:r w:rsidRPr="00467583">
        <w:rPr>
          <w:rFonts w:ascii="Times New Roman" w:eastAsia="HiddenHorzOCR" w:hAnsi="Times New Roman" w:cs="Times New Roman"/>
          <w:iCs/>
          <w:kern w:val="0"/>
          <w:sz w:val="24"/>
          <w:szCs w:val="24"/>
          <w:vertAlign w:val="subscript"/>
          <w:lang w:val="en-US" w:eastAsia="ru-RU"/>
          <w14:ligatures w14:val="none"/>
        </w:rPr>
        <w:t>D</w:t>
      </w:r>
      <w:r w:rsidRPr="00467583">
        <w:rPr>
          <w:rFonts w:ascii="Times New Roman" w:eastAsia="HiddenHorzOCR" w:hAnsi="Times New Roman" w:cs="Times New Roman"/>
          <w:kern w:val="0"/>
          <w:sz w:val="24"/>
          <w:szCs w:val="24"/>
          <w:lang w:val="en-US" w:eastAsia="ru-RU"/>
          <w14:ligatures w14:val="none"/>
        </w:rPr>
        <w:t>)</w:t>
      </w:r>
      <w:r w:rsidRPr="00467583">
        <w:rPr>
          <w:rFonts w:ascii="Times New Roman" w:eastAsia="Times New Roman" w:hAnsi="Times New Roman" w:cs="Times New Roman"/>
          <w:kern w:val="0"/>
          <w:sz w:val="24"/>
          <w:szCs w:val="24"/>
          <w:lang w:eastAsia="ru-RU"/>
          <w14:ligatures w14:val="none"/>
        </w:rPr>
        <w:t>.</w:t>
      </w:r>
      <w:r w:rsidRPr="00467583">
        <w:rPr>
          <w:rFonts w:ascii="Times New Roman" w:eastAsia="Times New Roman" w:hAnsi="Times New Roman" w:cs="Times New Roman"/>
          <w:kern w:val="0"/>
          <w:position w:val="-10"/>
          <w:sz w:val="24"/>
          <w:szCs w:val="24"/>
          <w:lang w:val="en-AU" w:eastAsia="ru-RU"/>
          <w14:ligatures w14:val="none"/>
        </w:rPr>
        <w:t xml:space="preserve"> </w:t>
      </w:r>
      <w:r w:rsidRPr="00467583">
        <w:rPr>
          <w:rFonts w:ascii="Times New Roman" w:eastAsia="Times New Roman" w:hAnsi="Times New Roman" w:cs="Times New Roman"/>
          <w:kern w:val="0"/>
          <w:sz w:val="24"/>
          <w:szCs w:val="24"/>
          <w:lang w:val="en-AU" w:eastAsia="ru-RU"/>
          <w14:ligatures w14:val="none"/>
        </w:rPr>
        <w:tab/>
        <w:t>(3)</w:t>
      </w:r>
    </w:p>
    <w:p w14:paraId="410F2E85" w14:textId="085CF779" w:rsidR="00467583" w:rsidRPr="00313A70" w:rsidRDefault="00467583" w:rsidP="00D10C29">
      <w:pPr>
        <w:spacing w:line="240" w:lineRule="auto"/>
        <w:ind w:left="360"/>
        <w:jc w:val="both"/>
        <w:rPr>
          <w:rFonts w:ascii="Times New Roman" w:hAnsi="Times New Roman" w:cs="Times New Roman"/>
          <w:sz w:val="24"/>
          <w:szCs w:val="24"/>
        </w:rPr>
      </w:pPr>
      <w:r w:rsidRPr="00800E5C">
        <w:rPr>
          <w:rFonts w:ascii="Symbol" w:eastAsia="Times New Roman" w:hAnsi="Symbol" w:cs="Times New Roman"/>
          <w:kern w:val="0"/>
          <w:sz w:val="24"/>
          <w:szCs w:val="24"/>
          <w:lang w:eastAsia="ru-RU"/>
          <w14:ligatures w14:val="none"/>
        </w:rPr>
        <w:t></w:t>
      </w:r>
      <w:r w:rsidRPr="00800E5C">
        <w:rPr>
          <w:rFonts w:ascii="Times New Roman" w:eastAsia="Times New Roman" w:hAnsi="Times New Roman" w:cs="Times New Roman"/>
          <w:kern w:val="0"/>
          <w:sz w:val="24"/>
          <w:szCs w:val="24"/>
          <w:vertAlign w:val="subscript"/>
          <w:lang w:eastAsia="ru-RU"/>
          <w14:ligatures w14:val="none"/>
        </w:rPr>
        <w:t>input</w:t>
      </w:r>
      <w:r>
        <w:rPr>
          <w:rFonts w:ascii="Times New Roman" w:hAnsi="Times New Roman" w:cs="Times New Roman"/>
          <w:sz w:val="24"/>
          <w:szCs w:val="24"/>
          <w:lang w:val="en-US"/>
        </w:rPr>
        <w:t xml:space="preserve"> is estimated from the </w:t>
      </w:r>
      <w:r w:rsidRPr="00F121B7">
        <w:rPr>
          <w:rFonts w:ascii="Times New Roman" w:hAnsi="Times New Roman" w:cs="Times New Roman"/>
          <w:sz w:val="24"/>
          <w:szCs w:val="24"/>
          <w:lang w:val="en-US"/>
        </w:rPr>
        <w:t>multivariate simulations</w:t>
      </w:r>
      <w:r>
        <w:rPr>
          <w:rFonts w:ascii="Times New Roman" w:hAnsi="Times New Roman" w:cs="Times New Roman"/>
          <w:sz w:val="24"/>
          <w:szCs w:val="24"/>
          <w:lang w:val="en-US"/>
        </w:rPr>
        <w:t xml:space="preserve"> as </w:t>
      </w:r>
      <w:r w:rsidRPr="00467583">
        <w:rPr>
          <w:rFonts w:ascii="Times New Roman" w:hAnsi="Times New Roman" w:cs="Times New Roman"/>
          <w:sz w:val="24"/>
          <w:szCs w:val="24"/>
          <w:lang w:val="en-US"/>
        </w:rPr>
        <w:t xml:space="preserve">a standard uncertainty (standard deviation) </w:t>
      </w:r>
      <w:proofErr w:type="spellStart"/>
      <w:r w:rsidRPr="00467583">
        <w:rPr>
          <w:rFonts w:ascii="Times New Roman" w:hAnsi="Times New Roman" w:cs="Times New Roman"/>
          <w:sz w:val="24"/>
          <w:szCs w:val="24"/>
          <w:lang w:val="en-US"/>
        </w:rPr>
        <w:t>u</w:t>
      </w:r>
      <w:r w:rsidRPr="00467583">
        <w:rPr>
          <w:rFonts w:ascii="Times New Roman" w:hAnsi="Times New Roman" w:cs="Times New Roman"/>
          <w:sz w:val="24"/>
          <w:szCs w:val="24"/>
          <w:vertAlign w:val="subscript"/>
          <w:lang w:val="en-US"/>
        </w:rPr>
        <w:t>input</w:t>
      </w:r>
      <w:proofErr w:type="spellEnd"/>
      <w:r w:rsidRPr="00467583">
        <w:rPr>
          <w:rFonts w:ascii="Times New Roman" w:hAnsi="Times New Roman" w:cs="Times New Roman"/>
          <w:sz w:val="24"/>
          <w:szCs w:val="24"/>
          <w:lang w:val="en-US"/>
        </w:rPr>
        <w:t xml:space="preserve"> of the</w:t>
      </w:r>
      <w:r>
        <w:rPr>
          <w:rFonts w:ascii="Times New Roman" w:hAnsi="Times New Roman" w:cs="Times New Roman"/>
          <w:sz w:val="24"/>
          <w:szCs w:val="24"/>
          <w:lang w:val="en-US"/>
        </w:rPr>
        <w:t>ir</w:t>
      </w:r>
      <w:r w:rsidRPr="00467583">
        <w:rPr>
          <w:rFonts w:ascii="Times New Roman" w:hAnsi="Times New Roman" w:cs="Times New Roman"/>
          <w:sz w:val="24"/>
          <w:szCs w:val="24"/>
          <w:lang w:val="en-US"/>
        </w:rPr>
        <w:t xml:space="preserve"> results.</w:t>
      </w:r>
      <w:r w:rsidR="0054581B">
        <w:rPr>
          <w:rFonts w:ascii="Times New Roman" w:hAnsi="Times New Roman" w:cs="Times New Roman"/>
          <w:sz w:val="24"/>
          <w:szCs w:val="24"/>
          <w:lang w:val="en-US"/>
        </w:rPr>
        <w:t xml:space="preserve"> </w:t>
      </w:r>
      <w:r w:rsidR="006A53B6">
        <w:rPr>
          <w:rFonts w:ascii="Times New Roman" w:hAnsi="Times New Roman" w:cs="Times New Roman"/>
          <w:sz w:val="24"/>
          <w:szCs w:val="24"/>
          <w:lang w:val="en-US"/>
        </w:rPr>
        <w:t xml:space="preserve">These simulations are </w:t>
      </w:r>
      <w:r w:rsidR="009A5584">
        <w:rPr>
          <w:rFonts w:ascii="Times New Roman" w:hAnsi="Times New Roman" w:cs="Times New Roman"/>
          <w:sz w:val="24"/>
          <w:szCs w:val="24"/>
          <w:lang w:val="en-US"/>
        </w:rPr>
        <w:t>performed</w:t>
      </w:r>
      <w:r w:rsidR="006A53B6">
        <w:rPr>
          <w:rFonts w:ascii="Times New Roman" w:hAnsi="Times New Roman" w:cs="Times New Roman"/>
          <w:sz w:val="24"/>
          <w:szCs w:val="24"/>
          <w:lang w:val="en-US"/>
        </w:rPr>
        <w:t xml:space="preserve"> with random sampling of input variables in the similar way as in the GRS methodology [</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_Ref221313116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3</w:t>
      </w:r>
      <w:r w:rsidR="00AC5B64">
        <w:rPr>
          <w:rFonts w:ascii="Times New Roman" w:hAnsi="Times New Roman" w:cs="Times New Roman"/>
          <w:sz w:val="24"/>
          <w:szCs w:val="24"/>
          <w:lang w:val="en-US"/>
        </w:rPr>
        <w:fldChar w:fldCharType="end"/>
      </w:r>
      <w:r w:rsidR="006A53B6">
        <w:rPr>
          <w:rFonts w:ascii="Times New Roman" w:hAnsi="Times New Roman" w:cs="Times New Roman"/>
          <w:sz w:val="24"/>
          <w:szCs w:val="24"/>
          <w:lang w:val="en-US"/>
        </w:rPr>
        <w:t xml:space="preserve">]. </w:t>
      </w:r>
      <w:r w:rsidR="0054581B">
        <w:rPr>
          <w:rFonts w:ascii="Times New Roman" w:hAnsi="Times New Roman" w:cs="Times New Roman"/>
          <w:sz w:val="24"/>
          <w:szCs w:val="24"/>
          <w:lang w:val="en-US"/>
        </w:rPr>
        <w:t xml:space="preserve">An estimate of </w:t>
      </w:r>
      <w:r w:rsidR="0054581B" w:rsidRPr="00467583">
        <w:rPr>
          <w:rFonts w:ascii="Times New Roman" w:eastAsia="HiddenHorzOCR" w:hAnsi="Times New Roman" w:cs="Times New Roman"/>
          <w:iCs/>
          <w:kern w:val="0"/>
          <w:sz w:val="24"/>
          <w:szCs w:val="24"/>
          <w:lang w:val="ru-RU" w:eastAsia="ru-RU"/>
          <w14:ligatures w14:val="none"/>
        </w:rPr>
        <w:t>δ</w:t>
      </w:r>
      <w:r w:rsidR="0054581B" w:rsidRPr="00467583">
        <w:rPr>
          <w:rFonts w:ascii="Times New Roman" w:eastAsia="HiddenHorzOCR" w:hAnsi="Times New Roman" w:cs="Times New Roman"/>
          <w:iCs/>
          <w:kern w:val="0"/>
          <w:sz w:val="24"/>
          <w:szCs w:val="24"/>
          <w:vertAlign w:val="subscript"/>
          <w:lang w:val="en-US" w:eastAsia="ru-RU"/>
          <w14:ligatures w14:val="none"/>
        </w:rPr>
        <w:t>D</w:t>
      </w:r>
      <w:r w:rsidR="0054581B">
        <w:rPr>
          <w:rFonts w:ascii="Times New Roman" w:hAnsi="Times New Roman" w:cs="Times New Roman"/>
          <w:sz w:val="24"/>
          <w:szCs w:val="24"/>
          <w:lang w:val="en-US"/>
        </w:rPr>
        <w:t xml:space="preserve"> </w:t>
      </w:r>
      <w:r w:rsidR="0054581B" w:rsidRPr="0054581B">
        <w:rPr>
          <w:rFonts w:ascii="Times New Roman" w:hAnsi="Times New Roman" w:cs="Times New Roman"/>
          <w:sz w:val="24"/>
          <w:szCs w:val="24"/>
          <w:lang w:val="en-US"/>
        </w:rPr>
        <w:t xml:space="preserve">is the standard uncertainty </w:t>
      </w:r>
      <w:proofErr w:type="spellStart"/>
      <w:r w:rsidR="0054581B" w:rsidRPr="0054581B">
        <w:rPr>
          <w:rFonts w:ascii="Times New Roman" w:hAnsi="Times New Roman" w:cs="Times New Roman"/>
          <w:sz w:val="24"/>
          <w:szCs w:val="24"/>
          <w:lang w:val="en-US"/>
        </w:rPr>
        <w:t>u</w:t>
      </w:r>
      <w:r w:rsidR="0054581B" w:rsidRPr="0054581B">
        <w:rPr>
          <w:rFonts w:ascii="Times New Roman" w:hAnsi="Times New Roman" w:cs="Times New Roman"/>
          <w:sz w:val="24"/>
          <w:szCs w:val="24"/>
          <w:vertAlign w:val="subscript"/>
          <w:lang w:val="en-US"/>
        </w:rPr>
        <w:t>D</w:t>
      </w:r>
      <w:proofErr w:type="spellEnd"/>
      <w:r w:rsidR="0054581B" w:rsidRPr="0054581B">
        <w:rPr>
          <w:rFonts w:ascii="Times New Roman" w:hAnsi="Times New Roman" w:cs="Times New Roman"/>
          <w:sz w:val="24"/>
          <w:szCs w:val="24"/>
          <w:lang w:val="en-US"/>
        </w:rPr>
        <w:t xml:space="preserve"> of the experimental result.</w:t>
      </w:r>
      <w:r w:rsidR="00313A70">
        <w:rPr>
          <w:rFonts w:ascii="Times New Roman" w:hAnsi="Times New Roman" w:cs="Times New Roman"/>
          <w:sz w:val="24"/>
          <w:szCs w:val="24"/>
          <w:lang w:val="en-US"/>
        </w:rPr>
        <w:t xml:space="preserve"> </w:t>
      </w:r>
      <w:r w:rsidR="00313A70" w:rsidRPr="00467583">
        <w:rPr>
          <w:rFonts w:ascii="Times New Roman" w:eastAsia="HiddenHorzOCR" w:hAnsi="Times New Roman" w:cs="Times New Roman"/>
          <w:iCs/>
          <w:kern w:val="0"/>
          <w:sz w:val="24"/>
          <w:szCs w:val="24"/>
          <w:lang w:val="ru-RU" w:eastAsia="ru-RU"/>
          <w14:ligatures w14:val="none"/>
        </w:rPr>
        <w:t>δ</w:t>
      </w:r>
      <w:proofErr w:type="spellStart"/>
      <w:r w:rsidR="00313A70" w:rsidRPr="00467583">
        <w:rPr>
          <w:rFonts w:ascii="Times New Roman" w:eastAsia="HiddenHorzOCR" w:hAnsi="Times New Roman" w:cs="Times New Roman"/>
          <w:iCs/>
          <w:kern w:val="0"/>
          <w:sz w:val="24"/>
          <w:szCs w:val="24"/>
          <w:vertAlign w:val="subscript"/>
          <w:lang w:val="en-US" w:eastAsia="ru-RU"/>
          <w14:ligatures w14:val="none"/>
        </w:rPr>
        <w:t>num</w:t>
      </w:r>
      <w:proofErr w:type="spellEnd"/>
      <w:r w:rsidR="00313A70">
        <w:rPr>
          <w:rFonts w:ascii="Times New Roman" w:hAnsi="Times New Roman" w:cs="Times New Roman"/>
          <w:sz w:val="24"/>
          <w:szCs w:val="24"/>
          <w:lang w:val="en-US"/>
        </w:rPr>
        <w:t xml:space="preserve"> can be estimated with </w:t>
      </w:r>
      <w:r w:rsidR="00313A70" w:rsidRPr="00313A70">
        <w:rPr>
          <w:rFonts w:ascii="Times New Roman" w:hAnsi="Times New Roman" w:cs="Times New Roman"/>
          <w:sz w:val="24"/>
          <w:szCs w:val="24"/>
          <w:lang w:val="en-US"/>
        </w:rPr>
        <w:t xml:space="preserve">the related uncertainty </w:t>
      </w:r>
      <w:proofErr w:type="spellStart"/>
      <w:r w:rsidR="00313A70" w:rsidRPr="00313A70">
        <w:rPr>
          <w:rFonts w:ascii="Times New Roman" w:hAnsi="Times New Roman" w:cs="Times New Roman"/>
          <w:sz w:val="24"/>
          <w:szCs w:val="24"/>
          <w:lang w:val="en-US"/>
        </w:rPr>
        <w:t>u</w:t>
      </w:r>
      <w:r w:rsidR="00313A70" w:rsidRPr="00313A70">
        <w:rPr>
          <w:rFonts w:ascii="Times New Roman" w:hAnsi="Times New Roman" w:cs="Times New Roman"/>
          <w:sz w:val="24"/>
          <w:szCs w:val="24"/>
          <w:vertAlign w:val="subscript"/>
          <w:lang w:val="en-US"/>
        </w:rPr>
        <w:t>num</w:t>
      </w:r>
      <w:proofErr w:type="spellEnd"/>
      <w:r w:rsidR="00313A70" w:rsidRPr="00313A70">
        <w:rPr>
          <w:rFonts w:ascii="Times New Roman" w:hAnsi="Times New Roman" w:cs="Times New Roman"/>
          <w:sz w:val="24"/>
          <w:szCs w:val="24"/>
          <w:vertAlign w:val="subscript"/>
          <w:lang w:val="en-US"/>
        </w:rPr>
        <w:t xml:space="preserve"> </w:t>
      </w:r>
      <w:r w:rsidR="00313A70" w:rsidRPr="00313A70">
        <w:rPr>
          <w:rFonts w:ascii="Times New Roman" w:hAnsi="Times New Roman" w:cs="Times New Roman"/>
          <w:sz w:val="24"/>
          <w:szCs w:val="24"/>
          <w:lang w:val="en-US"/>
        </w:rPr>
        <w:t>as described in</w:t>
      </w:r>
      <w:r w:rsidR="00313A70">
        <w:rPr>
          <w:rFonts w:ascii="Times New Roman" w:hAnsi="Times New Roman" w:cs="Times New Roman"/>
          <w:sz w:val="24"/>
          <w:szCs w:val="24"/>
          <w:lang w:val="en-US"/>
        </w:rPr>
        <w:t xml:space="preserve"> [</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_Ref221308756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5</w:t>
      </w:r>
      <w:r w:rsidR="00AC5B64">
        <w:rPr>
          <w:rFonts w:ascii="Times New Roman" w:hAnsi="Times New Roman" w:cs="Times New Roman"/>
          <w:sz w:val="24"/>
          <w:szCs w:val="24"/>
          <w:lang w:val="en-US"/>
        </w:rPr>
        <w:fldChar w:fldCharType="end"/>
      </w:r>
      <w:r w:rsidR="00313A70">
        <w:rPr>
          <w:rFonts w:ascii="Times New Roman" w:hAnsi="Times New Roman" w:cs="Times New Roman"/>
          <w:sz w:val="24"/>
          <w:szCs w:val="24"/>
          <w:lang w:val="en-US"/>
        </w:rPr>
        <w:t xml:space="preserve">]. However, in many cases it can be shown that it is negligibly small in comparison with </w:t>
      </w:r>
      <w:r w:rsidR="00313A70" w:rsidRPr="00800E5C">
        <w:rPr>
          <w:rFonts w:ascii="Symbol" w:eastAsia="Times New Roman" w:hAnsi="Symbol" w:cs="Times New Roman"/>
          <w:kern w:val="0"/>
          <w:sz w:val="24"/>
          <w:szCs w:val="24"/>
          <w:lang w:eastAsia="ru-RU"/>
          <w14:ligatures w14:val="none"/>
        </w:rPr>
        <w:t></w:t>
      </w:r>
      <w:r w:rsidR="00313A70" w:rsidRPr="00800E5C">
        <w:rPr>
          <w:rFonts w:ascii="Times New Roman" w:eastAsia="Times New Roman" w:hAnsi="Times New Roman" w:cs="Times New Roman"/>
          <w:kern w:val="0"/>
          <w:sz w:val="24"/>
          <w:szCs w:val="24"/>
          <w:vertAlign w:val="subscript"/>
          <w:lang w:eastAsia="ru-RU"/>
          <w14:ligatures w14:val="none"/>
        </w:rPr>
        <w:t>input</w:t>
      </w:r>
      <w:r w:rsidR="00313A70">
        <w:rPr>
          <w:rFonts w:ascii="Times New Roman" w:hAnsi="Times New Roman" w:cs="Times New Roman"/>
          <w:sz w:val="24"/>
          <w:szCs w:val="24"/>
          <w:lang w:val="en-US"/>
        </w:rPr>
        <w:t xml:space="preserve"> and </w:t>
      </w:r>
      <w:r w:rsidR="00313A70" w:rsidRPr="00800E5C">
        <w:rPr>
          <w:rFonts w:ascii="Symbol" w:eastAsia="Times New Roman" w:hAnsi="Symbol" w:cs="Times New Roman"/>
          <w:kern w:val="0"/>
          <w:sz w:val="24"/>
          <w:szCs w:val="24"/>
          <w:lang w:eastAsia="ru-RU"/>
          <w14:ligatures w14:val="none"/>
        </w:rPr>
        <w:t></w:t>
      </w:r>
      <w:r w:rsidR="00313A70">
        <w:rPr>
          <w:rFonts w:ascii="Times New Roman" w:eastAsia="Times New Roman" w:hAnsi="Times New Roman" w:cs="Times New Roman"/>
          <w:kern w:val="0"/>
          <w:sz w:val="24"/>
          <w:szCs w:val="24"/>
          <w:vertAlign w:val="subscript"/>
          <w:lang w:eastAsia="ru-RU"/>
          <w14:ligatures w14:val="none"/>
        </w:rPr>
        <w:t>D</w:t>
      </w:r>
      <w:r w:rsidR="00313A70">
        <w:rPr>
          <w:rFonts w:ascii="Times New Roman" w:hAnsi="Times New Roman" w:cs="Times New Roman"/>
          <w:sz w:val="24"/>
          <w:szCs w:val="24"/>
          <w:lang w:val="en-US"/>
        </w:rPr>
        <w:t xml:space="preserve">. </w:t>
      </w:r>
      <w:r w:rsidR="00A630BF">
        <w:rPr>
          <w:rFonts w:ascii="Times New Roman" w:hAnsi="Times New Roman" w:cs="Times New Roman"/>
          <w:sz w:val="24"/>
          <w:szCs w:val="24"/>
          <w:lang w:val="en-US"/>
        </w:rPr>
        <w:t xml:space="preserve">For a system thermal hydraulics code, to achieve this, one can choose </w:t>
      </w:r>
      <w:r w:rsidR="00A630BF" w:rsidRPr="00A630BF">
        <w:rPr>
          <w:rFonts w:ascii="Times New Roman" w:hAnsi="Times New Roman" w:cs="Times New Roman"/>
          <w:sz w:val="24"/>
          <w:szCs w:val="24"/>
          <w:lang w:val="en-US"/>
        </w:rPr>
        <w:t>the number of cells in channels large enough so that its change did not affect the result considerably</w:t>
      </w:r>
      <w:r w:rsidR="00A630BF">
        <w:rPr>
          <w:rFonts w:ascii="Times New Roman" w:hAnsi="Times New Roman" w:cs="Times New Roman"/>
          <w:sz w:val="24"/>
          <w:szCs w:val="24"/>
          <w:lang w:val="en-US"/>
        </w:rPr>
        <w:t>.</w:t>
      </w:r>
      <w:r w:rsidR="00A630BF" w:rsidRPr="00A630BF">
        <w:rPr>
          <w:rFonts w:ascii="Times New Roman" w:hAnsi="Times New Roman" w:cs="Times New Roman"/>
          <w:sz w:val="24"/>
          <w:szCs w:val="24"/>
          <w:lang w:val="en-US"/>
        </w:rPr>
        <w:t xml:space="preserve"> </w:t>
      </w:r>
      <w:r w:rsidR="00150C5B">
        <w:rPr>
          <w:rFonts w:ascii="Times New Roman" w:hAnsi="Times New Roman" w:cs="Times New Roman"/>
          <w:sz w:val="24"/>
          <w:szCs w:val="24"/>
          <w:lang w:val="en-US"/>
        </w:rPr>
        <w:t>T</w:t>
      </w:r>
      <w:r w:rsidR="00150C5B" w:rsidRPr="00150C5B">
        <w:rPr>
          <w:rFonts w:ascii="Times New Roman" w:hAnsi="Times New Roman" w:cs="Times New Roman"/>
          <w:sz w:val="24"/>
          <w:szCs w:val="24"/>
          <w:lang w:val="en-US"/>
        </w:rPr>
        <w:t xml:space="preserve">he total validation uncertainty </w:t>
      </w:r>
      <w:proofErr w:type="spellStart"/>
      <w:r w:rsidR="00150C5B" w:rsidRPr="00150C5B">
        <w:rPr>
          <w:rFonts w:ascii="Times New Roman" w:hAnsi="Times New Roman" w:cs="Times New Roman"/>
          <w:sz w:val="24"/>
          <w:szCs w:val="24"/>
          <w:lang w:val="en-US"/>
        </w:rPr>
        <w:t>u</w:t>
      </w:r>
      <w:r w:rsidR="00150C5B" w:rsidRPr="00150C5B">
        <w:rPr>
          <w:rFonts w:ascii="Times New Roman" w:hAnsi="Times New Roman" w:cs="Times New Roman"/>
          <w:sz w:val="24"/>
          <w:szCs w:val="24"/>
          <w:vertAlign w:val="subscript"/>
          <w:lang w:val="en-US"/>
        </w:rPr>
        <w:t>tot</w:t>
      </w:r>
      <w:proofErr w:type="spellEnd"/>
      <w:r w:rsidR="00150C5B" w:rsidRPr="00150C5B">
        <w:rPr>
          <w:rFonts w:ascii="Times New Roman" w:hAnsi="Times New Roman" w:cs="Times New Roman"/>
          <w:sz w:val="24"/>
          <w:szCs w:val="24"/>
          <w:lang w:val="en-US"/>
        </w:rPr>
        <w:t xml:space="preserve"> </w:t>
      </w:r>
      <w:r w:rsidR="00150C5B">
        <w:rPr>
          <w:rFonts w:ascii="Times New Roman" w:hAnsi="Times New Roman" w:cs="Times New Roman"/>
          <w:sz w:val="24"/>
          <w:szCs w:val="24"/>
          <w:lang w:val="en-US"/>
        </w:rPr>
        <w:t>is</w:t>
      </w:r>
      <w:r w:rsidR="00150C5B" w:rsidRPr="00150C5B">
        <w:rPr>
          <w:rFonts w:ascii="Times New Roman" w:hAnsi="Times New Roman" w:cs="Times New Roman"/>
          <w:sz w:val="24"/>
          <w:szCs w:val="24"/>
          <w:lang w:val="en-US"/>
        </w:rPr>
        <w:t xml:space="preserve"> expressed as</w:t>
      </w:r>
      <w:r w:rsidR="00150C5B">
        <w:rPr>
          <w:rFonts w:ascii="Times New Roman" w:hAnsi="Times New Roman" w:cs="Times New Roman"/>
          <w:sz w:val="24"/>
          <w:szCs w:val="24"/>
          <w:lang w:val="en-US"/>
        </w:rPr>
        <w:t xml:space="preserve"> (</w:t>
      </w:r>
      <w:r w:rsidR="00150C5B" w:rsidRPr="00467583">
        <w:rPr>
          <w:rFonts w:ascii="Times New Roman" w:eastAsia="HiddenHorzOCR" w:hAnsi="Times New Roman" w:cs="Times New Roman"/>
          <w:iCs/>
          <w:kern w:val="0"/>
          <w:sz w:val="24"/>
          <w:szCs w:val="24"/>
          <w:lang w:val="ru-RU" w:eastAsia="ru-RU"/>
          <w14:ligatures w14:val="none"/>
        </w:rPr>
        <w:t>δ</w:t>
      </w:r>
      <w:r w:rsidR="00150C5B" w:rsidRPr="00467583">
        <w:rPr>
          <w:rFonts w:ascii="Times New Roman" w:eastAsia="HiddenHorzOCR" w:hAnsi="Times New Roman" w:cs="Times New Roman"/>
          <w:iCs/>
          <w:kern w:val="0"/>
          <w:sz w:val="24"/>
          <w:szCs w:val="24"/>
          <w:vertAlign w:val="subscript"/>
          <w:lang w:val="en-US" w:eastAsia="ru-RU"/>
          <w14:ligatures w14:val="none"/>
        </w:rPr>
        <w:t>input</w:t>
      </w:r>
      <w:r w:rsidR="00150C5B" w:rsidRPr="00467583">
        <w:rPr>
          <w:rFonts w:ascii="Times New Roman" w:eastAsia="HiddenHorzOCR" w:hAnsi="Times New Roman" w:cs="Times New Roman"/>
          <w:i/>
          <w:kern w:val="0"/>
          <w:sz w:val="24"/>
          <w:szCs w:val="24"/>
          <w:vertAlign w:val="subscript"/>
          <w:lang w:val="en-US" w:eastAsia="ru-RU"/>
          <w14:ligatures w14:val="none"/>
        </w:rPr>
        <w:t xml:space="preserve"> </w:t>
      </w:r>
      <w:r w:rsidR="00150C5B">
        <w:rPr>
          <w:rFonts w:ascii="Times New Roman" w:eastAsia="HiddenHorzOCR" w:hAnsi="Times New Roman" w:cs="Times New Roman"/>
          <w:kern w:val="0"/>
          <w:sz w:val="24"/>
          <w:szCs w:val="24"/>
          <w:lang w:val="en-US" w:eastAsia="ru-RU"/>
          <w14:ligatures w14:val="none"/>
        </w:rPr>
        <w:t xml:space="preserve">, </w:t>
      </w:r>
      <w:r w:rsidR="00150C5B" w:rsidRPr="00467583">
        <w:rPr>
          <w:rFonts w:ascii="Times New Roman" w:eastAsia="HiddenHorzOCR" w:hAnsi="Times New Roman" w:cs="Times New Roman"/>
          <w:iCs/>
          <w:kern w:val="0"/>
          <w:sz w:val="24"/>
          <w:szCs w:val="24"/>
          <w:lang w:val="ru-RU" w:eastAsia="ru-RU"/>
          <w14:ligatures w14:val="none"/>
        </w:rPr>
        <w:t>δ</w:t>
      </w:r>
      <w:proofErr w:type="spellStart"/>
      <w:r w:rsidR="00150C5B" w:rsidRPr="00467583">
        <w:rPr>
          <w:rFonts w:ascii="Times New Roman" w:eastAsia="HiddenHorzOCR" w:hAnsi="Times New Roman" w:cs="Times New Roman"/>
          <w:iCs/>
          <w:kern w:val="0"/>
          <w:sz w:val="24"/>
          <w:szCs w:val="24"/>
          <w:vertAlign w:val="subscript"/>
          <w:lang w:val="en-US" w:eastAsia="ru-RU"/>
          <w14:ligatures w14:val="none"/>
        </w:rPr>
        <w:t>num</w:t>
      </w:r>
      <w:proofErr w:type="spellEnd"/>
      <w:r w:rsidR="00150C5B" w:rsidRPr="00467583">
        <w:rPr>
          <w:rFonts w:ascii="Times New Roman" w:eastAsia="HiddenHorzOCR" w:hAnsi="Times New Roman" w:cs="Times New Roman"/>
          <w:i/>
          <w:kern w:val="0"/>
          <w:sz w:val="24"/>
          <w:szCs w:val="24"/>
          <w:lang w:val="en-US" w:eastAsia="ru-RU"/>
          <w14:ligatures w14:val="none"/>
        </w:rPr>
        <w:t xml:space="preserve"> </w:t>
      </w:r>
      <w:r w:rsidR="00150C5B">
        <w:rPr>
          <w:rFonts w:ascii="Times New Roman" w:eastAsia="HiddenHorzOCR" w:hAnsi="Times New Roman" w:cs="Times New Roman"/>
          <w:kern w:val="0"/>
          <w:sz w:val="24"/>
          <w:szCs w:val="24"/>
          <w:lang w:val="en-US" w:eastAsia="ru-RU"/>
          <w14:ligatures w14:val="none"/>
        </w:rPr>
        <w:t>and</w:t>
      </w:r>
      <w:r w:rsidR="00150C5B" w:rsidRPr="00467583">
        <w:rPr>
          <w:rFonts w:ascii="Times New Roman" w:eastAsia="HiddenHorzOCR" w:hAnsi="Times New Roman" w:cs="Times New Roman"/>
          <w:kern w:val="0"/>
          <w:sz w:val="24"/>
          <w:szCs w:val="24"/>
          <w:lang w:val="en-US" w:eastAsia="ru-RU"/>
          <w14:ligatures w14:val="none"/>
        </w:rPr>
        <w:t xml:space="preserve"> </w:t>
      </w:r>
      <w:r w:rsidR="00150C5B" w:rsidRPr="00467583">
        <w:rPr>
          <w:rFonts w:ascii="Times New Roman" w:eastAsia="HiddenHorzOCR" w:hAnsi="Times New Roman" w:cs="Times New Roman"/>
          <w:iCs/>
          <w:kern w:val="0"/>
          <w:sz w:val="24"/>
          <w:szCs w:val="24"/>
          <w:lang w:val="ru-RU" w:eastAsia="ru-RU"/>
          <w14:ligatures w14:val="none"/>
        </w:rPr>
        <w:t>δ</w:t>
      </w:r>
      <w:r w:rsidR="00150C5B" w:rsidRPr="00467583">
        <w:rPr>
          <w:rFonts w:ascii="Times New Roman" w:eastAsia="HiddenHorzOCR" w:hAnsi="Times New Roman" w:cs="Times New Roman"/>
          <w:iCs/>
          <w:kern w:val="0"/>
          <w:sz w:val="24"/>
          <w:szCs w:val="24"/>
          <w:vertAlign w:val="subscript"/>
          <w:lang w:val="en-US" w:eastAsia="ru-RU"/>
          <w14:ligatures w14:val="none"/>
        </w:rPr>
        <w:t>D</w:t>
      </w:r>
      <w:r w:rsidR="00150C5B">
        <w:rPr>
          <w:rFonts w:ascii="Times New Roman" w:hAnsi="Times New Roman" w:cs="Times New Roman"/>
          <w:sz w:val="24"/>
          <w:szCs w:val="24"/>
          <w:lang w:val="en-US"/>
        </w:rPr>
        <w:t xml:space="preserve"> are independent)</w:t>
      </w:r>
      <w:r w:rsidR="00150C5B" w:rsidRPr="00150C5B">
        <w:rPr>
          <w:rFonts w:ascii="Times New Roman" w:hAnsi="Times New Roman" w:cs="Times New Roman"/>
          <w:sz w:val="24"/>
          <w:szCs w:val="24"/>
          <w:lang w:val="en-US"/>
        </w:rPr>
        <w:t>:</w:t>
      </w:r>
    </w:p>
    <w:p w14:paraId="62075685" w14:textId="77777777" w:rsidR="00150C5B" w:rsidRPr="00150C5B" w:rsidRDefault="00150C5B" w:rsidP="00150C5B">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150C5B">
        <w:rPr>
          <w:rFonts w:ascii="Times New Roman" w:eastAsia="HiddenHorzOCR" w:hAnsi="Times New Roman" w:cs="Times New Roman"/>
          <w:i/>
          <w:kern w:val="0"/>
          <w:position w:val="-16"/>
          <w:sz w:val="24"/>
          <w:szCs w:val="24"/>
          <w:vertAlign w:val="subscript"/>
          <w:lang w:val="ru-RU" w:eastAsia="ru-RU"/>
          <w14:ligatures w14:val="none"/>
        </w:rPr>
        <w:object w:dxaOrig="2280" w:dyaOrig="480" w14:anchorId="35218565">
          <v:shape id="_x0000_i1026" type="#_x0000_t75" style="width:113.3pt;height:26.9pt" o:ole="">
            <v:imagedata r:id="rId12" o:title=""/>
          </v:shape>
          <o:OLEObject Type="Embed" ProgID="Equation.DSMT4" ShapeID="_x0000_i1026" DrawAspect="Content" ObjectID="_1834156290" r:id="rId13"/>
        </w:object>
      </w:r>
      <w:r w:rsidRPr="00150C5B">
        <w:rPr>
          <w:rFonts w:ascii="Times New Roman" w:eastAsia="Times New Roman" w:hAnsi="Times New Roman" w:cs="Times New Roman"/>
          <w:kern w:val="0"/>
          <w:sz w:val="24"/>
          <w:szCs w:val="24"/>
          <w:lang w:eastAsia="ru-RU"/>
          <w14:ligatures w14:val="none"/>
        </w:rPr>
        <w:t>.</w:t>
      </w:r>
      <w:r w:rsidRPr="00150C5B">
        <w:rPr>
          <w:rFonts w:ascii="Times New Roman" w:eastAsia="Times New Roman" w:hAnsi="Times New Roman" w:cs="Times New Roman"/>
          <w:kern w:val="0"/>
          <w:position w:val="-10"/>
          <w:sz w:val="24"/>
          <w:szCs w:val="24"/>
          <w:lang w:val="en-AU" w:eastAsia="ru-RU"/>
          <w14:ligatures w14:val="none"/>
        </w:rPr>
        <w:t xml:space="preserve"> </w:t>
      </w:r>
      <w:r w:rsidRPr="00150C5B">
        <w:rPr>
          <w:rFonts w:ascii="Times New Roman" w:eastAsia="Times New Roman" w:hAnsi="Times New Roman" w:cs="Times New Roman"/>
          <w:kern w:val="0"/>
          <w:sz w:val="24"/>
          <w:szCs w:val="24"/>
          <w:lang w:val="en-AU" w:eastAsia="ru-RU"/>
          <w14:ligatures w14:val="none"/>
        </w:rPr>
        <w:tab/>
        <w:t>(4)</w:t>
      </w:r>
    </w:p>
    <w:p w14:paraId="33BE403D" w14:textId="58D392DB" w:rsidR="00150C5B" w:rsidRDefault="00150C5B" w:rsidP="00D10C29">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It </w:t>
      </w:r>
      <w:r w:rsidRPr="00150C5B">
        <w:rPr>
          <w:rFonts w:ascii="Times New Roman" w:hAnsi="Times New Roman" w:cs="Times New Roman"/>
          <w:sz w:val="24"/>
          <w:szCs w:val="24"/>
          <w:lang w:val="en-US"/>
        </w:rPr>
        <w:t>represent</w:t>
      </w:r>
      <w:r>
        <w:rPr>
          <w:rFonts w:ascii="Times New Roman" w:hAnsi="Times New Roman" w:cs="Times New Roman"/>
          <w:sz w:val="24"/>
          <w:szCs w:val="24"/>
          <w:lang w:val="en-US"/>
        </w:rPr>
        <w:t>s</w:t>
      </w:r>
      <w:r w:rsidRPr="00150C5B">
        <w:rPr>
          <w:rFonts w:ascii="Times New Roman" w:hAnsi="Times New Roman" w:cs="Times New Roman"/>
          <w:sz w:val="24"/>
          <w:szCs w:val="24"/>
          <w:lang w:val="en-US"/>
        </w:rPr>
        <w:t xml:space="preserve"> the stochastic component of code error</w:t>
      </w:r>
      <w:r>
        <w:rPr>
          <w:rFonts w:ascii="Times New Roman" w:hAnsi="Times New Roman" w:cs="Times New Roman"/>
          <w:sz w:val="24"/>
          <w:szCs w:val="24"/>
          <w:lang w:val="en-US"/>
        </w:rPr>
        <w:t xml:space="preserve">. </w:t>
      </w:r>
      <w:r w:rsidR="000B60DC">
        <w:rPr>
          <w:rFonts w:ascii="Times New Roman" w:hAnsi="Times New Roman" w:cs="Times New Roman"/>
          <w:sz w:val="24"/>
          <w:szCs w:val="24"/>
          <w:lang w:val="en-US"/>
        </w:rPr>
        <w:t xml:space="preserve">Thus, the interval </w:t>
      </w:r>
      <w:r w:rsidR="000B60DC" w:rsidRPr="000B60DC">
        <w:rPr>
          <w:rFonts w:ascii="Times New Roman" w:hAnsi="Times New Roman" w:cs="Times New Roman"/>
          <w:sz w:val="24"/>
          <w:szCs w:val="24"/>
          <w:lang w:val="en-US"/>
        </w:rPr>
        <w:t>[E-</w:t>
      </w:r>
      <w:proofErr w:type="spellStart"/>
      <w:r w:rsidR="000B60DC" w:rsidRPr="000B60DC">
        <w:rPr>
          <w:rFonts w:ascii="Times New Roman" w:hAnsi="Times New Roman" w:cs="Times New Roman"/>
          <w:sz w:val="24"/>
          <w:szCs w:val="24"/>
          <w:lang w:val="en-US"/>
        </w:rPr>
        <w:t>u</w:t>
      </w:r>
      <w:r w:rsidR="000B60DC" w:rsidRPr="000B60DC">
        <w:rPr>
          <w:rFonts w:ascii="Times New Roman" w:hAnsi="Times New Roman" w:cs="Times New Roman"/>
          <w:sz w:val="24"/>
          <w:szCs w:val="24"/>
          <w:vertAlign w:val="subscript"/>
          <w:lang w:val="en-US"/>
        </w:rPr>
        <w:t>tot</w:t>
      </w:r>
      <w:proofErr w:type="spellEnd"/>
      <w:r w:rsidR="000B60DC" w:rsidRPr="000B60DC">
        <w:rPr>
          <w:rFonts w:ascii="Times New Roman" w:hAnsi="Times New Roman" w:cs="Times New Roman"/>
          <w:sz w:val="24"/>
          <w:szCs w:val="24"/>
          <w:lang w:val="en-US"/>
        </w:rPr>
        <w:t xml:space="preserve">, </w:t>
      </w:r>
      <w:proofErr w:type="spellStart"/>
      <w:r w:rsidR="000B60DC" w:rsidRPr="000B60DC">
        <w:rPr>
          <w:rFonts w:ascii="Times New Roman" w:hAnsi="Times New Roman" w:cs="Times New Roman"/>
          <w:sz w:val="24"/>
          <w:szCs w:val="24"/>
          <w:lang w:val="en-US"/>
        </w:rPr>
        <w:t>E+u</w:t>
      </w:r>
      <w:r w:rsidR="000B60DC" w:rsidRPr="000B60DC">
        <w:rPr>
          <w:rFonts w:ascii="Times New Roman" w:hAnsi="Times New Roman" w:cs="Times New Roman"/>
          <w:sz w:val="24"/>
          <w:szCs w:val="24"/>
          <w:vertAlign w:val="subscript"/>
          <w:lang w:val="en-US"/>
        </w:rPr>
        <w:t>tot</w:t>
      </w:r>
      <w:proofErr w:type="spellEnd"/>
      <w:r w:rsidR="000B60DC" w:rsidRPr="000B60DC">
        <w:rPr>
          <w:rFonts w:ascii="Times New Roman" w:hAnsi="Times New Roman" w:cs="Times New Roman"/>
          <w:sz w:val="24"/>
          <w:szCs w:val="24"/>
          <w:lang w:val="en-US"/>
        </w:rPr>
        <w:t>]</w:t>
      </w:r>
      <w:r w:rsidR="000B60DC">
        <w:rPr>
          <w:rFonts w:ascii="Times New Roman" w:hAnsi="Times New Roman" w:cs="Times New Roman"/>
          <w:sz w:val="24"/>
          <w:szCs w:val="24"/>
          <w:lang w:val="en-US"/>
        </w:rPr>
        <w:t xml:space="preserve"> can be treated as an estimate of the code error due to the model simplification and assumptions </w:t>
      </w:r>
      <w:r w:rsidR="000B60DC" w:rsidRPr="00F86B99">
        <w:rPr>
          <w:rFonts w:ascii="Symbol" w:hAnsi="Symbol" w:cs="Times New Roman"/>
          <w:sz w:val="24"/>
          <w:szCs w:val="24"/>
          <w:lang w:val="en-US"/>
        </w:rPr>
        <w:t></w:t>
      </w:r>
      <w:r w:rsidR="000B60DC" w:rsidRPr="00F86B99">
        <w:rPr>
          <w:rFonts w:ascii="Times New Roman" w:hAnsi="Times New Roman" w:cs="Times New Roman"/>
          <w:sz w:val="24"/>
          <w:szCs w:val="24"/>
          <w:vertAlign w:val="subscript"/>
          <w:lang w:val="en-US"/>
        </w:rPr>
        <w:t>model</w:t>
      </w:r>
      <w:r w:rsidR="000B60DC">
        <w:rPr>
          <w:rFonts w:ascii="Times New Roman" w:hAnsi="Times New Roman" w:cs="Times New Roman"/>
          <w:sz w:val="24"/>
          <w:szCs w:val="24"/>
          <w:lang w:val="en-US"/>
        </w:rPr>
        <w:t>.</w:t>
      </w:r>
      <w:r w:rsidR="00AC7968">
        <w:rPr>
          <w:rFonts w:ascii="Times New Roman" w:hAnsi="Times New Roman" w:cs="Times New Roman"/>
          <w:sz w:val="24"/>
          <w:szCs w:val="24"/>
          <w:lang w:val="en-US"/>
        </w:rPr>
        <w:t xml:space="preserve"> In most cases it is </w:t>
      </w:r>
      <w:r w:rsidR="00AC7968" w:rsidRPr="00AC7968">
        <w:rPr>
          <w:rFonts w:ascii="Times New Roman" w:hAnsi="Times New Roman" w:cs="Times New Roman"/>
          <w:sz w:val="24"/>
          <w:szCs w:val="24"/>
          <w:lang w:val="en-US"/>
        </w:rPr>
        <w:t>represented as a relative value in per cent</w:t>
      </w:r>
      <w:r w:rsidR="00AC7968">
        <w:rPr>
          <w:rFonts w:ascii="Times New Roman" w:hAnsi="Times New Roman" w:cs="Times New Roman"/>
          <w:sz w:val="24"/>
          <w:szCs w:val="24"/>
          <w:lang w:val="en-US"/>
        </w:rPr>
        <w:t xml:space="preserve">. One of the exceptions is temperature </w:t>
      </w:r>
      <w:r w:rsidR="00AC7968" w:rsidRPr="00AC7968">
        <w:rPr>
          <w:rFonts w:ascii="Times New Roman" w:hAnsi="Times New Roman" w:cs="Times New Roman"/>
          <w:sz w:val="24"/>
          <w:szCs w:val="24"/>
          <w:lang w:val="en-US"/>
        </w:rPr>
        <w:t xml:space="preserve">due </w:t>
      </w:r>
      <w:r w:rsidR="00AC7968">
        <w:rPr>
          <w:rFonts w:ascii="Times New Roman" w:hAnsi="Times New Roman" w:cs="Times New Roman"/>
          <w:sz w:val="24"/>
          <w:szCs w:val="24"/>
          <w:lang w:val="en-US"/>
        </w:rPr>
        <w:t>the</w:t>
      </w:r>
      <w:r w:rsidR="00AC7968" w:rsidRPr="00AC7968">
        <w:rPr>
          <w:rFonts w:ascii="Times New Roman" w:hAnsi="Times New Roman" w:cs="Times New Roman"/>
          <w:sz w:val="24"/>
          <w:szCs w:val="24"/>
          <w:lang w:val="en-US"/>
        </w:rPr>
        <w:t xml:space="preserve"> ambiguity K vs </w:t>
      </w:r>
      <w:proofErr w:type="spellStart"/>
      <w:r w:rsidR="00AC7968" w:rsidRPr="00AC7968">
        <w:rPr>
          <w:rFonts w:ascii="Times New Roman" w:hAnsi="Times New Roman" w:cs="Times New Roman"/>
          <w:sz w:val="24"/>
          <w:szCs w:val="24"/>
          <w:vertAlign w:val="superscript"/>
          <w:lang w:val="en-US"/>
        </w:rPr>
        <w:t>o</w:t>
      </w:r>
      <w:r w:rsidR="00AC7968">
        <w:rPr>
          <w:rFonts w:ascii="Times New Roman" w:hAnsi="Times New Roman" w:cs="Times New Roman"/>
          <w:sz w:val="24"/>
          <w:szCs w:val="24"/>
          <w:lang w:val="en-US"/>
        </w:rPr>
        <w:t>C</w:t>
      </w:r>
      <w:r w:rsidR="00AC7968" w:rsidRPr="00AC7968">
        <w:rPr>
          <w:rFonts w:ascii="Times New Roman" w:hAnsi="Times New Roman" w:cs="Times New Roman"/>
          <w:sz w:val="24"/>
          <w:szCs w:val="24"/>
          <w:lang w:val="en-US"/>
        </w:rPr>
        <w:t>.</w:t>
      </w:r>
      <w:proofErr w:type="spellEnd"/>
    </w:p>
    <w:p w14:paraId="3101C9D8" w14:textId="18F8937A" w:rsidR="00C62E2A" w:rsidRDefault="00C62E2A" w:rsidP="00D10C29">
      <w:pPr>
        <w:spacing w:line="240" w:lineRule="auto"/>
        <w:ind w:left="360"/>
        <w:jc w:val="both"/>
        <w:rPr>
          <w:rFonts w:ascii="Times New Roman" w:hAnsi="Times New Roman" w:cs="Times New Roman"/>
          <w:sz w:val="24"/>
          <w:szCs w:val="24"/>
        </w:rPr>
      </w:pPr>
      <w:r w:rsidRPr="00C62E2A">
        <w:rPr>
          <w:rFonts w:ascii="Times New Roman" w:hAnsi="Times New Roman" w:cs="Times New Roman"/>
          <w:sz w:val="24"/>
          <w:szCs w:val="24"/>
        </w:rPr>
        <w:t xml:space="preserve">For multiple experimental </w:t>
      </w:r>
      <w:r>
        <w:rPr>
          <w:rFonts w:ascii="Times New Roman" w:hAnsi="Times New Roman" w:cs="Times New Roman"/>
          <w:sz w:val="24"/>
          <w:szCs w:val="24"/>
        </w:rPr>
        <w:t>points</w:t>
      </w:r>
      <w:r w:rsidRPr="00C62E2A">
        <w:rPr>
          <w:rFonts w:ascii="Times New Roman" w:hAnsi="Times New Roman" w:cs="Times New Roman"/>
          <w:sz w:val="24"/>
          <w:szCs w:val="24"/>
        </w:rPr>
        <w:t xml:space="preserve"> (experiment runs, measurements at different locations, etc.), the overall systematic error of the code is obtained as</w:t>
      </w:r>
      <w:r>
        <w:rPr>
          <w:rFonts w:ascii="Times New Roman" w:hAnsi="Times New Roman" w:cs="Times New Roman"/>
          <w:sz w:val="24"/>
          <w:szCs w:val="24"/>
        </w:rPr>
        <w:t xml:space="preserve"> the mean value of </w:t>
      </w:r>
      <w:proofErr w:type="spellStart"/>
      <w:r w:rsidRPr="00C62E2A">
        <w:rPr>
          <w:rFonts w:ascii="Times New Roman" w:hAnsi="Times New Roman" w:cs="Times New Roman"/>
          <w:sz w:val="24"/>
          <w:szCs w:val="24"/>
        </w:rPr>
        <w:t>E</w:t>
      </w:r>
      <w:r w:rsidRPr="00C62E2A">
        <w:rPr>
          <w:rFonts w:ascii="Times New Roman" w:hAnsi="Times New Roman" w:cs="Times New Roman"/>
          <w:sz w:val="24"/>
          <w:szCs w:val="24"/>
          <w:vertAlign w:val="subscript"/>
        </w:rPr>
        <w:t>j</w:t>
      </w:r>
      <w:proofErr w:type="spellEnd"/>
      <w:r>
        <w:rPr>
          <w:rFonts w:ascii="Times New Roman" w:hAnsi="Times New Roman" w:cs="Times New Roman"/>
          <w:sz w:val="24"/>
          <w:szCs w:val="24"/>
        </w:rPr>
        <w:t xml:space="preserve">, </w:t>
      </w:r>
      <w:r w:rsidRPr="00C62E2A">
        <w:rPr>
          <w:rFonts w:ascii="Times New Roman" w:hAnsi="Times New Roman" w:cs="Times New Roman"/>
          <w:sz w:val="24"/>
          <w:szCs w:val="24"/>
        </w:rPr>
        <w:t>the systematic error</w:t>
      </w:r>
      <w:r>
        <w:rPr>
          <w:rFonts w:ascii="Times New Roman" w:hAnsi="Times New Roman" w:cs="Times New Roman"/>
          <w:sz w:val="24"/>
          <w:szCs w:val="24"/>
        </w:rPr>
        <w:t>s</w:t>
      </w:r>
      <w:r w:rsidRPr="00C62E2A">
        <w:rPr>
          <w:rFonts w:ascii="Times New Roman" w:hAnsi="Times New Roman" w:cs="Times New Roman"/>
          <w:sz w:val="24"/>
          <w:szCs w:val="24"/>
        </w:rPr>
        <w:t xml:space="preserve"> for </w:t>
      </w:r>
      <w:r>
        <w:rPr>
          <w:rFonts w:ascii="Times New Roman" w:hAnsi="Times New Roman" w:cs="Times New Roman"/>
          <w:sz w:val="24"/>
          <w:szCs w:val="24"/>
        </w:rPr>
        <w:t>individual</w:t>
      </w:r>
      <w:r w:rsidRPr="00C62E2A">
        <w:rPr>
          <w:rFonts w:ascii="Times New Roman" w:hAnsi="Times New Roman" w:cs="Times New Roman"/>
          <w:sz w:val="24"/>
          <w:szCs w:val="24"/>
        </w:rPr>
        <w:t xml:space="preserve"> measurement</w:t>
      </w:r>
      <w:r>
        <w:rPr>
          <w:rFonts w:ascii="Times New Roman" w:hAnsi="Times New Roman" w:cs="Times New Roman"/>
          <w:sz w:val="24"/>
          <w:szCs w:val="24"/>
        </w:rPr>
        <w:t>s</w:t>
      </w:r>
      <w:r w:rsidRPr="00C62E2A">
        <w:rPr>
          <w:rFonts w:ascii="Times New Roman" w:hAnsi="Times New Roman" w:cs="Times New Roman"/>
          <w:sz w:val="24"/>
          <w:szCs w:val="24"/>
        </w:rPr>
        <w:t>:</w:t>
      </w:r>
    </w:p>
    <w:p w14:paraId="18A0B9C6" w14:textId="77777777" w:rsidR="00C62E2A" w:rsidRPr="00C62E2A" w:rsidRDefault="00C62E2A" w:rsidP="00C62E2A">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C62E2A">
        <w:rPr>
          <w:rFonts w:ascii="Times New Roman" w:eastAsia="Times New Roman" w:hAnsi="Times New Roman" w:cs="Times New Roman"/>
          <w:noProof/>
          <w:kern w:val="0"/>
          <w:position w:val="-24"/>
          <w:sz w:val="24"/>
          <w:szCs w:val="24"/>
          <w:lang w:val="ru-RU" w:eastAsia="ru-RU"/>
          <w14:ligatures w14:val="none"/>
        </w:rPr>
        <w:object w:dxaOrig="1480" w:dyaOrig="620" w14:anchorId="3D3796CB">
          <v:shape id="_x0000_i1027" type="#_x0000_t75" style="width:1in;height:30.7pt" o:ole="">
            <v:imagedata r:id="rId14" o:title=""/>
          </v:shape>
          <o:OLEObject Type="Embed" ProgID="Equation.DSMT4" ShapeID="_x0000_i1027" DrawAspect="Content" ObjectID="_1834156291" r:id="rId15"/>
        </w:object>
      </w:r>
      <w:r w:rsidRPr="00C62E2A">
        <w:rPr>
          <w:rFonts w:ascii="Times New Roman" w:eastAsia="Times New Roman" w:hAnsi="Times New Roman" w:cs="Times New Roman"/>
          <w:kern w:val="0"/>
          <w:position w:val="-10"/>
          <w:sz w:val="24"/>
          <w:szCs w:val="24"/>
          <w:lang w:val="en-AU" w:eastAsia="ru-RU"/>
          <w14:ligatures w14:val="none"/>
        </w:rPr>
        <w:t xml:space="preserve"> </w:t>
      </w:r>
      <w:r w:rsidRPr="00C62E2A">
        <w:rPr>
          <w:rFonts w:ascii="Times New Roman" w:eastAsia="Times New Roman" w:hAnsi="Times New Roman" w:cs="Times New Roman"/>
          <w:kern w:val="0"/>
          <w:sz w:val="24"/>
          <w:szCs w:val="24"/>
          <w:lang w:val="en-AU" w:eastAsia="ru-RU"/>
          <w14:ligatures w14:val="none"/>
        </w:rPr>
        <w:tab/>
        <w:t>(5)</w:t>
      </w:r>
    </w:p>
    <w:p w14:paraId="133E6A84" w14:textId="430FE500" w:rsidR="00C62E2A" w:rsidRDefault="00C62E2A" w:rsidP="001F3772">
      <w:pPr>
        <w:spacing w:line="240" w:lineRule="auto"/>
        <w:ind w:left="360"/>
        <w:rPr>
          <w:rFonts w:ascii="Times New Roman" w:hAnsi="Times New Roman" w:cs="Times New Roman"/>
          <w:sz w:val="24"/>
          <w:szCs w:val="24"/>
        </w:rPr>
      </w:pPr>
      <w:r w:rsidRPr="00C62E2A">
        <w:rPr>
          <w:rFonts w:ascii="Times New Roman" w:hAnsi="Times New Roman" w:cs="Times New Roman"/>
          <w:sz w:val="24"/>
          <w:szCs w:val="24"/>
        </w:rPr>
        <w:t>J is the number of measurements</w:t>
      </w:r>
      <w:r>
        <w:rPr>
          <w:rFonts w:ascii="Times New Roman" w:hAnsi="Times New Roman" w:cs="Times New Roman"/>
          <w:sz w:val="24"/>
          <w:szCs w:val="24"/>
        </w:rPr>
        <w:t xml:space="preserve">, </w:t>
      </w:r>
      <w:proofErr w:type="spellStart"/>
      <w:r w:rsidRPr="00C62E2A">
        <w:rPr>
          <w:rFonts w:ascii="Times New Roman" w:hAnsi="Times New Roman" w:cs="Times New Roman"/>
          <w:sz w:val="24"/>
          <w:szCs w:val="24"/>
        </w:rPr>
        <w:t>E</w:t>
      </w:r>
      <w:r w:rsidRPr="008D5D32">
        <w:rPr>
          <w:rFonts w:ascii="Times New Roman" w:hAnsi="Times New Roman" w:cs="Times New Roman"/>
          <w:sz w:val="24"/>
          <w:szCs w:val="24"/>
          <w:vertAlign w:val="subscript"/>
        </w:rPr>
        <w:t>j</w:t>
      </w:r>
      <w:proofErr w:type="spellEnd"/>
      <w:r w:rsidRPr="00C62E2A">
        <w:rPr>
          <w:rFonts w:ascii="Times New Roman" w:hAnsi="Times New Roman" w:cs="Times New Roman"/>
          <w:sz w:val="24"/>
          <w:szCs w:val="24"/>
        </w:rPr>
        <w:t xml:space="preserve"> = </w:t>
      </w:r>
      <w:r w:rsidRPr="004228FD">
        <w:rPr>
          <w:noProof/>
          <w:position w:val="-14"/>
          <w:sz w:val="28"/>
          <w:szCs w:val="28"/>
        </w:rPr>
        <w:object w:dxaOrig="300" w:dyaOrig="400" w14:anchorId="5F5A18E2">
          <v:shape id="_x0000_i1028" type="#_x0000_t75" style="width:16.3pt;height:21.9pt" o:ole="">
            <v:imagedata r:id="rId16" o:title=""/>
          </v:shape>
          <o:OLEObject Type="Embed" ProgID="Equation.DSMT4" ShapeID="_x0000_i1028" DrawAspect="Content" ObjectID="_1834156292" r:id="rId17"/>
        </w:object>
      </w:r>
      <w:r w:rsidRPr="00C62E2A">
        <w:rPr>
          <w:rFonts w:ascii="Times New Roman" w:hAnsi="Times New Roman" w:cs="Times New Roman"/>
          <w:sz w:val="24"/>
          <w:szCs w:val="24"/>
        </w:rPr>
        <w:t xml:space="preserve"> – </w:t>
      </w:r>
      <w:proofErr w:type="spellStart"/>
      <w:r w:rsidRPr="00C62E2A">
        <w:rPr>
          <w:rFonts w:ascii="Times New Roman" w:hAnsi="Times New Roman" w:cs="Times New Roman"/>
          <w:sz w:val="24"/>
          <w:szCs w:val="24"/>
        </w:rPr>
        <w:t>D</w:t>
      </w:r>
      <w:r w:rsidRPr="00C62E2A">
        <w:rPr>
          <w:rFonts w:ascii="Times New Roman" w:hAnsi="Times New Roman" w:cs="Times New Roman"/>
          <w:sz w:val="24"/>
          <w:szCs w:val="24"/>
          <w:vertAlign w:val="subscript"/>
        </w:rPr>
        <w:t>j</w:t>
      </w:r>
      <w:proofErr w:type="spellEnd"/>
      <w:r>
        <w:rPr>
          <w:rFonts w:ascii="Times New Roman" w:hAnsi="Times New Roman" w:cs="Times New Roman"/>
          <w:sz w:val="24"/>
          <w:szCs w:val="24"/>
        </w:rPr>
        <w:t xml:space="preserve"> for </w:t>
      </w:r>
      <w:r w:rsidR="008D5D32">
        <w:rPr>
          <w:rFonts w:ascii="Times New Roman" w:hAnsi="Times New Roman" w:cs="Times New Roman"/>
          <w:sz w:val="24"/>
          <w:szCs w:val="24"/>
        </w:rPr>
        <w:t xml:space="preserve">absolute or </w:t>
      </w:r>
    </w:p>
    <w:p w14:paraId="6EC2FAF8" w14:textId="598FB6E5" w:rsidR="008D5D32" w:rsidRPr="008D5D32" w:rsidRDefault="008D5D32" w:rsidP="008D5D32">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8D5D32">
        <w:rPr>
          <w:rFonts w:ascii="Times New Roman" w:eastAsia="Times New Roman" w:hAnsi="Times New Roman" w:cs="Times New Roman"/>
          <w:noProof/>
          <w:kern w:val="0"/>
          <w:position w:val="-32"/>
          <w:sz w:val="24"/>
          <w:szCs w:val="24"/>
          <w:lang w:val="ru-RU" w:eastAsia="ru-RU"/>
          <w14:ligatures w14:val="none"/>
        </w:rPr>
        <w:object w:dxaOrig="1960" w:dyaOrig="780" w14:anchorId="17D202D2">
          <v:shape id="_x0000_i1029" type="#_x0000_t75" style="width:95.8pt;height:39.45pt" o:ole="">
            <v:imagedata r:id="rId18" o:title=""/>
          </v:shape>
          <o:OLEObject Type="Embed" ProgID="Equation.DSMT4" ShapeID="_x0000_i1029" DrawAspect="Content" ObjectID="_1834156293" r:id="rId19"/>
        </w:object>
      </w:r>
      <w:r w:rsidRPr="008D5D32">
        <w:rPr>
          <w:rFonts w:ascii="Times New Roman" w:eastAsia="Times New Roman" w:hAnsi="Times New Roman" w:cs="Times New Roman"/>
          <w:kern w:val="0"/>
          <w:position w:val="-10"/>
          <w:sz w:val="24"/>
          <w:szCs w:val="24"/>
          <w:lang w:val="en-AU" w:eastAsia="ru-RU"/>
          <w14:ligatures w14:val="none"/>
        </w:rPr>
        <w:t xml:space="preserve"> </w:t>
      </w:r>
      <w:r w:rsidRPr="008D5D32">
        <w:rPr>
          <w:rFonts w:ascii="Times New Roman" w:eastAsia="Times New Roman" w:hAnsi="Times New Roman" w:cs="Times New Roman"/>
          <w:kern w:val="0"/>
          <w:sz w:val="24"/>
          <w:szCs w:val="24"/>
          <w:lang w:val="en-AU" w:eastAsia="ru-RU"/>
          <w14:ligatures w14:val="none"/>
        </w:rPr>
        <w:tab/>
        <w:t>(6)</w:t>
      </w:r>
    </w:p>
    <w:p w14:paraId="7C777926" w14:textId="6D317953" w:rsidR="008D5D32" w:rsidRDefault="008D5D32" w:rsidP="00D10C29">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for relative values.</w:t>
      </w:r>
      <w:r w:rsidR="000250E1">
        <w:rPr>
          <w:rFonts w:ascii="Times New Roman" w:hAnsi="Times New Roman" w:cs="Times New Roman"/>
          <w:sz w:val="24"/>
          <w:szCs w:val="24"/>
        </w:rPr>
        <w:t xml:space="preserve"> </w:t>
      </w:r>
      <w:r w:rsidR="000250E1" w:rsidRPr="004228FD">
        <w:rPr>
          <w:noProof/>
          <w:position w:val="-14"/>
          <w:sz w:val="28"/>
          <w:szCs w:val="28"/>
        </w:rPr>
        <w:object w:dxaOrig="300" w:dyaOrig="400" w14:anchorId="434511C0">
          <v:shape id="_x0000_i1030" type="#_x0000_t75" style="width:16.3pt;height:21.9pt" o:ole="">
            <v:imagedata r:id="rId16" o:title=""/>
          </v:shape>
          <o:OLEObject Type="Embed" ProgID="Equation.DSMT4" ShapeID="_x0000_i1030" DrawAspect="Content" ObjectID="_1834156294" r:id="rId20"/>
        </w:object>
      </w:r>
      <w:r w:rsidR="000250E1" w:rsidRPr="000250E1">
        <w:rPr>
          <w:rFonts w:ascii="Times New Roman" w:hAnsi="Times New Roman" w:cs="Times New Roman"/>
          <w:sz w:val="24"/>
          <w:szCs w:val="24"/>
        </w:rPr>
        <w:t xml:space="preserve"> </w:t>
      </w:r>
      <w:proofErr w:type="gramStart"/>
      <w:r w:rsidR="000250E1" w:rsidRPr="000250E1">
        <w:rPr>
          <w:rFonts w:ascii="Times New Roman" w:hAnsi="Times New Roman" w:cs="Times New Roman"/>
          <w:sz w:val="24"/>
          <w:szCs w:val="24"/>
        </w:rPr>
        <w:t>is</w:t>
      </w:r>
      <w:proofErr w:type="gramEnd"/>
      <w:r w:rsidR="000250E1" w:rsidRPr="000250E1">
        <w:rPr>
          <w:rFonts w:ascii="Times New Roman" w:hAnsi="Times New Roman" w:cs="Times New Roman"/>
          <w:sz w:val="24"/>
          <w:szCs w:val="24"/>
        </w:rPr>
        <w:t xml:space="preserve"> the mean of the simulation results, </w:t>
      </w:r>
      <w:proofErr w:type="spellStart"/>
      <w:r w:rsidR="000250E1" w:rsidRPr="000250E1">
        <w:rPr>
          <w:rFonts w:ascii="Times New Roman" w:hAnsi="Times New Roman" w:cs="Times New Roman"/>
          <w:sz w:val="24"/>
          <w:szCs w:val="24"/>
        </w:rPr>
        <w:t>D</w:t>
      </w:r>
      <w:r w:rsidR="000250E1" w:rsidRPr="000250E1">
        <w:rPr>
          <w:rFonts w:ascii="Times New Roman" w:hAnsi="Times New Roman" w:cs="Times New Roman"/>
          <w:sz w:val="24"/>
          <w:szCs w:val="24"/>
          <w:vertAlign w:val="subscript"/>
        </w:rPr>
        <w:t>j</w:t>
      </w:r>
      <w:proofErr w:type="spellEnd"/>
      <w:r w:rsidR="000250E1" w:rsidRPr="000250E1">
        <w:rPr>
          <w:rFonts w:ascii="Times New Roman" w:hAnsi="Times New Roman" w:cs="Times New Roman"/>
          <w:sz w:val="24"/>
          <w:szCs w:val="24"/>
        </w:rPr>
        <w:t xml:space="preserve"> – experimental value for j-</w:t>
      </w:r>
      <w:proofErr w:type="spellStart"/>
      <w:r w:rsidR="000250E1" w:rsidRPr="000250E1">
        <w:rPr>
          <w:rFonts w:ascii="Times New Roman" w:hAnsi="Times New Roman" w:cs="Times New Roman"/>
          <w:sz w:val="24"/>
          <w:szCs w:val="24"/>
        </w:rPr>
        <w:t>th</w:t>
      </w:r>
      <w:proofErr w:type="spellEnd"/>
      <w:r w:rsidR="000250E1" w:rsidRPr="000250E1">
        <w:rPr>
          <w:rFonts w:ascii="Times New Roman" w:hAnsi="Times New Roman" w:cs="Times New Roman"/>
          <w:sz w:val="24"/>
          <w:szCs w:val="24"/>
        </w:rPr>
        <w:t xml:space="preserve"> measurement.</w:t>
      </w:r>
      <w:r w:rsidR="00121298">
        <w:rPr>
          <w:rFonts w:ascii="Times New Roman" w:hAnsi="Times New Roman" w:cs="Times New Roman"/>
          <w:sz w:val="24"/>
          <w:szCs w:val="24"/>
        </w:rPr>
        <w:t xml:space="preserve"> </w:t>
      </w:r>
    </w:p>
    <w:p w14:paraId="74795151" w14:textId="083B68AB" w:rsidR="00121298" w:rsidRDefault="00F24A5C" w:rsidP="00D10C29">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To obtain t</w:t>
      </w:r>
      <w:r w:rsidR="00121298" w:rsidRPr="00121298">
        <w:rPr>
          <w:rFonts w:ascii="Times New Roman" w:hAnsi="Times New Roman" w:cs="Times New Roman"/>
          <w:sz w:val="24"/>
          <w:szCs w:val="24"/>
        </w:rPr>
        <w:t xml:space="preserve">he final estimate for the stochastic part </w:t>
      </w:r>
      <w:proofErr w:type="spellStart"/>
      <w:r w:rsidR="00121298" w:rsidRPr="00121298">
        <w:rPr>
          <w:rFonts w:ascii="Times New Roman" w:hAnsi="Times New Roman" w:cs="Times New Roman"/>
          <w:sz w:val="24"/>
          <w:szCs w:val="24"/>
        </w:rPr>
        <w:t>u</w:t>
      </w:r>
      <w:r w:rsidR="00121298" w:rsidRPr="00121298">
        <w:rPr>
          <w:rFonts w:ascii="Times New Roman" w:hAnsi="Times New Roman" w:cs="Times New Roman"/>
          <w:sz w:val="24"/>
          <w:szCs w:val="24"/>
          <w:vertAlign w:val="subscript"/>
        </w:rPr>
        <w:t>tot</w:t>
      </w:r>
      <w:proofErr w:type="spellEnd"/>
      <w:r w:rsidR="00121298" w:rsidRPr="00121298">
        <w:rPr>
          <w:rFonts w:ascii="Times New Roman" w:hAnsi="Times New Roman" w:cs="Times New Roman"/>
          <w:sz w:val="24"/>
          <w:szCs w:val="24"/>
        </w:rPr>
        <w:t xml:space="preserve"> of the code error</w:t>
      </w:r>
      <w:r w:rsidR="00121298">
        <w:rPr>
          <w:rFonts w:ascii="Times New Roman" w:hAnsi="Times New Roman" w:cs="Times New Roman"/>
          <w:sz w:val="24"/>
          <w:szCs w:val="24"/>
        </w:rPr>
        <w:t xml:space="preserve"> for multiple points</w:t>
      </w:r>
      <w:r w:rsidR="00121298" w:rsidRPr="00121298">
        <w:rPr>
          <w:rFonts w:ascii="Times New Roman" w:hAnsi="Times New Roman" w:cs="Times New Roman"/>
          <w:sz w:val="24"/>
          <w:szCs w:val="24"/>
        </w:rPr>
        <w:t xml:space="preserve"> </w:t>
      </w:r>
      <w:r>
        <w:rPr>
          <w:rFonts w:ascii="Times New Roman" w:hAnsi="Times New Roman" w:cs="Times New Roman"/>
          <w:sz w:val="24"/>
          <w:szCs w:val="24"/>
        </w:rPr>
        <w:t xml:space="preserve">the following procedure is used. </w:t>
      </w:r>
      <w:r w:rsidR="00E75946">
        <w:rPr>
          <w:rFonts w:ascii="Times New Roman" w:hAnsi="Times New Roman" w:cs="Times New Roman"/>
          <w:sz w:val="24"/>
          <w:szCs w:val="24"/>
        </w:rPr>
        <w:t xml:space="preserve">First, </w:t>
      </w:r>
      <w:r w:rsidR="00E75946" w:rsidRPr="00E75946">
        <w:rPr>
          <w:rFonts w:ascii="Times New Roman" w:hAnsi="Times New Roman" w:cs="Times New Roman"/>
          <w:sz w:val="24"/>
          <w:szCs w:val="24"/>
        </w:rPr>
        <w:t xml:space="preserve">an individual validation uncertainty for each measurement </w:t>
      </w:r>
      <w:proofErr w:type="spellStart"/>
      <w:r w:rsidR="00E75946">
        <w:rPr>
          <w:rFonts w:ascii="Times New Roman" w:hAnsi="Times New Roman" w:cs="Times New Roman"/>
          <w:sz w:val="24"/>
          <w:szCs w:val="24"/>
        </w:rPr>
        <w:t>u</w:t>
      </w:r>
      <w:r w:rsidR="00E75946" w:rsidRPr="00E75946">
        <w:rPr>
          <w:rFonts w:ascii="Times New Roman" w:hAnsi="Times New Roman" w:cs="Times New Roman"/>
          <w:sz w:val="24"/>
          <w:szCs w:val="24"/>
          <w:vertAlign w:val="subscript"/>
        </w:rPr>
        <w:t>val,j</w:t>
      </w:r>
      <w:proofErr w:type="spellEnd"/>
      <w:r w:rsidR="00E75946">
        <w:rPr>
          <w:rFonts w:ascii="Times New Roman" w:hAnsi="Times New Roman" w:cs="Times New Roman"/>
          <w:sz w:val="24"/>
          <w:szCs w:val="24"/>
        </w:rPr>
        <w:t xml:space="preserve"> </w:t>
      </w:r>
      <w:r w:rsidR="00E75946" w:rsidRPr="00E75946">
        <w:rPr>
          <w:rFonts w:ascii="Times New Roman" w:hAnsi="Times New Roman" w:cs="Times New Roman"/>
          <w:sz w:val="24"/>
          <w:szCs w:val="24"/>
        </w:rPr>
        <w:t>is calculated</w:t>
      </w:r>
      <w:r w:rsidR="00E75946">
        <w:rPr>
          <w:rFonts w:ascii="Times New Roman" w:hAnsi="Times New Roman" w:cs="Times New Roman"/>
          <w:sz w:val="24"/>
          <w:szCs w:val="24"/>
        </w:rPr>
        <w:t xml:space="preserve">: </w:t>
      </w:r>
    </w:p>
    <w:p w14:paraId="7C6C252E" w14:textId="77777777" w:rsidR="00E75946" w:rsidRPr="00E75946" w:rsidRDefault="00E75946" w:rsidP="00E75946">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E75946">
        <w:rPr>
          <w:rFonts w:ascii="Times New Roman" w:eastAsia="HiddenHorzOCR" w:hAnsi="Times New Roman" w:cs="Times New Roman"/>
          <w:i/>
          <w:kern w:val="0"/>
          <w:position w:val="-16"/>
          <w:sz w:val="24"/>
          <w:szCs w:val="24"/>
          <w:vertAlign w:val="subscript"/>
          <w:lang w:val="ru-RU" w:eastAsia="ru-RU"/>
          <w14:ligatures w14:val="none"/>
        </w:rPr>
        <w:object w:dxaOrig="2439" w:dyaOrig="480" w14:anchorId="1F9D9BBB">
          <v:shape id="_x0000_i1031" type="#_x0000_t75" style="width:120.2pt;height:26.9pt" o:ole="">
            <v:imagedata r:id="rId21" o:title=""/>
          </v:shape>
          <o:OLEObject Type="Embed" ProgID="Equation.DSMT4" ShapeID="_x0000_i1031" DrawAspect="Content" ObjectID="_1834156295" r:id="rId22"/>
        </w:object>
      </w:r>
      <w:r w:rsidRPr="00E75946">
        <w:rPr>
          <w:rFonts w:ascii="Times New Roman" w:eastAsia="Times New Roman" w:hAnsi="Times New Roman" w:cs="Times New Roman"/>
          <w:kern w:val="0"/>
          <w:sz w:val="24"/>
          <w:szCs w:val="24"/>
          <w:lang w:eastAsia="ru-RU"/>
          <w14:ligatures w14:val="none"/>
        </w:rPr>
        <w:t>.</w:t>
      </w:r>
      <w:r w:rsidRPr="00E75946">
        <w:rPr>
          <w:rFonts w:ascii="Times New Roman" w:eastAsia="Times New Roman" w:hAnsi="Times New Roman" w:cs="Times New Roman"/>
          <w:kern w:val="0"/>
          <w:position w:val="-10"/>
          <w:sz w:val="24"/>
          <w:szCs w:val="24"/>
          <w:lang w:val="en-AU" w:eastAsia="ru-RU"/>
          <w14:ligatures w14:val="none"/>
        </w:rPr>
        <w:t xml:space="preserve"> </w:t>
      </w:r>
      <w:r w:rsidRPr="00E75946">
        <w:rPr>
          <w:rFonts w:ascii="Times New Roman" w:eastAsia="Times New Roman" w:hAnsi="Times New Roman" w:cs="Times New Roman"/>
          <w:kern w:val="0"/>
          <w:sz w:val="24"/>
          <w:szCs w:val="24"/>
          <w:lang w:val="en-AU" w:eastAsia="ru-RU"/>
          <w14:ligatures w14:val="none"/>
        </w:rPr>
        <w:tab/>
        <w:t>(7)</w:t>
      </w:r>
    </w:p>
    <w:p w14:paraId="77D66F5A" w14:textId="0692AFB9" w:rsidR="00F24A5C" w:rsidRDefault="00E75946" w:rsidP="001F3772">
      <w:pPr>
        <w:spacing w:line="240" w:lineRule="auto"/>
        <w:ind w:left="360"/>
        <w:rPr>
          <w:rFonts w:ascii="Times New Roman" w:hAnsi="Times New Roman" w:cs="Times New Roman"/>
          <w:sz w:val="24"/>
          <w:szCs w:val="24"/>
        </w:rPr>
      </w:pPr>
      <w:r>
        <w:rPr>
          <w:rFonts w:ascii="Times New Roman" w:hAnsi="Times New Roman" w:cs="Times New Roman"/>
          <w:sz w:val="24"/>
          <w:szCs w:val="24"/>
        </w:rPr>
        <w:t>for absolute, or</w:t>
      </w:r>
    </w:p>
    <w:p w14:paraId="31C8CC78" w14:textId="0FB7BD95" w:rsidR="00E75946" w:rsidRPr="00E75946" w:rsidRDefault="00E75946" w:rsidP="00E75946">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E75946">
        <w:rPr>
          <w:rFonts w:ascii="Times New Roman" w:eastAsia="Times New Roman" w:hAnsi="Times New Roman" w:cs="Times New Roman"/>
          <w:noProof/>
          <w:kern w:val="0"/>
          <w:position w:val="-34"/>
          <w:sz w:val="24"/>
          <w:szCs w:val="24"/>
          <w:lang w:val="ru-RU" w:eastAsia="ru-RU"/>
          <w14:ligatures w14:val="none"/>
        </w:rPr>
        <w:object w:dxaOrig="3460" w:dyaOrig="840" w14:anchorId="127BC888">
          <v:shape id="_x0000_i1032" type="#_x0000_t75" style="width:173.45pt;height:41.3pt" o:ole="">
            <v:imagedata r:id="rId23" o:title=""/>
          </v:shape>
          <o:OLEObject Type="Embed" ProgID="Equation.DSMT4" ShapeID="_x0000_i1032" DrawAspect="Content" ObjectID="_1834156296" r:id="rId24"/>
        </w:object>
      </w:r>
      <w:r w:rsidRPr="00E75946">
        <w:rPr>
          <w:rFonts w:ascii="Times New Roman" w:eastAsia="Times New Roman" w:hAnsi="Times New Roman" w:cs="Times New Roman"/>
          <w:kern w:val="0"/>
          <w:sz w:val="24"/>
          <w:szCs w:val="24"/>
          <w:lang w:val="en-AU" w:eastAsia="ru-RU"/>
          <w14:ligatures w14:val="none"/>
        </w:rPr>
        <w:tab/>
        <w:t>(</w:t>
      </w:r>
      <w:r>
        <w:rPr>
          <w:rFonts w:ascii="Times New Roman" w:eastAsia="Times New Roman" w:hAnsi="Times New Roman" w:cs="Times New Roman"/>
          <w:kern w:val="0"/>
          <w:sz w:val="24"/>
          <w:szCs w:val="24"/>
          <w:lang w:val="en-AU" w:eastAsia="ru-RU"/>
          <w14:ligatures w14:val="none"/>
        </w:rPr>
        <w:t>8</w:t>
      </w:r>
      <w:r w:rsidRPr="00E75946">
        <w:rPr>
          <w:rFonts w:ascii="Times New Roman" w:eastAsia="Times New Roman" w:hAnsi="Times New Roman" w:cs="Times New Roman"/>
          <w:kern w:val="0"/>
          <w:sz w:val="24"/>
          <w:szCs w:val="24"/>
          <w:lang w:val="en-AU" w:eastAsia="ru-RU"/>
          <w14:ligatures w14:val="none"/>
        </w:rPr>
        <w:t>)</w:t>
      </w:r>
    </w:p>
    <w:p w14:paraId="787AB598" w14:textId="10CC2A4A" w:rsidR="00F24A5C" w:rsidRDefault="00E75946" w:rsidP="00D10C29">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for relative values. </w:t>
      </w:r>
      <w:proofErr w:type="spellStart"/>
      <w:r w:rsidRPr="00E75946">
        <w:rPr>
          <w:rFonts w:ascii="Times New Roman" w:hAnsi="Times New Roman" w:cs="Times New Roman"/>
          <w:sz w:val="24"/>
          <w:szCs w:val="24"/>
        </w:rPr>
        <w:t>u</w:t>
      </w:r>
      <w:r w:rsidRPr="00E75946">
        <w:rPr>
          <w:rFonts w:ascii="Times New Roman" w:hAnsi="Times New Roman" w:cs="Times New Roman"/>
          <w:sz w:val="24"/>
          <w:szCs w:val="24"/>
          <w:vertAlign w:val="subscript"/>
        </w:rPr>
        <w:t>D,j</w:t>
      </w:r>
      <w:proofErr w:type="spellEnd"/>
      <w:r>
        <w:rPr>
          <w:rFonts w:ascii="Times New Roman" w:hAnsi="Times New Roman" w:cs="Times New Roman"/>
          <w:sz w:val="24"/>
          <w:szCs w:val="24"/>
        </w:rPr>
        <w:t xml:space="preserve"> is the absolute, </w:t>
      </w:r>
      <w:proofErr w:type="spellStart"/>
      <w:r w:rsidRPr="00E75946">
        <w:rPr>
          <w:rFonts w:ascii="Times New Roman" w:hAnsi="Times New Roman" w:cs="Times New Roman"/>
          <w:sz w:val="24"/>
          <w:szCs w:val="24"/>
        </w:rPr>
        <w:t>u</w:t>
      </w:r>
      <w:r w:rsidRPr="00E75946">
        <w:rPr>
          <w:rFonts w:ascii="Times New Roman" w:hAnsi="Times New Roman" w:cs="Times New Roman"/>
          <w:sz w:val="24"/>
          <w:szCs w:val="24"/>
          <w:vertAlign w:val="subscript"/>
        </w:rPr>
        <w:t>D,j,rel</w:t>
      </w:r>
      <w:proofErr w:type="spellEnd"/>
      <w:r w:rsidRPr="00E75946">
        <w:rPr>
          <w:rFonts w:ascii="Times New Roman" w:hAnsi="Times New Roman" w:cs="Times New Roman"/>
          <w:sz w:val="24"/>
          <w:szCs w:val="24"/>
        </w:rPr>
        <w:t xml:space="preserve"> is the relative experimental uncertainty for </w:t>
      </w:r>
      <w:r>
        <w:rPr>
          <w:rFonts w:ascii="Times New Roman" w:hAnsi="Times New Roman" w:cs="Times New Roman"/>
          <w:sz w:val="24"/>
          <w:szCs w:val="24"/>
        </w:rPr>
        <w:t>j-</w:t>
      </w:r>
      <w:proofErr w:type="spellStart"/>
      <w:r>
        <w:rPr>
          <w:rFonts w:ascii="Times New Roman" w:hAnsi="Times New Roman" w:cs="Times New Roman"/>
          <w:sz w:val="24"/>
          <w:szCs w:val="24"/>
        </w:rPr>
        <w:t>th</w:t>
      </w:r>
      <w:proofErr w:type="spellEnd"/>
      <w:r w:rsidRPr="00E75946">
        <w:rPr>
          <w:rFonts w:ascii="Times New Roman" w:hAnsi="Times New Roman" w:cs="Times New Roman"/>
          <w:sz w:val="24"/>
          <w:szCs w:val="24"/>
        </w:rPr>
        <w:t xml:space="preserve"> measurement, </w:t>
      </w:r>
      <w:proofErr w:type="spellStart"/>
      <w:r w:rsidRPr="00E75946">
        <w:rPr>
          <w:rFonts w:ascii="Times New Roman" w:hAnsi="Times New Roman" w:cs="Times New Roman"/>
          <w:sz w:val="24"/>
          <w:szCs w:val="24"/>
        </w:rPr>
        <w:t>s</w:t>
      </w:r>
      <w:r w:rsidRPr="00E75946">
        <w:rPr>
          <w:rFonts w:ascii="Times New Roman" w:hAnsi="Times New Roman" w:cs="Times New Roman"/>
          <w:sz w:val="24"/>
          <w:szCs w:val="24"/>
          <w:vertAlign w:val="subscript"/>
        </w:rPr>
        <w:t>j</w:t>
      </w:r>
      <w:proofErr w:type="spellEnd"/>
      <w:r w:rsidRPr="00E75946">
        <w:rPr>
          <w:rFonts w:ascii="Times New Roman" w:hAnsi="Times New Roman" w:cs="Times New Roman"/>
          <w:sz w:val="24"/>
          <w:szCs w:val="24"/>
        </w:rPr>
        <w:t xml:space="preserve"> is the standard deviation of the multivariate simulations</w:t>
      </w:r>
      <w:r w:rsidR="001424EF">
        <w:rPr>
          <w:rFonts w:ascii="Times New Roman" w:hAnsi="Times New Roman" w:cs="Times New Roman"/>
          <w:sz w:val="24"/>
          <w:szCs w:val="24"/>
        </w:rPr>
        <w:t xml:space="preserve">, </w:t>
      </w:r>
      <w:proofErr w:type="spellStart"/>
      <w:r w:rsidR="001424EF">
        <w:rPr>
          <w:rFonts w:ascii="Times New Roman" w:hAnsi="Times New Roman" w:cs="Times New Roman"/>
          <w:sz w:val="24"/>
          <w:szCs w:val="24"/>
        </w:rPr>
        <w:t>u</w:t>
      </w:r>
      <w:r w:rsidR="001424EF" w:rsidRPr="001424EF">
        <w:rPr>
          <w:rFonts w:ascii="Times New Roman" w:hAnsi="Times New Roman" w:cs="Times New Roman"/>
          <w:sz w:val="24"/>
          <w:szCs w:val="24"/>
          <w:vertAlign w:val="subscript"/>
        </w:rPr>
        <w:t>num,j</w:t>
      </w:r>
      <w:proofErr w:type="spellEnd"/>
      <w:r w:rsidR="001424EF">
        <w:rPr>
          <w:rFonts w:ascii="Times New Roman" w:hAnsi="Times New Roman" w:cs="Times New Roman"/>
          <w:sz w:val="24"/>
          <w:szCs w:val="24"/>
        </w:rPr>
        <w:t xml:space="preserve"> is the uncertainty due to the discretization</w:t>
      </w:r>
      <w:r w:rsidRPr="00E75946">
        <w:rPr>
          <w:rFonts w:ascii="Times New Roman" w:hAnsi="Times New Roman" w:cs="Times New Roman"/>
          <w:sz w:val="24"/>
          <w:szCs w:val="24"/>
        </w:rPr>
        <w:t>.</w:t>
      </w:r>
      <w:r w:rsidR="001424EF">
        <w:rPr>
          <w:rFonts w:ascii="Times New Roman" w:hAnsi="Times New Roman" w:cs="Times New Roman"/>
          <w:sz w:val="24"/>
          <w:szCs w:val="24"/>
        </w:rPr>
        <w:t xml:space="preserve"> Then the </w:t>
      </w:r>
      <w:r w:rsidR="001424EF" w:rsidRPr="001424EF">
        <w:rPr>
          <w:rFonts w:ascii="Times New Roman" w:hAnsi="Times New Roman" w:cs="Times New Roman"/>
          <w:sz w:val="24"/>
          <w:szCs w:val="24"/>
        </w:rPr>
        <w:t xml:space="preserve">final estimate for </w:t>
      </w:r>
      <w:proofErr w:type="spellStart"/>
      <w:r w:rsidR="001424EF" w:rsidRPr="001424EF">
        <w:rPr>
          <w:rFonts w:ascii="Times New Roman" w:hAnsi="Times New Roman" w:cs="Times New Roman"/>
          <w:sz w:val="24"/>
          <w:szCs w:val="24"/>
        </w:rPr>
        <w:t>u</w:t>
      </w:r>
      <w:r w:rsidR="001424EF" w:rsidRPr="001424EF">
        <w:rPr>
          <w:rFonts w:ascii="Times New Roman" w:hAnsi="Times New Roman" w:cs="Times New Roman"/>
          <w:sz w:val="24"/>
          <w:szCs w:val="24"/>
          <w:vertAlign w:val="subscript"/>
        </w:rPr>
        <w:t>tot</w:t>
      </w:r>
      <w:proofErr w:type="spellEnd"/>
      <w:r w:rsidR="001424EF" w:rsidRPr="001424EF">
        <w:rPr>
          <w:rFonts w:ascii="Times New Roman" w:hAnsi="Times New Roman" w:cs="Times New Roman"/>
          <w:sz w:val="24"/>
          <w:szCs w:val="24"/>
        </w:rPr>
        <w:t xml:space="preserve"> is obtained as</w:t>
      </w:r>
      <w:r w:rsidR="001424EF">
        <w:rPr>
          <w:rFonts w:ascii="Times New Roman" w:hAnsi="Times New Roman" w:cs="Times New Roman"/>
          <w:sz w:val="24"/>
          <w:szCs w:val="24"/>
        </w:rPr>
        <w:t xml:space="preserve"> [</w:t>
      </w:r>
      <w:r w:rsidR="00AC5B64">
        <w:rPr>
          <w:rFonts w:ascii="Times New Roman" w:hAnsi="Times New Roman" w:cs="Times New Roman"/>
          <w:sz w:val="24"/>
          <w:szCs w:val="24"/>
        </w:rPr>
        <w:fldChar w:fldCharType="begin"/>
      </w:r>
      <w:r w:rsidR="00AC5B64">
        <w:rPr>
          <w:rFonts w:ascii="Times New Roman" w:hAnsi="Times New Roman" w:cs="Times New Roman"/>
          <w:sz w:val="24"/>
          <w:szCs w:val="24"/>
        </w:rPr>
        <w:instrText xml:space="preserve"> REF _Ref221311806 \r \h </w:instrText>
      </w:r>
      <w:r w:rsidR="00AC5B64">
        <w:rPr>
          <w:rFonts w:ascii="Times New Roman" w:hAnsi="Times New Roman" w:cs="Times New Roman"/>
          <w:sz w:val="24"/>
          <w:szCs w:val="24"/>
        </w:rPr>
      </w:r>
      <w:r w:rsidR="00AC5B64">
        <w:rPr>
          <w:rFonts w:ascii="Times New Roman" w:hAnsi="Times New Roman" w:cs="Times New Roman"/>
          <w:sz w:val="24"/>
          <w:szCs w:val="24"/>
        </w:rPr>
        <w:fldChar w:fldCharType="separate"/>
      </w:r>
      <w:r w:rsidR="00AC5B64">
        <w:rPr>
          <w:rFonts w:ascii="Times New Roman" w:hAnsi="Times New Roman" w:cs="Times New Roman"/>
          <w:sz w:val="24"/>
          <w:szCs w:val="24"/>
        </w:rPr>
        <w:t>6</w:t>
      </w:r>
      <w:r w:rsidR="00AC5B64">
        <w:rPr>
          <w:rFonts w:ascii="Times New Roman" w:hAnsi="Times New Roman" w:cs="Times New Roman"/>
          <w:sz w:val="24"/>
          <w:szCs w:val="24"/>
        </w:rPr>
        <w:fldChar w:fldCharType="end"/>
      </w:r>
      <w:r w:rsidR="00AC5B64">
        <w:rPr>
          <w:rFonts w:ascii="Times New Roman" w:hAnsi="Times New Roman" w:cs="Times New Roman"/>
          <w:sz w:val="24"/>
          <w:szCs w:val="24"/>
        </w:rPr>
        <w:t xml:space="preserve">, </w:t>
      </w:r>
      <w:r w:rsidR="00AC5B64">
        <w:rPr>
          <w:rFonts w:ascii="Times New Roman" w:hAnsi="Times New Roman" w:cs="Times New Roman"/>
          <w:sz w:val="24"/>
          <w:szCs w:val="24"/>
        </w:rPr>
        <w:fldChar w:fldCharType="begin"/>
      </w:r>
      <w:r w:rsidR="00AC5B64">
        <w:rPr>
          <w:rFonts w:ascii="Times New Roman" w:hAnsi="Times New Roman" w:cs="Times New Roman"/>
          <w:sz w:val="24"/>
          <w:szCs w:val="24"/>
        </w:rPr>
        <w:instrText xml:space="preserve"> REF _Ref221311978 \r \h </w:instrText>
      </w:r>
      <w:r w:rsidR="00AC5B64">
        <w:rPr>
          <w:rFonts w:ascii="Times New Roman" w:hAnsi="Times New Roman" w:cs="Times New Roman"/>
          <w:sz w:val="24"/>
          <w:szCs w:val="24"/>
        </w:rPr>
      </w:r>
      <w:r w:rsidR="00AC5B64">
        <w:rPr>
          <w:rFonts w:ascii="Times New Roman" w:hAnsi="Times New Roman" w:cs="Times New Roman"/>
          <w:sz w:val="24"/>
          <w:szCs w:val="24"/>
        </w:rPr>
        <w:fldChar w:fldCharType="separate"/>
      </w:r>
      <w:r w:rsidR="00AC5B64">
        <w:rPr>
          <w:rFonts w:ascii="Times New Roman" w:hAnsi="Times New Roman" w:cs="Times New Roman"/>
          <w:sz w:val="24"/>
          <w:szCs w:val="24"/>
        </w:rPr>
        <w:t>7</w:t>
      </w:r>
      <w:r w:rsidR="00AC5B64">
        <w:rPr>
          <w:rFonts w:ascii="Times New Roman" w:hAnsi="Times New Roman" w:cs="Times New Roman"/>
          <w:sz w:val="24"/>
          <w:szCs w:val="24"/>
        </w:rPr>
        <w:fldChar w:fldCharType="end"/>
      </w:r>
      <w:r w:rsidR="001424EF">
        <w:rPr>
          <w:rFonts w:ascii="Times New Roman" w:hAnsi="Times New Roman" w:cs="Times New Roman"/>
          <w:sz w:val="24"/>
          <w:szCs w:val="24"/>
        </w:rPr>
        <w:t>]:</w:t>
      </w:r>
    </w:p>
    <w:p w14:paraId="2E76F9F1" w14:textId="3875B184" w:rsidR="00121298" w:rsidRPr="00121298" w:rsidRDefault="00121298" w:rsidP="00121298">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4"/>
          <w:szCs w:val="24"/>
          <w:lang w:val="en-AU" w:eastAsia="ru-RU"/>
          <w14:ligatures w14:val="none"/>
        </w:rPr>
      </w:pPr>
      <w:r w:rsidRPr="00121298">
        <w:rPr>
          <w:rFonts w:ascii="Times New Roman" w:eastAsia="Times New Roman" w:hAnsi="Times New Roman" w:cs="Times New Roman"/>
          <w:kern w:val="0"/>
          <w:position w:val="-16"/>
          <w:sz w:val="24"/>
          <w:szCs w:val="24"/>
          <w:lang w:val="ru-RU" w:eastAsia="ru-RU"/>
          <w14:ligatures w14:val="none"/>
        </w:rPr>
        <w:object w:dxaOrig="2280" w:dyaOrig="480" w14:anchorId="4228B365">
          <v:shape id="_x0000_i1033" type="#_x0000_t75" style="width:113.3pt;height:26.9pt" o:ole="">
            <v:imagedata r:id="rId25" o:title=""/>
          </v:shape>
          <o:OLEObject Type="Embed" ProgID="Equation.3" ShapeID="_x0000_i1033" DrawAspect="Content" ObjectID="_1834156297" r:id="rId26"/>
        </w:object>
      </w:r>
      <w:r w:rsidRPr="00121298">
        <w:rPr>
          <w:rFonts w:ascii="Times New Roman" w:eastAsia="Times New Roman" w:hAnsi="Times New Roman" w:cs="Times New Roman"/>
          <w:kern w:val="0"/>
          <w:position w:val="-10"/>
          <w:sz w:val="24"/>
          <w:szCs w:val="24"/>
          <w:lang w:val="en-AU" w:eastAsia="ru-RU"/>
          <w14:ligatures w14:val="none"/>
        </w:rPr>
        <w:t>,</w:t>
      </w:r>
      <w:r w:rsidRPr="00121298">
        <w:rPr>
          <w:rFonts w:ascii="Times New Roman" w:eastAsia="Times New Roman" w:hAnsi="Times New Roman" w:cs="Times New Roman"/>
          <w:kern w:val="0"/>
          <w:sz w:val="24"/>
          <w:szCs w:val="24"/>
          <w:lang w:val="en-AU" w:eastAsia="ru-RU"/>
          <w14:ligatures w14:val="none"/>
        </w:rPr>
        <w:tab/>
        <w:t>(</w:t>
      </w:r>
      <w:r w:rsidR="00B020D4">
        <w:rPr>
          <w:rFonts w:ascii="Times New Roman" w:eastAsia="Times New Roman" w:hAnsi="Times New Roman" w:cs="Times New Roman"/>
          <w:kern w:val="0"/>
          <w:sz w:val="24"/>
          <w:szCs w:val="24"/>
          <w:lang w:val="en-AU" w:eastAsia="ru-RU"/>
          <w14:ligatures w14:val="none"/>
        </w:rPr>
        <w:t>9</w:t>
      </w:r>
      <w:r w:rsidRPr="00121298">
        <w:rPr>
          <w:rFonts w:ascii="Times New Roman" w:eastAsia="Times New Roman" w:hAnsi="Times New Roman" w:cs="Times New Roman"/>
          <w:kern w:val="0"/>
          <w:sz w:val="24"/>
          <w:szCs w:val="24"/>
          <w:lang w:val="en-AU" w:eastAsia="ru-RU"/>
          <w14:ligatures w14:val="none"/>
        </w:rPr>
        <w:t>)</w:t>
      </w:r>
    </w:p>
    <w:p w14:paraId="637E0E31" w14:textId="1F7B1622" w:rsidR="00121298" w:rsidRDefault="00B020D4" w:rsidP="00D10C29">
      <w:pPr>
        <w:spacing w:line="240" w:lineRule="auto"/>
        <w:ind w:left="360"/>
        <w:jc w:val="both"/>
        <w:rPr>
          <w:rFonts w:ascii="Times New Roman" w:hAnsi="Times New Roman" w:cs="Times New Roman"/>
          <w:sz w:val="24"/>
          <w:szCs w:val="24"/>
        </w:rPr>
      </w:pPr>
      <w:r w:rsidRPr="00B020D4">
        <w:rPr>
          <w:rFonts w:ascii="Times New Roman" w:hAnsi="Times New Roman" w:cs="Times New Roman"/>
          <w:sz w:val="24"/>
          <w:szCs w:val="24"/>
        </w:rPr>
        <w:t xml:space="preserve">where </w:t>
      </w:r>
      <w:proofErr w:type="spellStart"/>
      <w:r w:rsidRPr="00B020D4">
        <w:rPr>
          <w:rFonts w:ascii="Times New Roman" w:hAnsi="Times New Roman" w:cs="Times New Roman"/>
          <w:sz w:val="24"/>
          <w:szCs w:val="24"/>
        </w:rPr>
        <w:t>u</w:t>
      </w:r>
      <w:r w:rsidRPr="00B020D4">
        <w:rPr>
          <w:rFonts w:ascii="Times New Roman" w:hAnsi="Times New Roman" w:cs="Times New Roman"/>
          <w:sz w:val="24"/>
          <w:szCs w:val="24"/>
          <w:vertAlign w:val="subscript"/>
        </w:rPr>
        <w:t>val</w:t>
      </w:r>
      <w:proofErr w:type="spellEnd"/>
      <w:r w:rsidRPr="00B020D4">
        <w:rPr>
          <w:rFonts w:ascii="Times New Roman" w:hAnsi="Times New Roman" w:cs="Times New Roman"/>
          <w:sz w:val="24"/>
          <w:szCs w:val="24"/>
        </w:rPr>
        <w:t xml:space="preserve"> is the mean value of </w:t>
      </w:r>
      <w:proofErr w:type="spellStart"/>
      <w:r w:rsidRPr="00B020D4">
        <w:rPr>
          <w:rFonts w:ascii="Times New Roman" w:hAnsi="Times New Roman" w:cs="Times New Roman"/>
          <w:sz w:val="24"/>
          <w:szCs w:val="24"/>
        </w:rPr>
        <w:t>u</w:t>
      </w:r>
      <w:r w:rsidRPr="00B020D4">
        <w:rPr>
          <w:rFonts w:ascii="Times New Roman" w:hAnsi="Times New Roman" w:cs="Times New Roman"/>
          <w:sz w:val="24"/>
          <w:szCs w:val="24"/>
          <w:vertAlign w:val="subscript"/>
        </w:rPr>
        <w:t>val,j</w:t>
      </w:r>
      <w:proofErr w:type="spellEnd"/>
      <w:r w:rsidRPr="00B020D4">
        <w:rPr>
          <w:rFonts w:ascii="Times New Roman" w:hAnsi="Times New Roman" w:cs="Times New Roman"/>
          <w:sz w:val="24"/>
          <w:szCs w:val="24"/>
        </w:rPr>
        <w:t xml:space="preserve">, </w:t>
      </w:r>
      <w:proofErr w:type="spellStart"/>
      <w:r w:rsidRPr="00B020D4">
        <w:rPr>
          <w:rFonts w:ascii="Times New Roman" w:hAnsi="Times New Roman" w:cs="Times New Roman"/>
          <w:sz w:val="24"/>
          <w:szCs w:val="24"/>
        </w:rPr>
        <w:t>u</w:t>
      </w:r>
      <w:r w:rsidRPr="00B020D4">
        <w:rPr>
          <w:rFonts w:ascii="Times New Roman" w:hAnsi="Times New Roman" w:cs="Times New Roman"/>
          <w:sz w:val="24"/>
          <w:szCs w:val="24"/>
          <w:vertAlign w:val="subscript"/>
        </w:rPr>
        <w:t>E</w:t>
      </w:r>
      <w:proofErr w:type="spellEnd"/>
      <w:r w:rsidRPr="00B020D4">
        <w:rPr>
          <w:rFonts w:ascii="Times New Roman" w:hAnsi="Times New Roman" w:cs="Times New Roman"/>
          <w:sz w:val="24"/>
          <w:szCs w:val="24"/>
        </w:rPr>
        <w:t xml:space="preserve"> is the standard deviation of </w:t>
      </w:r>
      <w:proofErr w:type="spellStart"/>
      <w:r w:rsidRPr="00B020D4">
        <w:rPr>
          <w:rFonts w:ascii="Times New Roman" w:hAnsi="Times New Roman" w:cs="Times New Roman"/>
          <w:sz w:val="24"/>
          <w:szCs w:val="24"/>
        </w:rPr>
        <w:t>E</w:t>
      </w:r>
      <w:r w:rsidRPr="00B020D4">
        <w:rPr>
          <w:rFonts w:ascii="Times New Roman" w:hAnsi="Times New Roman" w:cs="Times New Roman"/>
          <w:sz w:val="24"/>
          <w:szCs w:val="24"/>
          <w:vertAlign w:val="subscript"/>
        </w:rPr>
        <w:t>j</w:t>
      </w:r>
      <w:proofErr w:type="spellEnd"/>
      <w:r w:rsidRPr="00B020D4">
        <w:rPr>
          <w:rFonts w:ascii="Times New Roman" w:hAnsi="Times New Roman" w:cs="Times New Roman"/>
          <w:sz w:val="24"/>
          <w:szCs w:val="24"/>
        </w:rPr>
        <w:t xml:space="preserve">, </w:t>
      </w:r>
      <w:proofErr w:type="spellStart"/>
      <w:r w:rsidRPr="00B020D4">
        <w:rPr>
          <w:rFonts w:ascii="Times New Roman" w:hAnsi="Times New Roman" w:cs="Times New Roman"/>
          <w:sz w:val="24"/>
          <w:szCs w:val="24"/>
        </w:rPr>
        <w:t>u</w:t>
      </w:r>
      <w:r w:rsidRPr="00B020D4">
        <w:rPr>
          <w:rFonts w:ascii="Times New Roman" w:hAnsi="Times New Roman" w:cs="Times New Roman"/>
          <w:sz w:val="24"/>
          <w:szCs w:val="24"/>
          <w:vertAlign w:val="subscript"/>
        </w:rPr>
        <w:t>u,val</w:t>
      </w:r>
      <w:proofErr w:type="spellEnd"/>
      <w:r w:rsidRPr="00B020D4">
        <w:rPr>
          <w:rFonts w:ascii="Times New Roman" w:hAnsi="Times New Roman" w:cs="Times New Roman"/>
          <w:sz w:val="24"/>
          <w:szCs w:val="24"/>
        </w:rPr>
        <w:t xml:space="preserve"> is the standard deviation of </w:t>
      </w:r>
      <w:proofErr w:type="spellStart"/>
      <w:r w:rsidRPr="00B020D4">
        <w:rPr>
          <w:rFonts w:ascii="Times New Roman" w:hAnsi="Times New Roman" w:cs="Times New Roman"/>
          <w:sz w:val="24"/>
          <w:szCs w:val="24"/>
        </w:rPr>
        <w:t>u</w:t>
      </w:r>
      <w:r w:rsidRPr="00B020D4">
        <w:rPr>
          <w:rFonts w:ascii="Times New Roman" w:hAnsi="Times New Roman" w:cs="Times New Roman"/>
          <w:sz w:val="24"/>
          <w:szCs w:val="24"/>
          <w:vertAlign w:val="subscript"/>
        </w:rPr>
        <w:t>val,j</w:t>
      </w:r>
      <w:proofErr w:type="spellEnd"/>
      <w:r w:rsidRPr="00B020D4">
        <w:rPr>
          <w:rFonts w:ascii="Times New Roman" w:hAnsi="Times New Roman" w:cs="Times New Roman"/>
          <w:sz w:val="24"/>
          <w:szCs w:val="24"/>
        </w:rPr>
        <w:t xml:space="preserve"> over the range j = 1..J.</w:t>
      </w:r>
    </w:p>
    <w:p w14:paraId="1474937F" w14:textId="3ED21110" w:rsidR="00005953" w:rsidRDefault="00005953" w:rsidP="00D10C29">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rPr>
        <w:t xml:space="preserve">An extension of this procedure for the case of multiple experiments on different facilities is described in </w:t>
      </w:r>
      <w:r>
        <w:rPr>
          <w:rFonts w:ascii="Times New Roman" w:hAnsi="Times New Roman" w:cs="Times New Roman"/>
          <w:sz w:val="24"/>
          <w:szCs w:val="24"/>
          <w:lang w:val="en-US"/>
        </w:rPr>
        <w:t>[</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_Ref221311978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7</w:t>
      </w:r>
      <w:r w:rsidR="00AC5B64">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4ECD640E" w14:textId="5BF89497" w:rsidR="00A80F5E" w:rsidRDefault="00A80F5E" w:rsidP="00D10C29">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number of multivariate simulations is chosen </w:t>
      </w:r>
      <w:r w:rsidR="009948FE">
        <w:rPr>
          <w:rFonts w:ascii="Times New Roman" w:hAnsi="Times New Roman" w:cs="Times New Roman"/>
          <w:sz w:val="24"/>
          <w:szCs w:val="24"/>
          <w:lang w:val="en-US"/>
        </w:rPr>
        <w:t xml:space="preserve">according to the following considerations. </w:t>
      </w:r>
      <w:r w:rsidR="006B5A20">
        <w:rPr>
          <w:rFonts w:ascii="Times New Roman" w:hAnsi="Times New Roman" w:cs="Times New Roman"/>
          <w:sz w:val="24"/>
          <w:szCs w:val="24"/>
          <w:lang w:val="en-US"/>
        </w:rPr>
        <w:t>T</w:t>
      </w:r>
      <w:r w:rsidR="009948FE">
        <w:rPr>
          <w:rFonts w:ascii="Times New Roman" w:hAnsi="Times New Roman" w:cs="Times New Roman"/>
          <w:sz w:val="24"/>
          <w:szCs w:val="24"/>
          <w:lang w:val="en-US"/>
        </w:rPr>
        <w:t>he number of simulations required for estimati</w:t>
      </w:r>
      <w:r w:rsidR="006B5A20">
        <w:rPr>
          <w:rFonts w:ascii="Times New Roman" w:hAnsi="Times New Roman" w:cs="Times New Roman"/>
          <w:sz w:val="24"/>
          <w:szCs w:val="24"/>
          <w:lang w:val="en-US"/>
        </w:rPr>
        <w:t>ng</w:t>
      </w:r>
      <w:r w:rsidR="009948FE">
        <w:rPr>
          <w:rFonts w:ascii="Times New Roman" w:hAnsi="Times New Roman" w:cs="Times New Roman"/>
          <w:sz w:val="24"/>
          <w:szCs w:val="24"/>
          <w:lang w:val="en-US"/>
        </w:rPr>
        <w:t xml:space="preserve"> the </w:t>
      </w:r>
      <w:r w:rsidR="00F96BA9">
        <w:rPr>
          <w:rFonts w:ascii="Times New Roman" w:hAnsi="Times New Roman" w:cs="Times New Roman"/>
          <w:sz w:val="24"/>
          <w:szCs w:val="24"/>
          <w:lang w:val="en-US"/>
        </w:rPr>
        <w:t xml:space="preserve">mean value with desired confidence can be obtained with Z-score or using t-distribution; for standard deviation – using </w:t>
      </w:r>
      <w:r w:rsidR="00F96BA9">
        <w:rPr>
          <w:rFonts w:ascii="Symbol" w:hAnsi="Symbol" w:cs="Times New Roman"/>
          <w:sz w:val="24"/>
          <w:szCs w:val="24"/>
          <w:lang w:val="en-US"/>
        </w:rPr>
        <w:sym w:font="Symbol" w:char="F063"/>
      </w:r>
      <w:r w:rsidR="00F96BA9" w:rsidRPr="00F96BA9">
        <w:rPr>
          <w:rFonts w:ascii="Times New Roman" w:hAnsi="Times New Roman" w:cs="Times New Roman"/>
          <w:sz w:val="24"/>
          <w:szCs w:val="24"/>
          <w:vertAlign w:val="superscript"/>
          <w:lang w:val="en-US"/>
        </w:rPr>
        <w:t>2</w:t>
      </w:r>
      <w:r w:rsidR="00F96BA9">
        <w:rPr>
          <w:rFonts w:ascii="Times New Roman" w:hAnsi="Times New Roman" w:cs="Times New Roman"/>
          <w:sz w:val="24"/>
          <w:szCs w:val="24"/>
          <w:lang w:val="en-US"/>
        </w:rPr>
        <w:t xml:space="preserve"> distribution. </w:t>
      </w:r>
      <w:r w:rsidR="00F96BA9" w:rsidRPr="00F96BA9">
        <w:rPr>
          <w:rFonts w:ascii="Times New Roman" w:hAnsi="Times New Roman" w:cs="Times New Roman"/>
          <w:sz w:val="24"/>
          <w:szCs w:val="24"/>
          <w:lang w:val="en-US"/>
        </w:rPr>
        <w:tab/>
      </w:r>
      <w:r w:rsidR="00F96BA9">
        <w:rPr>
          <w:rFonts w:ascii="Times New Roman" w:hAnsi="Times New Roman" w:cs="Times New Roman"/>
          <w:sz w:val="24"/>
          <w:szCs w:val="24"/>
          <w:lang w:val="en-US"/>
        </w:rPr>
        <w:t>If w</w:t>
      </w:r>
      <w:r w:rsidR="00F96BA9" w:rsidRPr="00F96BA9">
        <w:rPr>
          <w:rFonts w:ascii="Times New Roman" w:hAnsi="Times New Roman" w:cs="Times New Roman"/>
          <w:sz w:val="24"/>
          <w:szCs w:val="24"/>
          <w:lang w:val="en-US"/>
        </w:rPr>
        <w:t xml:space="preserve">e are interested not only in the values of E and </w:t>
      </w:r>
      <w:proofErr w:type="spellStart"/>
      <w:r w:rsidR="00F96BA9" w:rsidRPr="00F96BA9">
        <w:rPr>
          <w:rFonts w:ascii="Times New Roman" w:hAnsi="Times New Roman" w:cs="Times New Roman"/>
          <w:sz w:val="24"/>
          <w:szCs w:val="24"/>
          <w:lang w:val="en-US"/>
        </w:rPr>
        <w:t>u</w:t>
      </w:r>
      <w:r w:rsidR="00F96BA9" w:rsidRPr="00F96BA9">
        <w:rPr>
          <w:rFonts w:ascii="Times New Roman" w:hAnsi="Times New Roman" w:cs="Times New Roman"/>
          <w:sz w:val="24"/>
          <w:szCs w:val="24"/>
          <w:vertAlign w:val="subscript"/>
          <w:lang w:val="en-US"/>
        </w:rPr>
        <w:t>tot</w:t>
      </w:r>
      <w:proofErr w:type="spellEnd"/>
      <w:r w:rsidR="00F96BA9" w:rsidRPr="00F96BA9">
        <w:rPr>
          <w:rFonts w:ascii="Times New Roman" w:hAnsi="Times New Roman" w:cs="Times New Roman"/>
          <w:sz w:val="24"/>
          <w:szCs w:val="24"/>
          <w:lang w:val="en-US"/>
        </w:rPr>
        <w:t>, but also in the estimate of the uncertainty range of the output parameters</w:t>
      </w:r>
      <w:r w:rsidR="00F96BA9">
        <w:rPr>
          <w:rFonts w:ascii="Times New Roman" w:hAnsi="Times New Roman" w:cs="Times New Roman"/>
          <w:sz w:val="24"/>
          <w:szCs w:val="24"/>
          <w:lang w:val="en-US"/>
        </w:rPr>
        <w:t>,</w:t>
      </w:r>
      <w:r w:rsidR="00F96BA9" w:rsidRPr="00F96BA9">
        <w:rPr>
          <w:rFonts w:ascii="Times New Roman" w:hAnsi="Times New Roman" w:cs="Times New Roman"/>
          <w:sz w:val="24"/>
          <w:szCs w:val="24"/>
          <w:lang w:val="en-US"/>
        </w:rPr>
        <w:t xml:space="preserve"> </w:t>
      </w:r>
      <w:r w:rsidR="00F96BA9">
        <w:rPr>
          <w:rFonts w:ascii="Times New Roman" w:hAnsi="Times New Roman" w:cs="Times New Roman"/>
          <w:sz w:val="24"/>
          <w:szCs w:val="24"/>
          <w:lang w:val="en-US"/>
        </w:rPr>
        <w:t>t</w:t>
      </w:r>
      <w:r w:rsidR="00F96BA9" w:rsidRPr="00F96BA9">
        <w:rPr>
          <w:rFonts w:ascii="Times New Roman" w:hAnsi="Times New Roman" w:cs="Times New Roman"/>
          <w:sz w:val="24"/>
          <w:szCs w:val="24"/>
          <w:lang w:val="en-US"/>
        </w:rPr>
        <w:t>he necessary number of simulations n can be obtained from Wilks</w:t>
      </w:r>
      <w:r w:rsidR="00F96BA9">
        <w:rPr>
          <w:rFonts w:ascii="Times New Roman" w:hAnsi="Times New Roman" w:cs="Times New Roman"/>
          <w:sz w:val="24"/>
          <w:szCs w:val="24"/>
          <w:lang w:val="en-US"/>
        </w:rPr>
        <w:t>’</w:t>
      </w:r>
      <w:r w:rsidR="00F96BA9" w:rsidRPr="00F96BA9">
        <w:rPr>
          <w:rFonts w:ascii="Times New Roman" w:hAnsi="Times New Roman" w:cs="Times New Roman"/>
          <w:sz w:val="24"/>
          <w:szCs w:val="24"/>
          <w:lang w:val="en-US"/>
        </w:rPr>
        <w:t xml:space="preserve"> formula</w:t>
      </w:r>
      <w:r w:rsidR="00F96BA9">
        <w:rPr>
          <w:rFonts w:ascii="Times New Roman" w:hAnsi="Times New Roman" w:cs="Times New Roman"/>
          <w:sz w:val="24"/>
          <w:szCs w:val="24"/>
          <w:lang w:val="en-US"/>
        </w:rPr>
        <w:t>.</w:t>
      </w:r>
      <w:r w:rsidR="00F96BA9" w:rsidRPr="00F96BA9">
        <w:rPr>
          <w:rFonts w:ascii="Times New Roman" w:hAnsi="Times New Roman" w:cs="Times New Roman"/>
          <w:sz w:val="24"/>
          <w:szCs w:val="24"/>
          <w:lang w:val="en-US"/>
        </w:rPr>
        <w:t xml:space="preserve"> </w:t>
      </w:r>
      <w:r w:rsidR="00F96BA9">
        <w:rPr>
          <w:rFonts w:ascii="Times New Roman" w:hAnsi="Times New Roman" w:cs="Times New Roman"/>
          <w:sz w:val="24"/>
          <w:szCs w:val="24"/>
          <w:lang w:val="en-US"/>
        </w:rPr>
        <w:t>F</w:t>
      </w:r>
      <w:r w:rsidR="00F96BA9" w:rsidRPr="00F96BA9">
        <w:rPr>
          <w:rFonts w:ascii="Times New Roman" w:hAnsi="Times New Roman" w:cs="Times New Roman"/>
          <w:sz w:val="24"/>
          <w:szCs w:val="24"/>
          <w:lang w:val="en-US"/>
        </w:rPr>
        <w:t>or two-sided tolerance</w:t>
      </w:r>
      <w:r w:rsidR="00F96BA9">
        <w:rPr>
          <w:rFonts w:ascii="Times New Roman" w:hAnsi="Times New Roman" w:cs="Times New Roman"/>
          <w:sz w:val="24"/>
          <w:szCs w:val="24"/>
          <w:lang w:val="en-US"/>
        </w:rPr>
        <w:t xml:space="preserve"> limit</w:t>
      </w:r>
      <w:r w:rsidR="005463EA">
        <w:rPr>
          <w:rFonts w:ascii="Times New Roman" w:hAnsi="Times New Roman" w:cs="Times New Roman"/>
          <w:sz w:val="24"/>
          <w:szCs w:val="24"/>
          <w:lang w:val="en-US"/>
        </w:rPr>
        <w:t>,</w:t>
      </w:r>
      <w:r w:rsidR="00F96BA9">
        <w:rPr>
          <w:rFonts w:ascii="Times New Roman" w:hAnsi="Times New Roman" w:cs="Times New Roman"/>
          <w:sz w:val="24"/>
          <w:szCs w:val="24"/>
          <w:lang w:val="en-US"/>
        </w:rPr>
        <w:t xml:space="preserve"> the expression is [</w:t>
      </w:r>
      <w:r w:rsidR="00AC5B64">
        <w:rPr>
          <w:rFonts w:ascii="Times New Roman" w:hAnsi="Times New Roman" w:cs="Times New Roman"/>
          <w:sz w:val="24"/>
          <w:szCs w:val="24"/>
          <w:lang w:val="en-US"/>
        </w:rPr>
        <w:fldChar w:fldCharType="begin"/>
      </w:r>
      <w:r w:rsidR="00AC5B64">
        <w:rPr>
          <w:rFonts w:ascii="Times New Roman" w:hAnsi="Times New Roman" w:cs="Times New Roman"/>
          <w:sz w:val="24"/>
          <w:szCs w:val="24"/>
          <w:lang w:val="en-US"/>
        </w:rPr>
        <w:instrText xml:space="preserve"> REF _Ref221313326 \r \h </w:instrText>
      </w:r>
      <w:r w:rsidR="00AC5B64">
        <w:rPr>
          <w:rFonts w:ascii="Times New Roman" w:hAnsi="Times New Roman" w:cs="Times New Roman"/>
          <w:sz w:val="24"/>
          <w:szCs w:val="24"/>
          <w:lang w:val="en-US"/>
        </w:rPr>
      </w:r>
      <w:r w:rsidR="00AC5B64">
        <w:rPr>
          <w:rFonts w:ascii="Times New Roman" w:hAnsi="Times New Roman" w:cs="Times New Roman"/>
          <w:sz w:val="24"/>
          <w:szCs w:val="24"/>
          <w:lang w:val="en-US"/>
        </w:rPr>
        <w:fldChar w:fldCharType="separate"/>
      </w:r>
      <w:r w:rsidR="00AC5B64">
        <w:rPr>
          <w:rFonts w:ascii="Times New Roman" w:hAnsi="Times New Roman" w:cs="Times New Roman"/>
          <w:sz w:val="24"/>
          <w:szCs w:val="24"/>
          <w:lang w:val="en-US"/>
        </w:rPr>
        <w:t>8</w:t>
      </w:r>
      <w:r w:rsidR="00AC5B64">
        <w:rPr>
          <w:rFonts w:ascii="Times New Roman" w:hAnsi="Times New Roman" w:cs="Times New Roman"/>
          <w:sz w:val="24"/>
          <w:szCs w:val="24"/>
          <w:lang w:val="en-US"/>
        </w:rPr>
        <w:fldChar w:fldCharType="end"/>
      </w:r>
      <w:r w:rsidR="00F96BA9">
        <w:rPr>
          <w:rFonts w:ascii="Times New Roman" w:hAnsi="Times New Roman" w:cs="Times New Roman"/>
          <w:sz w:val="24"/>
          <w:szCs w:val="24"/>
          <w:lang w:val="en-US"/>
        </w:rPr>
        <w:t xml:space="preserve">]: </w:t>
      </w:r>
    </w:p>
    <w:p w14:paraId="052520BC" w14:textId="7EC9FF2C" w:rsidR="005463EA" w:rsidRPr="005463EA" w:rsidRDefault="005463EA" w:rsidP="005463EA">
      <w:pPr>
        <w:numPr>
          <w:ilvl w:val="12"/>
          <w:numId w:val="0"/>
        </w:numPr>
        <w:tabs>
          <w:tab w:val="left" w:pos="5760"/>
        </w:tabs>
        <w:overflowPunct w:val="0"/>
        <w:autoSpaceDE w:val="0"/>
        <w:autoSpaceDN w:val="0"/>
        <w:adjustRightInd w:val="0"/>
        <w:spacing w:after="240" w:line="480" w:lineRule="auto"/>
        <w:ind w:firstLine="709"/>
        <w:jc w:val="right"/>
        <w:rPr>
          <w:rFonts w:ascii="Times New Roman" w:eastAsia="Times New Roman" w:hAnsi="Times New Roman" w:cs="Times New Roman"/>
          <w:kern w:val="0"/>
          <w:sz w:val="28"/>
          <w:szCs w:val="28"/>
          <w:lang w:val="en-AU" w:eastAsia="ru-RU"/>
          <w14:ligatures w14:val="none"/>
        </w:rPr>
      </w:pPr>
      <w:r w:rsidRPr="005463EA">
        <w:rPr>
          <w:rFonts w:ascii="Symbol" w:eastAsia="Times New Roman" w:hAnsi="Symbol" w:cs="Times New Roman"/>
          <w:kern w:val="0"/>
          <w:sz w:val="24"/>
          <w:szCs w:val="24"/>
          <w:lang w:val="ru-RU" w:eastAsia="ru-RU"/>
          <w14:ligatures w14:val="none"/>
        </w:rPr>
        <w:t></w:t>
      </w:r>
      <w:r w:rsidRPr="005463EA">
        <w:rPr>
          <w:rFonts w:ascii="Symbol" w:eastAsia="Times New Roman" w:hAnsi="Symbol" w:cs="Times New Roman"/>
          <w:kern w:val="0"/>
          <w:sz w:val="24"/>
          <w:szCs w:val="24"/>
          <w:lang w:val="en-US" w:eastAsia="ar-SA"/>
          <w14:ligatures w14:val="none"/>
        </w:rPr>
        <w:t></w:t>
      </w:r>
      <w:r w:rsidRPr="005463EA">
        <w:rPr>
          <w:rFonts w:ascii="Symbol" w:eastAsia="Times New Roman" w:hAnsi="Symbol" w:cs="Times New Roman"/>
          <w:kern w:val="0"/>
          <w:sz w:val="24"/>
          <w:szCs w:val="24"/>
          <w:lang w:val="en-US" w:eastAsia="ar-SA"/>
          <w14:ligatures w14:val="none"/>
        </w:rPr>
        <w:sym w:font="Symbol" w:char="F0A3"/>
      </w:r>
      <w:r w:rsidRPr="005463EA">
        <w:rPr>
          <w:rFonts w:ascii="Times New Roman" w:eastAsia="Times New Roman" w:hAnsi="Times New Roman" w:cs="Times New Roman"/>
          <w:kern w:val="0"/>
          <w:sz w:val="24"/>
          <w:szCs w:val="24"/>
          <w:lang w:val="en-US" w:eastAsia="ru-RU"/>
          <w14:ligatures w14:val="none"/>
        </w:rPr>
        <w:t xml:space="preserve"> 1 – </w:t>
      </w:r>
      <w:r w:rsidRPr="005463EA">
        <w:rPr>
          <w:rFonts w:ascii="Times New Roman" w:eastAsia="Times New Roman" w:hAnsi="Times New Roman" w:cs="Times New Roman"/>
          <w:i/>
          <w:iCs/>
          <w:kern w:val="0"/>
          <w:sz w:val="24"/>
          <w:szCs w:val="24"/>
          <w:lang w:val="en-US" w:eastAsia="ru-RU"/>
          <w14:ligatures w14:val="none"/>
        </w:rPr>
        <w:t>n</w:t>
      </w:r>
      <w:r w:rsidRPr="005463EA">
        <w:rPr>
          <w:rFonts w:ascii="Symbol" w:eastAsia="Times New Roman" w:hAnsi="Symbol" w:cs="Times New Roman"/>
          <w:kern w:val="0"/>
          <w:sz w:val="24"/>
          <w:szCs w:val="24"/>
          <w:lang w:val="ru-RU" w:eastAsia="ar-SA"/>
          <w14:ligatures w14:val="none"/>
        </w:rPr>
        <w:t></w:t>
      </w:r>
      <w:r w:rsidRPr="005463EA">
        <w:rPr>
          <w:rFonts w:ascii="Times New Roman" w:eastAsia="Times New Roman" w:hAnsi="Times New Roman" w:cs="Times New Roman"/>
          <w:i/>
          <w:iCs/>
          <w:kern w:val="0"/>
          <w:sz w:val="24"/>
          <w:szCs w:val="24"/>
          <w:vertAlign w:val="superscript"/>
          <w:lang w:val="en-US" w:eastAsia="ru-RU"/>
          <w14:ligatures w14:val="none"/>
        </w:rPr>
        <w:t>n</w:t>
      </w:r>
      <w:r w:rsidRPr="005463EA">
        <w:rPr>
          <w:rFonts w:ascii="Times New Roman" w:eastAsia="Times New Roman" w:hAnsi="Times New Roman" w:cs="Times New Roman"/>
          <w:kern w:val="0"/>
          <w:sz w:val="24"/>
          <w:szCs w:val="24"/>
          <w:vertAlign w:val="superscript"/>
          <w:lang w:val="en-US" w:eastAsia="ru-RU"/>
          <w14:ligatures w14:val="none"/>
        </w:rPr>
        <w:t>-1</w:t>
      </w:r>
      <w:r w:rsidRPr="005463EA">
        <w:rPr>
          <w:rFonts w:ascii="Times New Roman" w:eastAsia="Times New Roman" w:hAnsi="Times New Roman" w:cs="Times New Roman"/>
          <w:kern w:val="0"/>
          <w:sz w:val="24"/>
          <w:szCs w:val="24"/>
          <w:lang w:val="en-US" w:eastAsia="ru-RU"/>
          <w14:ligatures w14:val="none"/>
        </w:rPr>
        <w:t xml:space="preserve"> + (</w:t>
      </w:r>
      <w:r w:rsidRPr="005463EA">
        <w:rPr>
          <w:rFonts w:ascii="Times New Roman" w:eastAsia="Times New Roman" w:hAnsi="Times New Roman" w:cs="Times New Roman"/>
          <w:i/>
          <w:iCs/>
          <w:kern w:val="0"/>
          <w:sz w:val="24"/>
          <w:szCs w:val="24"/>
          <w:lang w:val="en-US" w:eastAsia="ru-RU"/>
          <w14:ligatures w14:val="none"/>
        </w:rPr>
        <w:t>n</w:t>
      </w:r>
      <w:r w:rsidRPr="005463EA">
        <w:rPr>
          <w:rFonts w:ascii="Times New Roman" w:eastAsia="Times New Roman" w:hAnsi="Times New Roman" w:cs="Times New Roman"/>
          <w:kern w:val="0"/>
          <w:sz w:val="24"/>
          <w:szCs w:val="24"/>
          <w:lang w:val="en-US" w:eastAsia="ru-RU"/>
          <w14:ligatures w14:val="none"/>
        </w:rPr>
        <w:t xml:space="preserve"> – 1)</w:t>
      </w:r>
      <w:r w:rsidRPr="005463EA">
        <w:rPr>
          <w:rFonts w:ascii="Symbol" w:eastAsia="Times New Roman" w:hAnsi="Symbol" w:cs="Times New Roman"/>
          <w:kern w:val="0"/>
          <w:sz w:val="24"/>
          <w:szCs w:val="24"/>
          <w:lang w:val="ru-RU" w:eastAsia="ar-SA"/>
          <w14:ligatures w14:val="none"/>
        </w:rPr>
        <w:t></w:t>
      </w:r>
      <w:r w:rsidRPr="005463EA">
        <w:rPr>
          <w:rFonts w:ascii="Times New Roman" w:eastAsia="Times New Roman" w:hAnsi="Times New Roman" w:cs="Times New Roman"/>
          <w:i/>
          <w:iCs/>
          <w:kern w:val="0"/>
          <w:sz w:val="24"/>
          <w:szCs w:val="24"/>
          <w:vertAlign w:val="superscript"/>
          <w:lang w:val="en-US" w:eastAsia="ru-RU"/>
          <w14:ligatures w14:val="none"/>
        </w:rPr>
        <w:t>n</w:t>
      </w:r>
      <w:r w:rsidRPr="005463EA">
        <w:rPr>
          <w:rFonts w:ascii="Times New Roman" w:eastAsia="Times New Roman" w:hAnsi="Times New Roman" w:cs="Times New Roman"/>
          <w:kern w:val="0"/>
          <w:position w:val="-10"/>
          <w:sz w:val="24"/>
          <w:szCs w:val="24"/>
          <w:lang w:val="en-AU" w:eastAsia="ru-RU"/>
          <w14:ligatures w14:val="none"/>
        </w:rPr>
        <w:t>,</w:t>
      </w:r>
      <w:r w:rsidRPr="005463EA">
        <w:rPr>
          <w:rFonts w:ascii="Times New Roman" w:eastAsia="Times New Roman" w:hAnsi="Times New Roman" w:cs="Times New Roman"/>
          <w:kern w:val="0"/>
          <w:sz w:val="24"/>
          <w:szCs w:val="24"/>
          <w:lang w:val="en-AU" w:eastAsia="ru-RU"/>
          <w14:ligatures w14:val="none"/>
        </w:rPr>
        <w:tab/>
        <w:t>(</w:t>
      </w:r>
      <w:r w:rsidR="000121D8" w:rsidRPr="004C5524">
        <w:rPr>
          <w:rFonts w:ascii="Times New Roman" w:eastAsia="Times New Roman" w:hAnsi="Times New Roman" w:cs="Times New Roman"/>
          <w:kern w:val="0"/>
          <w:sz w:val="24"/>
          <w:szCs w:val="24"/>
          <w:lang w:val="en-AU" w:eastAsia="ru-RU"/>
          <w14:ligatures w14:val="none"/>
        </w:rPr>
        <w:t>10</w:t>
      </w:r>
      <w:r w:rsidRPr="005463EA">
        <w:rPr>
          <w:rFonts w:ascii="Times New Roman" w:eastAsia="Times New Roman" w:hAnsi="Times New Roman" w:cs="Times New Roman"/>
          <w:kern w:val="0"/>
          <w:sz w:val="24"/>
          <w:szCs w:val="24"/>
          <w:lang w:val="en-AU" w:eastAsia="ru-RU"/>
          <w14:ligatures w14:val="none"/>
        </w:rPr>
        <w:t>)</w:t>
      </w:r>
    </w:p>
    <w:p w14:paraId="4D36DE8B" w14:textId="2015ADAB" w:rsidR="005463EA" w:rsidRDefault="005463EA" w:rsidP="00D10C29">
      <w:pPr>
        <w:spacing w:line="240" w:lineRule="auto"/>
        <w:ind w:left="360"/>
        <w:jc w:val="both"/>
        <w:rPr>
          <w:rFonts w:ascii="Times New Roman" w:hAnsi="Times New Roman" w:cs="Times New Roman"/>
          <w:sz w:val="24"/>
          <w:szCs w:val="24"/>
          <w:lang w:val="en-US"/>
        </w:rPr>
      </w:pPr>
      <w:r w:rsidRPr="005463EA">
        <w:rPr>
          <w:rFonts w:ascii="Times New Roman" w:hAnsi="Times New Roman" w:cs="Times New Roman"/>
          <w:sz w:val="24"/>
          <w:szCs w:val="24"/>
          <w:lang w:val="en-US"/>
        </w:rPr>
        <w:lastRenderedPageBreak/>
        <w:t xml:space="preserve">where </w:t>
      </w:r>
      <w:r w:rsidRPr="005463EA">
        <w:rPr>
          <w:rFonts w:ascii="Symbol" w:hAnsi="Symbol" w:cs="Times New Roman"/>
          <w:sz w:val="24"/>
          <w:szCs w:val="24"/>
          <w:lang w:val="en-US"/>
        </w:rPr>
        <w:t></w:t>
      </w:r>
      <w:r w:rsidRPr="005463EA">
        <w:rPr>
          <w:rFonts w:ascii="Times New Roman" w:hAnsi="Times New Roman" w:cs="Times New Roman"/>
          <w:sz w:val="24"/>
          <w:szCs w:val="24"/>
          <w:lang w:val="en-US"/>
        </w:rPr>
        <w:t xml:space="preserve"> – chosen quantile, </w:t>
      </w:r>
      <w:r w:rsidRPr="005463EA">
        <w:rPr>
          <w:rFonts w:ascii="Symbol" w:hAnsi="Symbol" w:cs="Times New Roman"/>
          <w:sz w:val="24"/>
          <w:szCs w:val="24"/>
          <w:lang w:val="en-US"/>
        </w:rPr>
        <w:t></w:t>
      </w:r>
      <w:r w:rsidRPr="005463EA">
        <w:rPr>
          <w:rFonts w:ascii="Times New Roman" w:hAnsi="Times New Roman" w:cs="Times New Roman"/>
          <w:sz w:val="24"/>
          <w:szCs w:val="24"/>
          <w:lang w:val="en-US"/>
        </w:rPr>
        <w:t xml:space="preserve"> – desired confidence. </w:t>
      </w:r>
      <w:r w:rsidR="008A20D0" w:rsidRPr="008A20D0">
        <w:rPr>
          <w:rFonts w:ascii="Times New Roman" w:hAnsi="Times New Roman" w:cs="Times New Roman"/>
          <w:sz w:val="24"/>
          <w:szCs w:val="24"/>
          <w:lang w:val="en-US"/>
        </w:rPr>
        <w:t xml:space="preserve">For </w:t>
      </w:r>
      <w:r w:rsidR="008A20D0" w:rsidRPr="008A20D0">
        <w:rPr>
          <w:rFonts w:ascii="Symbol" w:hAnsi="Symbol" w:cs="Times New Roman"/>
          <w:sz w:val="24"/>
          <w:szCs w:val="24"/>
          <w:lang w:val="en-US"/>
        </w:rPr>
        <w:t></w:t>
      </w:r>
      <w:r w:rsidR="008A20D0" w:rsidRPr="008A20D0">
        <w:rPr>
          <w:rFonts w:ascii="Times New Roman" w:hAnsi="Times New Roman" w:cs="Times New Roman"/>
          <w:sz w:val="24"/>
          <w:szCs w:val="24"/>
          <w:lang w:val="en-US"/>
        </w:rPr>
        <w:t xml:space="preserve"> = </w:t>
      </w:r>
      <w:r w:rsidR="008A20D0" w:rsidRPr="008A20D0">
        <w:rPr>
          <w:rFonts w:ascii="Symbol" w:hAnsi="Symbol" w:cs="Times New Roman"/>
          <w:sz w:val="24"/>
          <w:szCs w:val="24"/>
          <w:lang w:val="en-US"/>
        </w:rPr>
        <w:t></w:t>
      </w:r>
      <w:r w:rsidR="008A20D0" w:rsidRPr="008A20D0">
        <w:rPr>
          <w:rFonts w:ascii="Times New Roman" w:hAnsi="Times New Roman" w:cs="Times New Roman"/>
          <w:sz w:val="24"/>
          <w:szCs w:val="24"/>
          <w:lang w:val="en-US"/>
        </w:rPr>
        <w:t xml:space="preserve"> = 0.95, 93 simulations are sufficient.</w:t>
      </w:r>
      <w:r w:rsidR="0016623D">
        <w:rPr>
          <w:rFonts w:ascii="Times New Roman" w:hAnsi="Times New Roman" w:cs="Times New Roman"/>
          <w:sz w:val="24"/>
          <w:szCs w:val="24"/>
          <w:lang w:val="en-US"/>
        </w:rPr>
        <w:t xml:space="preserve"> </w:t>
      </w:r>
    </w:p>
    <w:p w14:paraId="0F3FDD33" w14:textId="674689C4" w:rsidR="0016623D" w:rsidRDefault="0016623D" w:rsidP="00D10C29">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Another requirement can be posed by the sensitivity analysis. If the </w:t>
      </w:r>
      <w:r w:rsidRPr="0016623D">
        <w:rPr>
          <w:rFonts w:ascii="Times New Roman" w:hAnsi="Times New Roman" w:cs="Times New Roman"/>
          <w:sz w:val="24"/>
          <w:szCs w:val="24"/>
          <w:lang w:val="en-US"/>
        </w:rPr>
        <w:t>Spearman rank correlation coefficients</w:t>
      </w:r>
      <w:r>
        <w:rPr>
          <w:rFonts w:ascii="Times New Roman" w:hAnsi="Times New Roman" w:cs="Times New Roman"/>
          <w:sz w:val="24"/>
          <w:szCs w:val="24"/>
          <w:lang w:val="en-US"/>
        </w:rPr>
        <w:t xml:space="preserve"> are used, </w:t>
      </w:r>
      <w:r w:rsidRPr="0016623D">
        <w:rPr>
          <w:rFonts w:ascii="Times New Roman" w:hAnsi="Times New Roman" w:cs="Times New Roman"/>
          <w:sz w:val="24"/>
          <w:szCs w:val="24"/>
          <w:lang w:val="en-US"/>
        </w:rPr>
        <w:t xml:space="preserve">stochastic error </w:t>
      </w:r>
      <w:r w:rsidR="007379DA">
        <w:rPr>
          <w:rFonts w:ascii="Times New Roman" w:hAnsi="Times New Roman" w:cs="Times New Roman"/>
          <w:sz w:val="24"/>
          <w:szCs w:val="24"/>
          <w:lang w:val="en-US"/>
        </w:rPr>
        <w:t xml:space="preserve">asymptotically </w:t>
      </w:r>
      <w:r w:rsidRPr="0016623D">
        <w:rPr>
          <w:rFonts w:ascii="Times New Roman" w:hAnsi="Times New Roman" w:cs="Times New Roman"/>
          <w:sz w:val="24"/>
          <w:szCs w:val="24"/>
          <w:lang w:val="en-US"/>
        </w:rPr>
        <w:t xml:space="preserve">depends on the number of simulations n </w:t>
      </w:r>
      <w:proofErr w:type="gramStart"/>
      <w:r w:rsidRPr="0016623D">
        <w:rPr>
          <w:rFonts w:ascii="Times New Roman" w:hAnsi="Times New Roman" w:cs="Times New Roman"/>
          <w:sz w:val="24"/>
          <w:szCs w:val="24"/>
          <w:lang w:val="en-US"/>
        </w:rPr>
        <w:t xml:space="preserve">as </w:t>
      </w:r>
      <w:proofErr w:type="gramEnd"/>
      <w:r w:rsidRPr="00C315EC">
        <w:rPr>
          <w:position w:val="-8"/>
        </w:rPr>
        <w:object w:dxaOrig="620" w:dyaOrig="360" w14:anchorId="65EFB69F">
          <v:shape id="_x0000_i1034" type="#_x0000_t75" style="width:30.7pt;height:15.65pt" o:ole="">
            <v:imagedata r:id="rId27" o:title=""/>
          </v:shape>
          <o:OLEObject Type="Embed" ProgID="Equation.DSMT4" ShapeID="_x0000_i1034" DrawAspect="Content" ObjectID="_1834156298" r:id="rId28"/>
        </w:object>
      </w:r>
      <w:r w:rsidRPr="0016623D">
        <w:rPr>
          <w:rFonts w:ascii="Times New Roman" w:hAnsi="Times New Roman" w:cs="Times New Roman"/>
          <w:sz w:val="24"/>
          <w:szCs w:val="24"/>
          <w:lang w:val="en-US"/>
        </w:rPr>
        <w:t xml:space="preserve">. Thus, 100 simulations </w:t>
      </w:r>
      <w:r>
        <w:rPr>
          <w:rFonts w:ascii="Times New Roman" w:hAnsi="Times New Roman" w:cs="Times New Roman"/>
          <w:sz w:val="24"/>
          <w:szCs w:val="24"/>
          <w:lang w:val="en-US"/>
        </w:rPr>
        <w:t>are</w:t>
      </w:r>
      <w:r w:rsidRPr="0016623D">
        <w:rPr>
          <w:rFonts w:ascii="Times New Roman" w:hAnsi="Times New Roman" w:cs="Times New Roman"/>
          <w:sz w:val="24"/>
          <w:szCs w:val="24"/>
          <w:lang w:val="en-US"/>
        </w:rPr>
        <w:t xml:space="preserve"> necessary to obtain the accuracy of ~0.1.</w:t>
      </w:r>
    </w:p>
    <w:p w14:paraId="14B9EC84" w14:textId="56256C30" w:rsidR="009D14E4" w:rsidRPr="009D14E4" w:rsidRDefault="009D14E4" w:rsidP="000A2F0B">
      <w:pPr>
        <w:pStyle w:val="a4"/>
        <w:numPr>
          <w:ilvl w:val="2"/>
          <w:numId w:val="8"/>
        </w:numPr>
        <w:spacing w:line="240" w:lineRule="auto"/>
        <w:rPr>
          <w:rFonts w:ascii="Times New Roman" w:hAnsi="Times New Roman" w:cs="Times New Roman"/>
          <w:sz w:val="24"/>
          <w:szCs w:val="24"/>
        </w:rPr>
      </w:pPr>
      <w:r w:rsidRPr="009D14E4">
        <w:rPr>
          <w:rFonts w:ascii="Times New Roman" w:hAnsi="Times New Roman" w:cs="Times New Roman"/>
          <w:sz w:val="24"/>
          <w:szCs w:val="24"/>
          <w:lang w:val="en-US"/>
        </w:rPr>
        <w:t>Choice of input parameters for uncertainty assessment</w:t>
      </w:r>
    </w:p>
    <w:p w14:paraId="451EE972" w14:textId="08143989" w:rsidR="009D14E4" w:rsidRDefault="007379DA" w:rsidP="00D10C29">
      <w:pPr>
        <w:spacing w:line="240" w:lineRule="auto"/>
        <w:jc w:val="both"/>
        <w:rPr>
          <w:rFonts w:ascii="Times New Roman" w:hAnsi="Times New Roman" w:cs="Times New Roman"/>
          <w:sz w:val="24"/>
          <w:szCs w:val="24"/>
        </w:rPr>
      </w:pPr>
      <w:r w:rsidRPr="007379DA">
        <w:rPr>
          <w:rFonts w:ascii="Times New Roman" w:hAnsi="Times New Roman" w:cs="Times New Roman"/>
          <w:sz w:val="24"/>
          <w:szCs w:val="24"/>
        </w:rPr>
        <w:t>The initial choice of the input parameters</w:t>
      </w:r>
      <w:r>
        <w:rPr>
          <w:rFonts w:ascii="Times New Roman" w:hAnsi="Times New Roman" w:cs="Times New Roman"/>
          <w:sz w:val="24"/>
          <w:szCs w:val="24"/>
        </w:rPr>
        <w:t xml:space="preserve"> for variation</w:t>
      </w:r>
      <w:r w:rsidRPr="007379DA">
        <w:rPr>
          <w:rFonts w:ascii="Times New Roman" w:hAnsi="Times New Roman" w:cs="Times New Roman"/>
          <w:sz w:val="24"/>
          <w:szCs w:val="24"/>
        </w:rPr>
        <w:t xml:space="preserve"> was based on the expert judgement and </w:t>
      </w:r>
      <w:r>
        <w:rPr>
          <w:rFonts w:ascii="Times New Roman" w:hAnsi="Times New Roman" w:cs="Times New Roman"/>
          <w:sz w:val="24"/>
          <w:szCs w:val="24"/>
        </w:rPr>
        <w:t>reflected the uncertainties of the material properties (coolant, heat exchanger), experiment conditions (water mass flow rate, power in the test section), and model parameters (local resistance coefficients). The variation ranges were derived from the experiment description. The varied parameters were:</w:t>
      </w:r>
    </w:p>
    <w:p w14:paraId="4B20E6FA" w14:textId="77777777"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Initial lead-bismuth temperature;</w:t>
      </w:r>
    </w:p>
    <w:p w14:paraId="4849D9CA" w14:textId="77777777"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Inlet water temperature;</w:t>
      </w:r>
    </w:p>
    <w:p w14:paraId="5434F379" w14:textId="621C5594"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 xml:space="preserve">Water mass </w:t>
      </w:r>
      <w:del w:id="0" w:author="OLG" w:date="2026-03-04T17:43:00Z">
        <w:r w:rsidRPr="007379DA" w:rsidDel="00192406">
          <w:rPr>
            <w:rFonts w:ascii="Times New Roman" w:hAnsi="Times New Roman" w:cs="Times New Roman"/>
            <w:sz w:val="24"/>
            <w:szCs w:val="24"/>
          </w:rPr>
          <w:delText>flux</w:delText>
        </w:r>
      </w:del>
      <w:ins w:id="1" w:author="OLG" w:date="2026-03-04T17:43:00Z">
        <w:r w:rsidR="00192406" w:rsidRPr="007379DA">
          <w:rPr>
            <w:rFonts w:ascii="Times New Roman" w:hAnsi="Times New Roman" w:cs="Times New Roman"/>
            <w:sz w:val="24"/>
            <w:szCs w:val="24"/>
          </w:rPr>
          <w:t>fl</w:t>
        </w:r>
        <w:r w:rsidR="00192406">
          <w:rPr>
            <w:rFonts w:ascii="Times New Roman" w:hAnsi="Times New Roman" w:cs="Times New Roman"/>
            <w:sz w:val="24"/>
            <w:szCs w:val="24"/>
          </w:rPr>
          <w:t>ow rate</w:t>
        </w:r>
      </w:ins>
      <w:r w:rsidRPr="007379DA">
        <w:rPr>
          <w:rFonts w:ascii="Times New Roman" w:hAnsi="Times New Roman" w:cs="Times New Roman"/>
          <w:sz w:val="24"/>
          <w:szCs w:val="24"/>
        </w:rPr>
        <w:t>;</w:t>
      </w:r>
    </w:p>
    <w:p w14:paraId="0E6D41AD" w14:textId="77777777"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Power;</w:t>
      </w:r>
    </w:p>
    <w:p w14:paraId="107D3FB9" w14:textId="77777777"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Stainless steel powder thermal conductivity;</w:t>
      </w:r>
    </w:p>
    <w:p w14:paraId="300266B0" w14:textId="77777777"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Lead-bismuth density;</w:t>
      </w:r>
    </w:p>
    <w:p w14:paraId="672A368A" w14:textId="77777777"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 xml:space="preserve">Lead-bismuth heat capacity;    </w:t>
      </w:r>
    </w:p>
    <w:p w14:paraId="597B4CB5" w14:textId="77777777"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 xml:space="preserve">Lead-bismuth thermal conductivity;     </w:t>
      </w:r>
    </w:p>
    <w:p w14:paraId="65C31547" w14:textId="6A3AB044" w:rsidR="007379DA" w:rsidRPr="007379DA" w:rsidRDefault="007379DA" w:rsidP="007379DA">
      <w:pPr>
        <w:pStyle w:val="a4"/>
        <w:numPr>
          <w:ilvl w:val="0"/>
          <w:numId w:val="10"/>
        </w:numPr>
        <w:rPr>
          <w:rFonts w:ascii="Times New Roman" w:hAnsi="Times New Roman" w:cs="Times New Roman"/>
          <w:sz w:val="24"/>
          <w:szCs w:val="24"/>
        </w:rPr>
      </w:pPr>
      <w:r w:rsidRPr="007379DA">
        <w:rPr>
          <w:rFonts w:ascii="Times New Roman" w:hAnsi="Times New Roman" w:cs="Times New Roman"/>
          <w:sz w:val="24"/>
          <w:szCs w:val="24"/>
        </w:rPr>
        <w:t>Local resistance coefficients.</w:t>
      </w:r>
    </w:p>
    <w:p w14:paraId="0AEFF019" w14:textId="692BB8B8" w:rsidR="007379DA" w:rsidRDefault="007379DA" w:rsidP="00D10C29">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Uniform distribution was taken for all parameters since it has the highest entropy for the finite interval. The first simulations showed that some of these parameters have very weak influence either on the LBE temperature, or on its mass flow rate. As a result, initial temperature and thermal conductivity of the LBE and inlet water temperature were excluded from variation. Although non-influencing in the first simulations, water mass </w:t>
      </w:r>
      <w:ins w:id="2" w:author="OLG" w:date="2026-03-04T17:45:00Z">
        <w:r w:rsidR="00AC3BB5" w:rsidRPr="00AC3BB5">
          <w:rPr>
            <w:rFonts w:ascii="Times New Roman" w:hAnsi="Times New Roman" w:cs="Times New Roman"/>
            <w:sz w:val="24"/>
            <w:szCs w:val="24"/>
            <w:rPrChange w:id="3" w:author="OLG" w:date="2026-03-04T17:45:00Z">
              <w:rPr>
                <w:rFonts w:ascii="Times New Roman" w:hAnsi="Times New Roman" w:cs="Times New Roman"/>
                <w:b/>
                <w:sz w:val="24"/>
                <w:szCs w:val="24"/>
              </w:rPr>
            </w:rPrChange>
          </w:rPr>
          <w:t>fl</w:t>
        </w:r>
        <w:r w:rsidR="00AC3BB5" w:rsidRPr="00AC3BB5">
          <w:rPr>
            <w:rFonts w:ascii="Times New Roman" w:hAnsi="Times New Roman" w:cs="Times New Roman"/>
            <w:sz w:val="24"/>
            <w:szCs w:val="24"/>
            <w:rPrChange w:id="4" w:author="OLG" w:date="2026-03-04T17:45:00Z">
              <w:rPr>
                <w:rFonts w:ascii="Times New Roman" w:hAnsi="Times New Roman" w:cs="Times New Roman"/>
                <w:b/>
                <w:sz w:val="24"/>
                <w:szCs w:val="24"/>
              </w:rPr>
            </w:rPrChange>
          </w:rPr>
          <w:t>ow rate</w:t>
        </w:r>
      </w:ins>
      <w:del w:id="5" w:author="OLG" w:date="2026-03-04T17:45:00Z">
        <w:r w:rsidRPr="00AC3BB5" w:rsidDel="00AC3BB5">
          <w:rPr>
            <w:rFonts w:ascii="Times New Roman" w:hAnsi="Times New Roman" w:cs="Times New Roman"/>
            <w:sz w:val="24"/>
            <w:szCs w:val="24"/>
            <w:rPrChange w:id="6" w:author="OLG" w:date="2026-03-04T17:45:00Z">
              <w:rPr>
                <w:rFonts w:ascii="Times New Roman" w:hAnsi="Times New Roman" w:cs="Times New Roman"/>
                <w:sz w:val="24"/>
                <w:szCs w:val="24"/>
              </w:rPr>
            </w:rPrChange>
          </w:rPr>
          <w:delText>flux</w:delText>
        </w:r>
      </w:del>
      <w:r>
        <w:rPr>
          <w:rFonts w:ascii="Times New Roman" w:hAnsi="Times New Roman" w:cs="Times New Roman"/>
          <w:sz w:val="24"/>
          <w:szCs w:val="24"/>
        </w:rPr>
        <w:t xml:space="preserve"> was kept among the varied parameters to keep track of possible effect of the uncertainties related to the cooling. The final list of the varied parameters and the ranges of their variation are shown the table</w:t>
      </w:r>
      <w:r w:rsidR="008E3E00">
        <w:rPr>
          <w:rFonts w:ascii="Times New Roman" w:hAnsi="Times New Roman" w:cs="Times New Roman"/>
          <w:sz w:val="24"/>
          <w:szCs w:val="24"/>
        </w:rPr>
        <w:t xml:space="preserve"> below</w:t>
      </w:r>
      <w:r>
        <w:rPr>
          <w:rFonts w:ascii="Times New Roman" w:hAnsi="Times New Roman" w:cs="Times New Roman"/>
          <w:sz w:val="24"/>
          <w:szCs w:val="24"/>
        </w:rPr>
        <w:t>.</w:t>
      </w:r>
    </w:p>
    <w:tbl>
      <w:tblPr>
        <w:tblW w:w="33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2704"/>
      </w:tblGrid>
      <w:tr w:rsidR="007379DA" w:rsidRPr="00390591" w14:paraId="2D7D95CA" w14:textId="77777777" w:rsidTr="007379DA">
        <w:trPr>
          <w:jc w:val="center"/>
        </w:trPr>
        <w:tc>
          <w:tcPr>
            <w:tcW w:w="3431" w:type="dxa"/>
          </w:tcPr>
          <w:p w14:paraId="20EE5404" w14:textId="77777777" w:rsidR="007379DA" w:rsidRPr="007379DA" w:rsidRDefault="007379DA" w:rsidP="007379DA">
            <w:pPr>
              <w:pStyle w:val="af7"/>
              <w:spacing w:afterLines="0" w:after="60" w:line="240" w:lineRule="auto"/>
              <w:ind w:firstLine="0"/>
              <w:rPr>
                <w:sz w:val="24"/>
                <w:szCs w:val="24"/>
              </w:rPr>
            </w:pPr>
            <w:r w:rsidRPr="007379DA">
              <w:rPr>
                <w:sz w:val="24"/>
                <w:szCs w:val="24"/>
              </w:rPr>
              <w:t>Parameter</w:t>
            </w:r>
          </w:p>
        </w:tc>
        <w:tc>
          <w:tcPr>
            <w:tcW w:w="2704" w:type="dxa"/>
          </w:tcPr>
          <w:p w14:paraId="7219EF0C" w14:textId="77777777" w:rsidR="007379DA" w:rsidRPr="007379DA" w:rsidRDefault="007379DA" w:rsidP="007379DA">
            <w:pPr>
              <w:pStyle w:val="af7"/>
              <w:spacing w:afterLines="0" w:after="60" w:line="240" w:lineRule="auto"/>
              <w:ind w:firstLine="0"/>
              <w:rPr>
                <w:sz w:val="24"/>
                <w:szCs w:val="24"/>
              </w:rPr>
            </w:pPr>
            <w:r w:rsidRPr="007379DA">
              <w:rPr>
                <w:sz w:val="24"/>
                <w:szCs w:val="24"/>
              </w:rPr>
              <w:t>Variation range</w:t>
            </w:r>
          </w:p>
        </w:tc>
      </w:tr>
      <w:tr w:rsidR="007379DA" w:rsidRPr="00390591" w14:paraId="44558D94" w14:textId="77777777" w:rsidTr="007379DA">
        <w:trPr>
          <w:trHeight w:val="513"/>
          <w:jc w:val="center"/>
        </w:trPr>
        <w:tc>
          <w:tcPr>
            <w:tcW w:w="3431" w:type="dxa"/>
          </w:tcPr>
          <w:p w14:paraId="45E831C3" w14:textId="298CB360" w:rsidR="007379DA" w:rsidRPr="007379DA" w:rsidRDefault="007379DA" w:rsidP="007379DA">
            <w:pPr>
              <w:pStyle w:val="af7"/>
              <w:spacing w:afterLines="0" w:after="60" w:line="240" w:lineRule="auto"/>
              <w:ind w:firstLine="0"/>
              <w:rPr>
                <w:b w:val="0"/>
                <w:sz w:val="24"/>
                <w:szCs w:val="24"/>
              </w:rPr>
            </w:pPr>
            <w:r w:rsidRPr="007379DA">
              <w:rPr>
                <w:b w:val="0"/>
                <w:sz w:val="24"/>
                <w:szCs w:val="24"/>
              </w:rPr>
              <w:t xml:space="preserve">Water mass </w:t>
            </w:r>
            <w:ins w:id="7" w:author="OLG" w:date="2026-03-04T17:43:00Z">
              <w:r w:rsidR="00192406" w:rsidRPr="00AC3BB5">
                <w:rPr>
                  <w:b w:val="0"/>
                  <w:sz w:val="24"/>
                  <w:szCs w:val="24"/>
                  <w:rPrChange w:id="8" w:author="OLG" w:date="2026-03-04T17:45:00Z">
                    <w:rPr>
                      <w:sz w:val="24"/>
                      <w:szCs w:val="24"/>
                    </w:rPr>
                  </w:rPrChange>
                </w:rPr>
                <w:t>fl</w:t>
              </w:r>
              <w:r w:rsidR="00192406" w:rsidRPr="00AC3BB5">
                <w:rPr>
                  <w:b w:val="0"/>
                  <w:sz w:val="24"/>
                  <w:szCs w:val="24"/>
                  <w:rPrChange w:id="9" w:author="OLG" w:date="2026-03-04T17:45:00Z">
                    <w:rPr>
                      <w:sz w:val="24"/>
                      <w:szCs w:val="24"/>
                    </w:rPr>
                  </w:rPrChange>
                </w:rPr>
                <w:t>ow rate</w:t>
              </w:r>
            </w:ins>
            <w:del w:id="10" w:author="OLG" w:date="2026-03-04T17:43:00Z">
              <w:r w:rsidRPr="007379DA" w:rsidDel="00192406">
                <w:rPr>
                  <w:b w:val="0"/>
                  <w:sz w:val="24"/>
                  <w:szCs w:val="24"/>
                </w:rPr>
                <w:delText>flux</w:delText>
              </w:r>
            </w:del>
          </w:p>
        </w:tc>
        <w:tc>
          <w:tcPr>
            <w:tcW w:w="2704" w:type="dxa"/>
          </w:tcPr>
          <w:p w14:paraId="77C9D556"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sym w:font="Symbol" w:char="F0B1"/>
            </w:r>
            <w:r w:rsidRPr="007379DA">
              <w:rPr>
                <w:b w:val="0"/>
                <w:sz w:val="24"/>
                <w:szCs w:val="24"/>
              </w:rPr>
              <w:t> </w:t>
            </w:r>
            <w:r w:rsidRPr="007379DA">
              <w:rPr>
                <w:b w:val="0"/>
                <w:sz w:val="24"/>
                <w:szCs w:val="24"/>
                <w:lang w:val="ru-RU"/>
              </w:rPr>
              <w:t>3</w:t>
            </w:r>
            <w:r w:rsidRPr="007379DA">
              <w:rPr>
                <w:b w:val="0"/>
                <w:sz w:val="24"/>
                <w:szCs w:val="24"/>
              </w:rPr>
              <w:t>%</w:t>
            </w:r>
          </w:p>
        </w:tc>
      </w:tr>
      <w:tr w:rsidR="007379DA" w:rsidRPr="00390591" w14:paraId="687DAAEC" w14:textId="77777777" w:rsidTr="007379DA">
        <w:trPr>
          <w:trHeight w:val="635"/>
          <w:jc w:val="center"/>
        </w:trPr>
        <w:tc>
          <w:tcPr>
            <w:tcW w:w="3431" w:type="dxa"/>
          </w:tcPr>
          <w:p w14:paraId="21254E05" w14:textId="77777777" w:rsidR="007379DA" w:rsidRPr="007379DA" w:rsidRDefault="007379DA" w:rsidP="007379DA">
            <w:pPr>
              <w:pStyle w:val="af7"/>
              <w:spacing w:afterLines="0" w:after="60" w:line="240" w:lineRule="auto"/>
              <w:ind w:firstLine="0"/>
              <w:rPr>
                <w:b w:val="0"/>
                <w:sz w:val="24"/>
                <w:szCs w:val="24"/>
              </w:rPr>
            </w:pPr>
            <w:r w:rsidRPr="007379DA">
              <w:rPr>
                <w:rStyle w:val="rynqvb"/>
                <w:b w:val="0"/>
                <w:sz w:val="24"/>
                <w:szCs w:val="24"/>
              </w:rPr>
              <w:t>Power</w:t>
            </w:r>
          </w:p>
        </w:tc>
        <w:tc>
          <w:tcPr>
            <w:tcW w:w="2704" w:type="dxa"/>
          </w:tcPr>
          <w:p w14:paraId="2F2ED4D5"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sym w:font="Symbol" w:char="F0B1"/>
            </w:r>
            <w:r w:rsidRPr="007379DA">
              <w:rPr>
                <w:b w:val="0"/>
                <w:sz w:val="24"/>
                <w:szCs w:val="24"/>
              </w:rPr>
              <w:t> </w:t>
            </w:r>
            <w:r w:rsidRPr="007379DA">
              <w:rPr>
                <w:b w:val="0"/>
                <w:sz w:val="24"/>
                <w:szCs w:val="24"/>
                <w:lang w:val="ru-RU"/>
              </w:rPr>
              <w:t>3</w:t>
            </w:r>
            <w:r w:rsidRPr="007379DA">
              <w:rPr>
                <w:b w:val="0"/>
                <w:sz w:val="24"/>
                <w:szCs w:val="24"/>
              </w:rPr>
              <w:t>%</w:t>
            </w:r>
          </w:p>
        </w:tc>
      </w:tr>
      <w:tr w:rsidR="007379DA" w:rsidRPr="001814DE" w14:paraId="2D64385C" w14:textId="77777777" w:rsidTr="007379DA">
        <w:trPr>
          <w:trHeight w:val="635"/>
          <w:jc w:val="center"/>
        </w:trPr>
        <w:tc>
          <w:tcPr>
            <w:tcW w:w="3431" w:type="dxa"/>
          </w:tcPr>
          <w:p w14:paraId="3813014B"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t>Stainless steel powder thermal conductivity</w:t>
            </w:r>
          </w:p>
        </w:tc>
        <w:tc>
          <w:tcPr>
            <w:tcW w:w="2704" w:type="dxa"/>
          </w:tcPr>
          <w:p w14:paraId="4C2560C1"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t>0.3… 0.6</w:t>
            </w:r>
          </w:p>
        </w:tc>
      </w:tr>
      <w:tr w:rsidR="007379DA" w:rsidRPr="001814DE" w14:paraId="5654766A" w14:textId="77777777" w:rsidTr="007379DA">
        <w:trPr>
          <w:trHeight w:val="635"/>
          <w:jc w:val="center"/>
        </w:trPr>
        <w:tc>
          <w:tcPr>
            <w:tcW w:w="3431" w:type="dxa"/>
          </w:tcPr>
          <w:p w14:paraId="78D2DBB7"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t>Lead-bismuth density</w:t>
            </w:r>
          </w:p>
        </w:tc>
        <w:tc>
          <w:tcPr>
            <w:tcW w:w="2704" w:type="dxa"/>
          </w:tcPr>
          <w:p w14:paraId="4C43E175"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sym w:font="Symbol" w:char="F0B1"/>
            </w:r>
            <w:r w:rsidRPr="007379DA">
              <w:rPr>
                <w:b w:val="0"/>
                <w:sz w:val="24"/>
                <w:szCs w:val="24"/>
              </w:rPr>
              <w:t> 0.2%</w:t>
            </w:r>
          </w:p>
        </w:tc>
      </w:tr>
      <w:tr w:rsidR="007379DA" w:rsidRPr="001814DE" w14:paraId="12E764A6" w14:textId="77777777" w:rsidTr="007379DA">
        <w:trPr>
          <w:trHeight w:val="635"/>
          <w:jc w:val="center"/>
        </w:trPr>
        <w:tc>
          <w:tcPr>
            <w:tcW w:w="3431" w:type="dxa"/>
          </w:tcPr>
          <w:p w14:paraId="014FA0F2"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t>Lead-bismuth heat capacity</w:t>
            </w:r>
          </w:p>
        </w:tc>
        <w:tc>
          <w:tcPr>
            <w:tcW w:w="2704" w:type="dxa"/>
          </w:tcPr>
          <w:p w14:paraId="66DE0E9F"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sym w:font="Symbol" w:char="F0B1"/>
            </w:r>
            <w:r w:rsidRPr="007379DA">
              <w:rPr>
                <w:b w:val="0"/>
                <w:sz w:val="24"/>
                <w:szCs w:val="24"/>
              </w:rPr>
              <w:t> 5.5%</w:t>
            </w:r>
          </w:p>
        </w:tc>
      </w:tr>
      <w:tr w:rsidR="007379DA" w:rsidRPr="001814DE" w14:paraId="3A69C699" w14:textId="77777777" w:rsidTr="007379DA">
        <w:trPr>
          <w:trHeight w:val="635"/>
          <w:jc w:val="center"/>
        </w:trPr>
        <w:tc>
          <w:tcPr>
            <w:tcW w:w="3431" w:type="dxa"/>
          </w:tcPr>
          <w:p w14:paraId="520CF51E" w14:textId="77777777" w:rsidR="007379DA" w:rsidRPr="007379DA" w:rsidRDefault="007379DA" w:rsidP="007379DA">
            <w:pPr>
              <w:pStyle w:val="af7"/>
              <w:spacing w:afterLines="0" w:after="60" w:line="240" w:lineRule="auto"/>
              <w:ind w:firstLine="0"/>
              <w:rPr>
                <w:b w:val="0"/>
                <w:sz w:val="24"/>
                <w:szCs w:val="24"/>
              </w:rPr>
            </w:pPr>
            <w:r w:rsidRPr="007379DA">
              <w:rPr>
                <w:b w:val="0"/>
                <w:sz w:val="24"/>
                <w:szCs w:val="24"/>
              </w:rPr>
              <w:t>Local resistance coefficients</w:t>
            </w:r>
          </w:p>
        </w:tc>
        <w:tc>
          <w:tcPr>
            <w:tcW w:w="2704" w:type="dxa"/>
          </w:tcPr>
          <w:p w14:paraId="56245E4F" w14:textId="77777777" w:rsidR="007379DA" w:rsidRPr="007379DA" w:rsidRDefault="007379DA" w:rsidP="007379DA">
            <w:pPr>
              <w:pStyle w:val="af7"/>
              <w:spacing w:afterLines="0" w:after="60" w:line="240" w:lineRule="auto"/>
              <w:ind w:firstLine="0"/>
              <w:rPr>
                <w:b w:val="0"/>
                <w:sz w:val="24"/>
                <w:szCs w:val="24"/>
                <w:lang w:val="ru-RU"/>
              </w:rPr>
            </w:pPr>
            <w:r w:rsidRPr="007379DA">
              <w:rPr>
                <w:b w:val="0"/>
                <w:sz w:val="24"/>
                <w:szCs w:val="24"/>
              </w:rPr>
              <w:t>35… 50</w:t>
            </w:r>
          </w:p>
        </w:tc>
      </w:tr>
    </w:tbl>
    <w:p w14:paraId="714E2CE1" w14:textId="77777777" w:rsidR="007379DA" w:rsidRDefault="007379DA" w:rsidP="007379DA">
      <w:pPr>
        <w:spacing w:line="240" w:lineRule="auto"/>
        <w:rPr>
          <w:rFonts w:ascii="Times New Roman" w:hAnsi="Times New Roman" w:cs="Times New Roman"/>
          <w:sz w:val="24"/>
          <w:szCs w:val="24"/>
        </w:rPr>
      </w:pPr>
    </w:p>
    <w:p w14:paraId="74B4549C" w14:textId="46CC6BAF" w:rsidR="009D14E4" w:rsidRDefault="009D14E4" w:rsidP="000A2F0B">
      <w:pPr>
        <w:pStyle w:val="a4"/>
        <w:numPr>
          <w:ilvl w:val="2"/>
          <w:numId w:val="8"/>
        </w:numPr>
        <w:spacing w:line="240" w:lineRule="auto"/>
        <w:rPr>
          <w:rFonts w:ascii="Times New Roman" w:hAnsi="Times New Roman" w:cs="Times New Roman"/>
          <w:sz w:val="24"/>
          <w:szCs w:val="24"/>
        </w:rPr>
      </w:pPr>
      <w:r w:rsidRPr="009D14E4">
        <w:rPr>
          <w:rFonts w:ascii="Times New Roman" w:hAnsi="Times New Roman" w:cs="Times New Roman"/>
          <w:sz w:val="24"/>
          <w:szCs w:val="24"/>
        </w:rPr>
        <w:lastRenderedPageBreak/>
        <w:t>Simulations results with uncertainty and sensitivity assessment</w:t>
      </w:r>
    </w:p>
    <w:p w14:paraId="1ABBF5FE" w14:textId="4B973863" w:rsidR="009D14E4" w:rsidRPr="00541E7D" w:rsidRDefault="00541E7D" w:rsidP="00D10C29">
      <w:pPr>
        <w:jc w:val="both"/>
        <w:rPr>
          <w:rFonts w:ascii="Times New Roman" w:hAnsi="Times New Roman" w:cs="Times New Roman"/>
          <w:sz w:val="24"/>
          <w:szCs w:val="24"/>
        </w:rPr>
      </w:pPr>
      <w:r w:rsidRPr="00541E7D">
        <w:rPr>
          <w:rFonts w:ascii="Times New Roman" w:hAnsi="Times New Roman" w:cs="Times New Roman"/>
          <w:sz w:val="24"/>
          <w:szCs w:val="24"/>
          <w:lang w:val="en"/>
        </w:rPr>
        <w:t>A</w:t>
      </w:r>
      <w:proofErr w:type="spellStart"/>
      <w:r w:rsidRPr="00541E7D">
        <w:rPr>
          <w:rFonts w:ascii="Times New Roman" w:hAnsi="Times New Roman" w:cs="Times New Roman"/>
          <w:sz w:val="24"/>
          <w:szCs w:val="24"/>
          <w:lang w:val="en-US"/>
        </w:rPr>
        <w:t>ccording</w:t>
      </w:r>
      <w:proofErr w:type="spellEnd"/>
      <w:r w:rsidRPr="00541E7D">
        <w:rPr>
          <w:rFonts w:ascii="Times New Roman" w:hAnsi="Times New Roman" w:cs="Times New Roman"/>
          <w:sz w:val="24"/>
          <w:szCs w:val="24"/>
          <w:lang w:val="en-US"/>
        </w:rPr>
        <w:t xml:space="preserve"> to the methodology of uncertainty analysis</w:t>
      </w:r>
      <w:r>
        <w:rPr>
          <w:rFonts w:ascii="Times New Roman" w:hAnsi="Times New Roman" w:cs="Times New Roman"/>
          <w:sz w:val="24"/>
          <w:szCs w:val="24"/>
          <w:lang w:val="en-US"/>
        </w:rPr>
        <w:t>,</w:t>
      </w:r>
      <w:r w:rsidRPr="00541E7D">
        <w:rPr>
          <w:rStyle w:val="90"/>
          <w:rFonts w:ascii="Times New Roman" w:hAnsi="Times New Roman" w:cs="Times New Roman"/>
          <w:sz w:val="24"/>
          <w:szCs w:val="24"/>
          <w:lang w:val="en"/>
        </w:rPr>
        <w:t xml:space="preserve"> </w:t>
      </w:r>
      <w:r w:rsidRPr="00541E7D">
        <w:rPr>
          <w:rStyle w:val="rynqvb"/>
          <w:rFonts w:ascii="Times New Roman" w:hAnsi="Times New Roman" w:cs="Times New Roman"/>
          <w:sz w:val="24"/>
          <w:szCs w:val="24"/>
          <w:lang w:val="en"/>
        </w:rPr>
        <w:t>100 calculations were carried out for each experimental test</w:t>
      </w:r>
      <w:r>
        <w:rPr>
          <w:rStyle w:val="rynqvb"/>
          <w:rFonts w:ascii="Times New Roman" w:hAnsi="Times New Roman" w:cs="Times New Roman"/>
          <w:sz w:val="24"/>
          <w:szCs w:val="24"/>
          <w:lang w:val="en"/>
        </w:rPr>
        <w:t>.</w:t>
      </w:r>
      <w:r w:rsidRPr="00541E7D">
        <w:rPr>
          <w:rStyle w:val="rynqvb"/>
          <w:rFonts w:ascii="Times New Roman" w:hAnsi="Times New Roman" w:cs="Times New Roman"/>
          <w:sz w:val="24"/>
          <w:szCs w:val="24"/>
          <w:lang w:val="en"/>
        </w:rPr>
        <w:t xml:space="preserve"> </w:t>
      </w:r>
      <w:r>
        <w:rPr>
          <w:rStyle w:val="jlqj4b"/>
          <w:rFonts w:ascii="Times New Roman" w:hAnsi="Times New Roman" w:cs="Times New Roman"/>
          <w:sz w:val="24"/>
          <w:szCs w:val="24"/>
          <w:lang w:val="en"/>
        </w:rPr>
        <w:t>T</w:t>
      </w:r>
      <w:r w:rsidRPr="00541E7D">
        <w:rPr>
          <w:rStyle w:val="jlqj4b"/>
          <w:rFonts w:ascii="Times New Roman" w:hAnsi="Times New Roman" w:cs="Times New Roman"/>
          <w:sz w:val="24"/>
          <w:szCs w:val="24"/>
          <w:lang w:val="en"/>
        </w:rPr>
        <w:t xml:space="preserve">he parameters values were randomly selected from the corresponding variation ranges. </w:t>
      </w:r>
      <w:r>
        <w:rPr>
          <w:rStyle w:val="jlqj4b"/>
          <w:rFonts w:ascii="Times New Roman" w:hAnsi="Times New Roman" w:cs="Times New Roman"/>
          <w:sz w:val="24"/>
          <w:szCs w:val="24"/>
          <w:lang w:val="en"/>
        </w:rPr>
        <w:t xml:space="preserve">Then the statistical assessment of the results was </w:t>
      </w:r>
      <w:r w:rsidR="00DB1F24">
        <w:rPr>
          <w:rStyle w:val="jlqj4b"/>
          <w:rFonts w:ascii="Times New Roman" w:hAnsi="Times New Roman" w:cs="Times New Roman"/>
          <w:sz w:val="24"/>
          <w:szCs w:val="24"/>
          <w:lang w:val="en"/>
        </w:rPr>
        <w:t>performed</w:t>
      </w:r>
      <w:r>
        <w:rPr>
          <w:rStyle w:val="jlqj4b"/>
          <w:rFonts w:ascii="Times New Roman" w:hAnsi="Times New Roman" w:cs="Times New Roman"/>
          <w:sz w:val="24"/>
          <w:szCs w:val="24"/>
          <w:lang w:val="en"/>
        </w:rPr>
        <w:t xml:space="preserve">, where estimates for the </w:t>
      </w:r>
      <w:r w:rsidRPr="00541E7D">
        <w:rPr>
          <w:rStyle w:val="jlqj4b"/>
          <w:rFonts w:ascii="Times New Roman" w:hAnsi="Times New Roman" w:cs="Times New Roman"/>
          <w:sz w:val="24"/>
          <w:szCs w:val="24"/>
          <w:lang w:val="en-US"/>
        </w:rPr>
        <w:t>minim</w:t>
      </w:r>
      <w:r>
        <w:rPr>
          <w:rStyle w:val="jlqj4b"/>
          <w:rFonts w:ascii="Times New Roman" w:hAnsi="Times New Roman" w:cs="Times New Roman"/>
          <w:sz w:val="24"/>
          <w:szCs w:val="24"/>
          <w:lang w:val="en-US"/>
        </w:rPr>
        <w:t>um</w:t>
      </w:r>
      <w:r w:rsidRPr="00541E7D">
        <w:rPr>
          <w:rStyle w:val="jlqj4b"/>
          <w:rFonts w:ascii="Times New Roman" w:hAnsi="Times New Roman" w:cs="Times New Roman"/>
          <w:sz w:val="24"/>
          <w:szCs w:val="24"/>
          <w:lang w:val="en-US"/>
        </w:rPr>
        <w:t xml:space="preserve">, </w:t>
      </w:r>
      <w:r>
        <w:rPr>
          <w:rStyle w:val="jlqj4b"/>
          <w:rFonts w:ascii="Times New Roman" w:hAnsi="Times New Roman" w:cs="Times New Roman"/>
          <w:sz w:val="24"/>
          <w:szCs w:val="24"/>
          <w:lang w:val="en-US"/>
        </w:rPr>
        <w:t>mean,</w:t>
      </w:r>
      <w:r w:rsidRPr="00541E7D">
        <w:rPr>
          <w:rStyle w:val="jlqj4b"/>
          <w:rFonts w:ascii="Times New Roman" w:hAnsi="Times New Roman" w:cs="Times New Roman"/>
          <w:sz w:val="24"/>
          <w:szCs w:val="24"/>
          <w:lang w:val="en-US"/>
        </w:rPr>
        <w:t xml:space="preserve"> and maxim</w:t>
      </w:r>
      <w:r>
        <w:rPr>
          <w:rStyle w:val="jlqj4b"/>
          <w:rFonts w:ascii="Times New Roman" w:hAnsi="Times New Roman" w:cs="Times New Roman"/>
          <w:sz w:val="24"/>
          <w:szCs w:val="24"/>
          <w:lang w:val="en-US"/>
        </w:rPr>
        <w:t>um</w:t>
      </w:r>
      <w:r w:rsidRPr="00541E7D">
        <w:rPr>
          <w:rStyle w:val="jlqj4b"/>
          <w:rFonts w:ascii="Times New Roman" w:hAnsi="Times New Roman" w:cs="Times New Roman"/>
          <w:sz w:val="24"/>
          <w:szCs w:val="24"/>
          <w:lang w:val="en-US"/>
        </w:rPr>
        <w:t xml:space="preserve"> values were calculated</w:t>
      </w:r>
      <w:r>
        <w:rPr>
          <w:rStyle w:val="jlqj4b"/>
          <w:rFonts w:ascii="Times New Roman" w:hAnsi="Times New Roman" w:cs="Times New Roman"/>
          <w:sz w:val="24"/>
          <w:szCs w:val="24"/>
          <w:lang w:val="en-US"/>
        </w:rPr>
        <w:t>, code error was estimated, and the sensitivity coefficients were obtained.</w:t>
      </w:r>
      <w:r w:rsidRPr="00541E7D">
        <w:rPr>
          <w:rStyle w:val="rynqvb"/>
          <w:rFonts w:ascii="Times New Roman" w:hAnsi="Times New Roman" w:cs="Times New Roman"/>
          <w:sz w:val="24"/>
          <w:szCs w:val="24"/>
          <w:lang w:val="en"/>
        </w:rPr>
        <w:t xml:space="preserve"> </w:t>
      </w:r>
      <w:r>
        <w:rPr>
          <w:rStyle w:val="rynqvb"/>
          <w:rFonts w:ascii="Times New Roman" w:hAnsi="Times New Roman" w:cs="Times New Roman"/>
          <w:sz w:val="24"/>
          <w:szCs w:val="24"/>
          <w:lang w:val="en"/>
        </w:rPr>
        <w:t>T</w:t>
      </w:r>
      <w:r w:rsidRPr="00541E7D">
        <w:rPr>
          <w:rStyle w:val="rynqvb"/>
          <w:rFonts w:ascii="Times New Roman" w:hAnsi="Times New Roman" w:cs="Times New Roman"/>
          <w:sz w:val="24"/>
          <w:szCs w:val="24"/>
          <w:lang w:val="en"/>
        </w:rPr>
        <w:t xml:space="preserve">he LBE mass </w:t>
      </w:r>
      <w:ins w:id="11" w:author="OLG" w:date="2026-03-04T17:44:00Z">
        <w:r w:rsidR="00192406" w:rsidRPr="007379DA">
          <w:rPr>
            <w:rFonts w:ascii="Times New Roman" w:hAnsi="Times New Roman" w:cs="Times New Roman"/>
            <w:sz w:val="24"/>
            <w:szCs w:val="24"/>
          </w:rPr>
          <w:t>fl</w:t>
        </w:r>
        <w:r w:rsidR="00192406">
          <w:rPr>
            <w:rFonts w:ascii="Times New Roman" w:hAnsi="Times New Roman" w:cs="Times New Roman"/>
            <w:sz w:val="24"/>
            <w:szCs w:val="24"/>
          </w:rPr>
          <w:t>ow rate</w:t>
        </w:r>
      </w:ins>
      <w:del w:id="12" w:author="OLG" w:date="2026-03-04T17:44:00Z">
        <w:r w:rsidRPr="00541E7D" w:rsidDel="00192406">
          <w:rPr>
            <w:rStyle w:val="rynqvb"/>
            <w:rFonts w:ascii="Times New Roman" w:hAnsi="Times New Roman" w:cs="Times New Roman"/>
            <w:sz w:val="24"/>
            <w:szCs w:val="24"/>
            <w:lang w:val="en"/>
          </w:rPr>
          <w:delText>flux</w:delText>
        </w:r>
      </w:del>
      <w:r w:rsidRPr="00541E7D">
        <w:rPr>
          <w:rStyle w:val="rynqvb"/>
          <w:rFonts w:ascii="Times New Roman" w:hAnsi="Times New Roman" w:cs="Times New Roman"/>
          <w:sz w:val="24"/>
          <w:szCs w:val="24"/>
          <w:lang w:val="en"/>
        </w:rPr>
        <w:t xml:space="preserve"> and LBE temperatures</w:t>
      </w:r>
      <w:r>
        <w:rPr>
          <w:rStyle w:val="rynqvb"/>
          <w:rFonts w:ascii="Times New Roman" w:hAnsi="Times New Roman" w:cs="Times New Roman"/>
          <w:sz w:val="24"/>
          <w:szCs w:val="24"/>
          <w:lang w:val="en"/>
        </w:rPr>
        <w:t xml:space="preserve"> were considered</w:t>
      </w:r>
      <w:r w:rsidRPr="00541E7D">
        <w:rPr>
          <w:rStyle w:val="rynqvb"/>
          <w:rFonts w:ascii="Times New Roman" w:hAnsi="Times New Roman" w:cs="Times New Roman"/>
          <w:sz w:val="24"/>
          <w:szCs w:val="24"/>
          <w:lang w:val="en"/>
        </w:rPr>
        <w:t>. For the open tests</w:t>
      </w:r>
      <w:r>
        <w:rPr>
          <w:rStyle w:val="rynqvb"/>
          <w:rFonts w:ascii="Times New Roman" w:hAnsi="Times New Roman" w:cs="Times New Roman"/>
          <w:sz w:val="24"/>
          <w:szCs w:val="24"/>
          <w:lang w:val="en"/>
        </w:rPr>
        <w:t>,</w:t>
      </w:r>
      <w:r w:rsidRPr="00541E7D">
        <w:rPr>
          <w:rStyle w:val="rynqvb"/>
          <w:rFonts w:ascii="Times New Roman" w:hAnsi="Times New Roman" w:cs="Times New Roman"/>
          <w:sz w:val="24"/>
          <w:szCs w:val="24"/>
          <w:lang w:val="en"/>
        </w:rPr>
        <w:t xml:space="preserve"> the calculation results are shown in </w:t>
      </w:r>
      <w:proofErr w:type="gramStart"/>
      <w:r w:rsidRPr="00541E7D">
        <w:rPr>
          <w:rStyle w:val="rynqvb"/>
          <w:rFonts w:ascii="Times New Roman" w:hAnsi="Times New Roman" w:cs="Times New Roman"/>
          <w:sz w:val="24"/>
          <w:szCs w:val="24"/>
          <w:lang w:val="en"/>
        </w:rPr>
        <w:t xml:space="preserve">Figures  </w:t>
      </w:r>
      <w:proofErr w:type="gramEnd"/>
      <w:r w:rsidR="00C63556" w:rsidRPr="00C63556">
        <w:rPr>
          <w:rStyle w:val="rynqvb"/>
          <w:rFonts w:ascii="Times New Roman" w:hAnsi="Times New Roman" w:cs="Times New Roman"/>
          <w:sz w:val="24"/>
          <w:szCs w:val="24"/>
          <w:lang w:val="en"/>
        </w:rPr>
        <w:fldChar w:fldCharType="begin"/>
      </w:r>
      <w:r w:rsidR="00C63556" w:rsidRPr="00C63556">
        <w:rPr>
          <w:rStyle w:val="rynqvb"/>
          <w:rFonts w:ascii="Times New Roman" w:hAnsi="Times New Roman" w:cs="Times New Roman"/>
          <w:sz w:val="24"/>
          <w:szCs w:val="24"/>
          <w:lang w:val="en"/>
        </w:rPr>
        <w:instrText xml:space="preserve"> REF _Ref219378502 \h  \* MERGEFORMAT </w:instrText>
      </w:r>
      <w:r w:rsidR="00C63556" w:rsidRPr="00C63556">
        <w:rPr>
          <w:rStyle w:val="rynqvb"/>
          <w:rFonts w:ascii="Times New Roman" w:hAnsi="Times New Roman" w:cs="Times New Roman"/>
          <w:sz w:val="24"/>
          <w:szCs w:val="24"/>
          <w:lang w:val="en"/>
        </w:rPr>
      </w:r>
      <w:r w:rsidR="00C63556" w:rsidRPr="00C63556">
        <w:rPr>
          <w:rStyle w:val="rynqvb"/>
          <w:rFonts w:ascii="Times New Roman" w:hAnsi="Times New Roman" w:cs="Times New Roman"/>
          <w:sz w:val="24"/>
          <w:szCs w:val="24"/>
          <w:lang w:val="en"/>
        </w:rPr>
        <w:fldChar w:fldCharType="separate"/>
      </w:r>
      <w:r w:rsidR="00C63556" w:rsidRPr="00C63556">
        <w:rPr>
          <w:rFonts w:ascii="Times New Roman" w:hAnsi="Times New Roman" w:cs="Times New Roman"/>
          <w:noProof/>
          <w:sz w:val="24"/>
          <w:szCs w:val="24"/>
          <w:lang w:val="en-US"/>
        </w:rPr>
        <w:t>1</w:t>
      </w:r>
      <w:r w:rsidR="00C63556" w:rsidRPr="00C63556">
        <w:rPr>
          <w:rStyle w:val="rynqvb"/>
          <w:rFonts w:ascii="Times New Roman" w:hAnsi="Times New Roman" w:cs="Times New Roman"/>
          <w:sz w:val="24"/>
          <w:szCs w:val="24"/>
          <w:lang w:val="en"/>
        </w:rPr>
        <w:fldChar w:fldCharType="end"/>
      </w:r>
      <w:r w:rsidR="00C63556" w:rsidRPr="00C63556">
        <w:rPr>
          <w:rStyle w:val="rynqvb"/>
          <w:rFonts w:ascii="Times New Roman" w:hAnsi="Times New Roman" w:cs="Times New Roman"/>
          <w:sz w:val="24"/>
          <w:szCs w:val="24"/>
          <w:lang w:val="en"/>
        </w:rPr>
        <w:t xml:space="preserve"> </w:t>
      </w:r>
      <w:r w:rsidRPr="00C63556">
        <w:rPr>
          <w:rStyle w:val="rynqvb"/>
          <w:rFonts w:ascii="Times New Roman" w:hAnsi="Times New Roman" w:cs="Times New Roman"/>
          <w:sz w:val="24"/>
          <w:szCs w:val="24"/>
          <w:lang w:val="en"/>
        </w:rPr>
        <w:t>–</w:t>
      </w:r>
      <w:r w:rsidR="00C63556" w:rsidRPr="00C63556">
        <w:rPr>
          <w:rStyle w:val="rynqvb"/>
          <w:rFonts w:ascii="Times New Roman" w:hAnsi="Times New Roman" w:cs="Times New Roman"/>
          <w:sz w:val="24"/>
          <w:szCs w:val="24"/>
          <w:lang w:val="en"/>
        </w:rPr>
        <w:t xml:space="preserve"> </w:t>
      </w:r>
      <w:r w:rsidR="00C63556" w:rsidRPr="00C63556">
        <w:rPr>
          <w:rStyle w:val="rynqvb"/>
          <w:rFonts w:ascii="Times New Roman" w:hAnsi="Times New Roman" w:cs="Times New Roman"/>
          <w:sz w:val="24"/>
          <w:szCs w:val="24"/>
          <w:lang w:val="en"/>
        </w:rPr>
        <w:fldChar w:fldCharType="begin"/>
      </w:r>
      <w:r w:rsidR="00C63556" w:rsidRPr="00C63556">
        <w:rPr>
          <w:rStyle w:val="rynqvb"/>
          <w:rFonts w:ascii="Times New Roman" w:hAnsi="Times New Roman" w:cs="Times New Roman"/>
          <w:sz w:val="24"/>
          <w:szCs w:val="24"/>
          <w:lang w:val="en"/>
        </w:rPr>
        <w:instrText xml:space="preserve"> REF _Ref221047843 \h  \* MERGEFORMAT </w:instrText>
      </w:r>
      <w:r w:rsidR="00C63556" w:rsidRPr="00C63556">
        <w:rPr>
          <w:rStyle w:val="rynqvb"/>
          <w:rFonts w:ascii="Times New Roman" w:hAnsi="Times New Roman" w:cs="Times New Roman"/>
          <w:sz w:val="24"/>
          <w:szCs w:val="24"/>
          <w:lang w:val="en"/>
        </w:rPr>
      </w:r>
      <w:r w:rsidR="00C63556" w:rsidRPr="00C63556">
        <w:rPr>
          <w:rStyle w:val="rynqvb"/>
          <w:rFonts w:ascii="Times New Roman" w:hAnsi="Times New Roman" w:cs="Times New Roman"/>
          <w:sz w:val="24"/>
          <w:szCs w:val="24"/>
          <w:lang w:val="en"/>
        </w:rPr>
        <w:fldChar w:fldCharType="separate"/>
      </w:r>
      <w:r w:rsidR="00C63556" w:rsidRPr="00C63556">
        <w:rPr>
          <w:rFonts w:ascii="Times New Roman" w:hAnsi="Times New Roman" w:cs="Times New Roman"/>
          <w:noProof/>
          <w:sz w:val="24"/>
          <w:szCs w:val="24"/>
          <w:lang w:val="en-US"/>
        </w:rPr>
        <w:t>4</w:t>
      </w:r>
      <w:r w:rsidR="00C63556" w:rsidRPr="00C63556">
        <w:rPr>
          <w:rStyle w:val="rynqvb"/>
          <w:rFonts w:ascii="Times New Roman" w:hAnsi="Times New Roman" w:cs="Times New Roman"/>
          <w:sz w:val="24"/>
          <w:szCs w:val="24"/>
          <w:lang w:val="en"/>
        </w:rPr>
        <w:fldChar w:fldCharType="end"/>
      </w:r>
      <w:r w:rsidRPr="00C63556">
        <w:rPr>
          <w:rStyle w:val="rynqvb"/>
          <w:rFonts w:ascii="Times New Roman" w:hAnsi="Times New Roman" w:cs="Times New Roman"/>
          <w:sz w:val="24"/>
          <w:szCs w:val="24"/>
          <w:lang w:val="en"/>
        </w:rPr>
        <w:t>.</w:t>
      </w:r>
      <w:r w:rsidR="005C63FD">
        <w:rPr>
          <w:rStyle w:val="rynqvb"/>
          <w:rFonts w:ascii="Times New Roman" w:hAnsi="Times New Roman" w:cs="Times New Roman"/>
          <w:sz w:val="24"/>
          <w:szCs w:val="24"/>
          <w:lang w:val="en"/>
        </w:rPr>
        <w:t xml:space="preserve"> </w:t>
      </w:r>
    </w:p>
    <w:p w14:paraId="64E2FBA5" w14:textId="1509502D" w:rsidR="005C63FD" w:rsidRDefault="005C63FD" w:rsidP="005C63FD">
      <w:pPr>
        <w:pStyle w:val="a4"/>
        <w:spacing w:line="240" w:lineRule="auto"/>
        <w:ind w:left="1224"/>
        <w:jc w:val="center"/>
        <w:rPr>
          <w:rFonts w:ascii="Times New Roman" w:hAnsi="Times New Roman" w:cs="Times New Roman"/>
          <w:sz w:val="24"/>
          <w:szCs w:val="24"/>
        </w:rPr>
      </w:pPr>
      <w:del w:id="13" w:author="OLG" w:date="2026-03-04T17:53:00Z">
        <w:r w:rsidDel="00B710C3">
          <w:rPr>
            <w:rFonts w:ascii="Times New Roman" w:hAnsi="Times New Roman" w:cs="Times New Roman"/>
            <w:noProof/>
            <w:sz w:val="24"/>
            <w:szCs w:val="24"/>
            <w:lang w:val="ru-RU" w:eastAsia="ru-RU"/>
          </w:rPr>
          <w:drawing>
            <wp:inline distT="0" distB="0" distL="0" distR="0" wp14:anchorId="4DC5B40B" wp14:editId="4F18C343">
              <wp:extent cx="4276725" cy="2876550"/>
              <wp:effectExtent l="0" t="0" r="9525" b="0"/>
              <wp:docPr id="6" name="Рисунок 6" descr="MF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F_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76725" cy="2876550"/>
                      </a:xfrm>
                      <a:prstGeom prst="rect">
                        <a:avLst/>
                      </a:prstGeom>
                      <a:noFill/>
                      <a:ln>
                        <a:noFill/>
                      </a:ln>
                    </pic:spPr>
                  </pic:pic>
                </a:graphicData>
              </a:graphic>
            </wp:inline>
          </w:drawing>
        </w:r>
      </w:del>
      <w:ins w:id="14" w:author="OLG" w:date="2026-03-04T17:53:00Z">
        <w:r w:rsidR="00B710C3">
          <w:rPr>
            <w:rFonts w:ascii="Times New Roman" w:hAnsi="Times New Roman" w:cs="Times New Roman"/>
            <w:sz w:val="24"/>
            <w:szCs w:val="24"/>
          </w:rPr>
          <w:pict w14:anchorId="54A3F2CA">
            <v:shape id="_x0000_i1035" type="#_x0000_t75" style="width:294.25pt;height:198.45pt">
              <v:imagedata r:id="rId30" o:title="MF_6"/>
            </v:shape>
          </w:pict>
        </w:r>
      </w:ins>
    </w:p>
    <w:p w14:paraId="72DCE3F9" w14:textId="0AD11DF3" w:rsidR="005C63FD" w:rsidRPr="00595036" w:rsidRDefault="005C63FD" w:rsidP="005C63FD">
      <w:pPr>
        <w:pStyle w:val="11"/>
        <w:rPr>
          <w:szCs w:val="24"/>
          <w:lang w:val="en-US"/>
        </w:rPr>
      </w:pPr>
      <w:r>
        <w:rPr>
          <w:szCs w:val="24"/>
          <w:lang w:val="en-US"/>
        </w:rPr>
        <w:t>Figure</w:t>
      </w:r>
      <w:r w:rsidRPr="00595036">
        <w:rPr>
          <w:szCs w:val="24"/>
          <w:lang w:val="en-US"/>
        </w:rPr>
        <w:t xml:space="preserve"> </w:t>
      </w:r>
      <w:r w:rsidRPr="00595036">
        <w:rPr>
          <w:szCs w:val="24"/>
        </w:rPr>
        <w:fldChar w:fldCharType="begin"/>
      </w:r>
      <w:r w:rsidRPr="00595036">
        <w:rPr>
          <w:szCs w:val="24"/>
          <w:lang w:val="en-US"/>
        </w:rPr>
        <w:instrText xml:space="preserve"> SEQ </w:instrText>
      </w:r>
      <w:r w:rsidRPr="00595036">
        <w:rPr>
          <w:szCs w:val="24"/>
        </w:rPr>
        <w:instrText>Рисунок</w:instrText>
      </w:r>
      <w:r w:rsidRPr="00595036">
        <w:rPr>
          <w:szCs w:val="24"/>
          <w:lang w:val="en-US"/>
        </w:rPr>
        <w:instrText xml:space="preserve"> \* ARABIC \s 1 </w:instrText>
      </w:r>
      <w:r w:rsidRPr="00595036">
        <w:rPr>
          <w:szCs w:val="24"/>
        </w:rPr>
        <w:fldChar w:fldCharType="separate"/>
      </w:r>
      <w:bookmarkStart w:id="15" w:name="_Ref219378502"/>
      <w:r>
        <w:rPr>
          <w:noProof/>
          <w:szCs w:val="24"/>
          <w:lang w:val="en-US"/>
        </w:rPr>
        <w:t>1</w:t>
      </w:r>
      <w:bookmarkEnd w:id="15"/>
      <w:r w:rsidRPr="00595036">
        <w:rPr>
          <w:noProof/>
          <w:szCs w:val="24"/>
        </w:rPr>
        <w:fldChar w:fldCharType="end"/>
      </w:r>
      <w:r w:rsidRPr="00595036">
        <w:rPr>
          <w:szCs w:val="24"/>
          <w:lang w:val="en-US"/>
        </w:rPr>
        <w:t xml:space="preserve"> – Mass </w:t>
      </w:r>
      <w:ins w:id="16" w:author="OLG" w:date="2026-03-04T17:43:00Z">
        <w:r w:rsidR="00192406" w:rsidRPr="00192406">
          <w:rPr>
            <w:szCs w:val="24"/>
            <w:lang w:val="en-US"/>
            <w:rPrChange w:id="17" w:author="OLG" w:date="2026-03-04T17:43:00Z">
              <w:rPr>
                <w:szCs w:val="24"/>
              </w:rPr>
            </w:rPrChange>
          </w:rPr>
          <w:t>fl</w:t>
        </w:r>
        <w:r w:rsidR="00192406" w:rsidRPr="00192406">
          <w:rPr>
            <w:szCs w:val="24"/>
            <w:lang w:val="en-US"/>
            <w:rPrChange w:id="18" w:author="OLG" w:date="2026-03-04T17:43:00Z">
              <w:rPr>
                <w:szCs w:val="24"/>
              </w:rPr>
            </w:rPrChange>
          </w:rPr>
          <w:t>ow rate</w:t>
        </w:r>
      </w:ins>
      <w:del w:id="19" w:author="OLG" w:date="2026-03-04T17:43:00Z">
        <w:r w:rsidRPr="00595036" w:rsidDel="00192406">
          <w:rPr>
            <w:szCs w:val="24"/>
            <w:lang w:val="en-US"/>
          </w:rPr>
          <w:delText>flux</w:delText>
        </w:r>
      </w:del>
      <w:r w:rsidRPr="00595036">
        <w:rPr>
          <w:szCs w:val="24"/>
          <w:lang w:val="en-US"/>
        </w:rPr>
        <w:t xml:space="preserve"> calculation results for ADP06</w:t>
      </w:r>
    </w:p>
    <w:p w14:paraId="1F22AB0A" w14:textId="77777777" w:rsidR="005C63FD" w:rsidRDefault="005C63FD" w:rsidP="005C63FD">
      <w:pPr>
        <w:pStyle w:val="a4"/>
        <w:spacing w:line="240" w:lineRule="auto"/>
        <w:ind w:left="1224"/>
        <w:jc w:val="center"/>
        <w:rPr>
          <w:rFonts w:ascii="Times New Roman" w:hAnsi="Times New Roman" w:cs="Times New Roman"/>
          <w:sz w:val="24"/>
          <w:szCs w:val="24"/>
          <w:lang w:val="en-US"/>
        </w:rPr>
      </w:pPr>
    </w:p>
    <w:p w14:paraId="1008618C" w14:textId="6F89ACCC" w:rsidR="005C63FD" w:rsidRPr="001B1047" w:rsidRDefault="005C63FD" w:rsidP="005C63FD">
      <w:pPr>
        <w:pStyle w:val="af9"/>
        <w:jc w:val="center"/>
        <w:rPr>
          <w:szCs w:val="24"/>
        </w:rPr>
      </w:pPr>
      <w:r>
        <w:rPr>
          <w:noProof/>
          <w:szCs w:val="24"/>
          <w:lang w:val="ru-RU" w:eastAsia="ru-RU"/>
          <w14:ligatures w14:val="standardContextual"/>
        </w:rPr>
        <w:drawing>
          <wp:inline distT="0" distB="0" distL="0" distR="0" wp14:anchorId="3498E1D0" wp14:editId="46CE330F">
            <wp:extent cx="2809875" cy="1914525"/>
            <wp:effectExtent l="0" t="0" r="9525" b="9525"/>
            <wp:docPr id="5" name="Рисунок 5" descr="T_101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_101_10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09875" cy="1914525"/>
                    </a:xfrm>
                    <a:prstGeom prst="rect">
                      <a:avLst/>
                    </a:prstGeom>
                    <a:noFill/>
                    <a:ln>
                      <a:noFill/>
                    </a:ln>
                  </pic:spPr>
                </pic:pic>
              </a:graphicData>
            </a:graphic>
          </wp:inline>
        </w:drawing>
      </w:r>
      <w:r>
        <w:rPr>
          <w:noProof/>
          <w:szCs w:val="24"/>
          <w:lang w:val="ru-RU" w:eastAsia="ru-RU"/>
          <w14:ligatures w14:val="standardContextual"/>
        </w:rPr>
        <w:drawing>
          <wp:inline distT="0" distB="0" distL="0" distR="0" wp14:anchorId="681BBDE7" wp14:editId="18BD1F7F">
            <wp:extent cx="2838450" cy="1914525"/>
            <wp:effectExtent l="0" t="0" r="0" b="9525"/>
            <wp:docPr id="4" name="Рисунок 4" descr="T_105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T_105_10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38450" cy="1914525"/>
                    </a:xfrm>
                    <a:prstGeom prst="rect">
                      <a:avLst/>
                    </a:prstGeom>
                    <a:noFill/>
                    <a:ln>
                      <a:noFill/>
                    </a:ln>
                  </pic:spPr>
                </pic:pic>
              </a:graphicData>
            </a:graphic>
          </wp:inline>
        </w:drawing>
      </w:r>
    </w:p>
    <w:p w14:paraId="2C92F334" w14:textId="77777777" w:rsidR="005C63FD" w:rsidRPr="001B1047" w:rsidRDefault="005C63FD" w:rsidP="005C63FD">
      <w:pPr>
        <w:pStyle w:val="af9"/>
        <w:jc w:val="center"/>
        <w:rPr>
          <w:szCs w:val="24"/>
        </w:rPr>
      </w:pPr>
    </w:p>
    <w:p w14:paraId="1C88E656" w14:textId="77777777" w:rsidR="005C63FD" w:rsidRPr="00595036" w:rsidRDefault="005C63FD" w:rsidP="005C63FD">
      <w:pPr>
        <w:pStyle w:val="11"/>
        <w:rPr>
          <w:szCs w:val="24"/>
          <w:lang w:val="en-US"/>
        </w:rPr>
      </w:pPr>
      <w:r>
        <w:rPr>
          <w:szCs w:val="24"/>
          <w:lang w:val="en-US"/>
        </w:rPr>
        <w:t>Figure</w:t>
      </w:r>
      <w:r w:rsidRPr="001B1047">
        <w:rPr>
          <w:szCs w:val="24"/>
          <w:lang w:val="en-US"/>
        </w:rPr>
        <w:t xml:space="preserve"> </w:t>
      </w:r>
      <w:r w:rsidRPr="00595036">
        <w:rPr>
          <w:szCs w:val="24"/>
        </w:rPr>
        <w:fldChar w:fldCharType="begin"/>
      </w:r>
      <w:r w:rsidRPr="00595036">
        <w:rPr>
          <w:szCs w:val="24"/>
          <w:lang w:val="en-US"/>
        </w:rPr>
        <w:instrText xml:space="preserve"> SEQ </w:instrText>
      </w:r>
      <w:r w:rsidRPr="00595036">
        <w:rPr>
          <w:szCs w:val="24"/>
        </w:rPr>
        <w:instrText>Рисунок</w:instrText>
      </w:r>
      <w:r w:rsidRPr="00595036">
        <w:rPr>
          <w:szCs w:val="24"/>
          <w:lang w:val="en-US"/>
        </w:rPr>
        <w:instrText xml:space="preserve"> \* ARABIC \s 1 </w:instrText>
      </w:r>
      <w:r w:rsidRPr="00595036">
        <w:rPr>
          <w:szCs w:val="24"/>
        </w:rPr>
        <w:fldChar w:fldCharType="separate"/>
      </w:r>
      <w:bookmarkStart w:id="20" w:name="_Ref219378504"/>
      <w:r>
        <w:rPr>
          <w:noProof/>
          <w:szCs w:val="24"/>
          <w:lang w:val="en-US"/>
        </w:rPr>
        <w:t>2</w:t>
      </w:r>
      <w:bookmarkEnd w:id="20"/>
      <w:r w:rsidRPr="00595036">
        <w:rPr>
          <w:noProof/>
          <w:szCs w:val="24"/>
        </w:rPr>
        <w:fldChar w:fldCharType="end"/>
      </w:r>
      <w:r w:rsidRPr="00595036">
        <w:rPr>
          <w:szCs w:val="24"/>
          <w:lang w:val="en-US"/>
        </w:rPr>
        <w:t xml:space="preserve"> –Temperature calculation results for ADP06</w:t>
      </w:r>
    </w:p>
    <w:p w14:paraId="4AF93FEB" w14:textId="77777777" w:rsidR="005C63FD" w:rsidRPr="00077364" w:rsidRDefault="005C63FD" w:rsidP="005C63FD">
      <w:pPr>
        <w:pStyle w:val="a4"/>
        <w:spacing w:line="240" w:lineRule="auto"/>
        <w:ind w:left="1224"/>
        <w:jc w:val="center"/>
        <w:rPr>
          <w:rFonts w:ascii="Times New Roman" w:hAnsi="Times New Roman" w:cs="Times New Roman"/>
          <w:sz w:val="24"/>
          <w:szCs w:val="24"/>
          <w:lang w:val="en-US"/>
        </w:rPr>
      </w:pPr>
    </w:p>
    <w:p w14:paraId="5715E992" w14:textId="793210A0" w:rsidR="005C63FD" w:rsidRDefault="005C63FD" w:rsidP="005C63FD">
      <w:pPr>
        <w:pStyle w:val="a4"/>
        <w:spacing w:line="240" w:lineRule="auto"/>
        <w:ind w:left="1224"/>
        <w:rPr>
          <w:rFonts w:ascii="Times New Roman" w:hAnsi="Times New Roman" w:cs="Times New Roman"/>
          <w:sz w:val="24"/>
          <w:szCs w:val="24"/>
          <w:lang w:val="ru-RU"/>
        </w:rPr>
      </w:pPr>
      <w:del w:id="21" w:author="OLG" w:date="2026-03-04T17:54:00Z">
        <w:r w:rsidDel="00B710C3">
          <w:rPr>
            <w:rFonts w:ascii="Times New Roman" w:hAnsi="Times New Roman" w:cs="Times New Roman"/>
            <w:noProof/>
            <w:sz w:val="24"/>
            <w:szCs w:val="24"/>
            <w:lang w:val="ru-RU" w:eastAsia="ru-RU"/>
          </w:rPr>
          <w:lastRenderedPageBreak/>
          <w:drawing>
            <wp:inline distT="0" distB="0" distL="0" distR="0" wp14:anchorId="0B5142DA" wp14:editId="6B7BA9A1">
              <wp:extent cx="3790950" cy="2876550"/>
              <wp:effectExtent l="0" t="0" r="0" b="0"/>
              <wp:docPr id="3" name="Рисунок 3" descr="MF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F_3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90950" cy="2876550"/>
                      </a:xfrm>
                      <a:prstGeom prst="rect">
                        <a:avLst/>
                      </a:prstGeom>
                      <a:noFill/>
                      <a:ln>
                        <a:noFill/>
                      </a:ln>
                    </pic:spPr>
                  </pic:pic>
                </a:graphicData>
              </a:graphic>
            </wp:inline>
          </w:drawing>
        </w:r>
      </w:del>
      <w:ins w:id="22" w:author="OLG" w:date="2026-03-04T17:54:00Z">
        <w:r w:rsidR="00B710C3">
          <w:rPr>
            <w:rFonts w:ascii="Times New Roman" w:hAnsi="Times New Roman" w:cs="Times New Roman"/>
            <w:sz w:val="24"/>
            <w:szCs w:val="24"/>
            <w:lang w:val="ru-RU"/>
          </w:rPr>
          <w:pict w14:anchorId="51CCBC6A">
            <v:shape id="_x0000_i1036" type="#_x0000_t75" style="width:294.25pt;height:198.45pt">
              <v:imagedata r:id="rId34" o:title="MF_310"/>
            </v:shape>
          </w:pict>
        </w:r>
      </w:ins>
    </w:p>
    <w:p w14:paraId="7EAE5FA6" w14:textId="5E240963" w:rsidR="005C63FD" w:rsidRPr="00E45EB6" w:rsidRDefault="005C63FD" w:rsidP="005C63FD">
      <w:pPr>
        <w:pStyle w:val="11"/>
        <w:rPr>
          <w:szCs w:val="24"/>
          <w:lang w:val="en-US"/>
        </w:rPr>
      </w:pPr>
      <w:r>
        <w:rPr>
          <w:szCs w:val="24"/>
          <w:lang w:val="en-US"/>
        </w:rPr>
        <w:t>Figure</w:t>
      </w:r>
      <w:r w:rsidRPr="00595036">
        <w:rPr>
          <w:szCs w:val="24"/>
          <w:lang w:val="en-US"/>
        </w:rPr>
        <w:t xml:space="preserve"> </w:t>
      </w:r>
      <w:r w:rsidRPr="00595036">
        <w:rPr>
          <w:szCs w:val="24"/>
        </w:rPr>
        <w:fldChar w:fldCharType="begin"/>
      </w:r>
      <w:r w:rsidRPr="00595036">
        <w:rPr>
          <w:szCs w:val="24"/>
          <w:lang w:val="en-US"/>
        </w:rPr>
        <w:instrText xml:space="preserve"> SEQ </w:instrText>
      </w:r>
      <w:r w:rsidRPr="00595036">
        <w:rPr>
          <w:szCs w:val="24"/>
        </w:rPr>
        <w:instrText>Рисунок</w:instrText>
      </w:r>
      <w:r w:rsidRPr="00595036">
        <w:rPr>
          <w:szCs w:val="24"/>
          <w:lang w:val="en-US"/>
        </w:rPr>
        <w:instrText xml:space="preserve"> \* ARABIC \s 1 </w:instrText>
      </w:r>
      <w:r w:rsidRPr="00595036">
        <w:rPr>
          <w:szCs w:val="24"/>
        </w:rPr>
        <w:fldChar w:fldCharType="separate"/>
      </w:r>
      <w:r>
        <w:rPr>
          <w:noProof/>
          <w:szCs w:val="24"/>
          <w:lang w:val="en-US"/>
        </w:rPr>
        <w:t>3</w:t>
      </w:r>
      <w:r w:rsidRPr="00595036">
        <w:rPr>
          <w:noProof/>
          <w:szCs w:val="24"/>
        </w:rPr>
        <w:fldChar w:fldCharType="end"/>
      </w:r>
      <w:r w:rsidRPr="00595036">
        <w:rPr>
          <w:szCs w:val="24"/>
          <w:lang w:val="en-US"/>
        </w:rPr>
        <w:t xml:space="preserve"> – Mass </w:t>
      </w:r>
      <w:ins w:id="23" w:author="OLG" w:date="2026-03-04T17:45:00Z">
        <w:r w:rsidR="00E56342" w:rsidRPr="00E56342">
          <w:rPr>
            <w:szCs w:val="24"/>
            <w:lang w:val="en-US"/>
            <w:rPrChange w:id="24" w:author="OLG" w:date="2026-03-04T17:46:00Z">
              <w:rPr>
                <w:szCs w:val="24"/>
              </w:rPr>
            </w:rPrChange>
          </w:rPr>
          <w:t>fl</w:t>
        </w:r>
        <w:r w:rsidR="00E56342" w:rsidRPr="00E56342">
          <w:rPr>
            <w:szCs w:val="24"/>
            <w:lang w:val="en-US"/>
            <w:rPrChange w:id="25" w:author="OLG" w:date="2026-03-04T17:46:00Z">
              <w:rPr>
                <w:szCs w:val="24"/>
              </w:rPr>
            </w:rPrChange>
          </w:rPr>
          <w:t>ow rate</w:t>
        </w:r>
      </w:ins>
      <w:del w:id="26" w:author="OLG" w:date="2026-03-04T17:45:00Z">
        <w:r w:rsidRPr="00595036" w:rsidDel="00E56342">
          <w:rPr>
            <w:szCs w:val="24"/>
            <w:lang w:val="en-US"/>
          </w:rPr>
          <w:delText>flux</w:delText>
        </w:r>
      </w:del>
      <w:r w:rsidRPr="00595036">
        <w:rPr>
          <w:szCs w:val="24"/>
          <w:lang w:val="en-US"/>
        </w:rPr>
        <w:t xml:space="preserve"> calculation results for </w:t>
      </w:r>
      <w:r>
        <w:rPr>
          <w:szCs w:val="24"/>
          <w:lang w:val="en-US"/>
        </w:rPr>
        <w:t>ADP</w:t>
      </w:r>
      <w:r w:rsidRPr="00077364">
        <w:rPr>
          <w:szCs w:val="24"/>
          <w:lang w:val="en-US"/>
        </w:rPr>
        <w:t>10</w:t>
      </w:r>
    </w:p>
    <w:p w14:paraId="02986CCD" w14:textId="77777777" w:rsidR="005C63FD" w:rsidRPr="00077364" w:rsidRDefault="005C63FD" w:rsidP="005C63FD">
      <w:pPr>
        <w:pStyle w:val="a4"/>
        <w:spacing w:line="240" w:lineRule="auto"/>
        <w:ind w:left="1224"/>
        <w:jc w:val="center"/>
        <w:rPr>
          <w:rFonts w:ascii="Times New Roman" w:hAnsi="Times New Roman" w:cs="Times New Roman"/>
          <w:sz w:val="24"/>
          <w:szCs w:val="24"/>
          <w:lang w:val="en-US"/>
        </w:rPr>
      </w:pPr>
    </w:p>
    <w:p w14:paraId="2C92B3F0" w14:textId="21210882" w:rsidR="005C63FD" w:rsidRPr="001B1047" w:rsidRDefault="005C63FD" w:rsidP="005C63FD">
      <w:pPr>
        <w:pStyle w:val="af9"/>
        <w:jc w:val="center"/>
        <w:rPr>
          <w:szCs w:val="24"/>
        </w:rPr>
      </w:pPr>
      <w:r>
        <w:rPr>
          <w:noProof/>
          <w:szCs w:val="24"/>
          <w:lang w:val="ru-RU" w:eastAsia="ru-RU"/>
          <w14:ligatures w14:val="standardContextual"/>
        </w:rPr>
        <w:drawing>
          <wp:inline distT="0" distB="0" distL="0" distR="0" wp14:anchorId="477E694E" wp14:editId="03710031">
            <wp:extent cx="2600325" cy="1971675"/>
            <wp:effectExtent l="0" t="0" r="9525" b="9525"/>
            <wp:docPr id="2" name="Рисунок 2" descr="T_101_T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T_101_T10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00325" cy="1971675"/>
                    </a:xfrm>
                    <a:prstGeom prst="rect">
                      <a:avLst/>
                    </a:prstGeom>
                    <a:noFill/>
                    <a:ln>
                      <a:noFill/>
                    </a:ln>
                  </pic:spPr>
                </pic:pic>
              </a:graphicData>
            </a:graphic>
          </wp:inline>
        </w:drawing>
      </w:r>
      <w:r>
        <w:rPr>
          <w:noProof/>
          <w:szCs w:val="24"/>
          <w:lang w:val="ru-RU" w:eastAsia="ru-RU"/>
          <w14:ligatures w14:val="standardContextual"/>
        </w:rPr>
        <w:drawing>
          <wp:inline distT="0" distB="0" distL="0" distR="0" wp14:anchorId="579AB372" wp14:editId="64BA4150">
            <wp:extent cx="2600325" cy="1971675"/>
            <wp:effectExtent l="0" t="0" r="9525" b="9525"/>
            <wp:docPr id="1" name="Рисунок 1" descr="T_105_T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_105_T10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00325" cy="1971675"/>
                    </a:xfrm>
                    <a:prstGeom prst="rect">
                      <a:avLst/>
                    </a:prstGeom>
                    <a:noFill/>
                    <a:ln>
                      <a:noFill/>
                    </a:ln>
                  </pic:spPr>
                </pic:pic>
              </a:graphicData>
            </a:graphic>
          </wp:inline>
        </w:drawing>
      </w:r>
    </w:p>
    <w:p w14:paraId="130DD243" w14:textId="417C2E14" w:rsidR="005C63FD" w:rsidRPr="00E45EB6" w:rsidRDefault="005C63FD" w:rsidP="005C63FD">
      <w:pPr>
        <w:pStyle w:val="11"/>
        <w:rPr>
          <w:szCs w:val="24"/>
          <w:lang w:val="en-US"/>
        </w:rPr>
      </w:pPr>
      <w:r>
        <w:rPr>
          <w:szCs w:val="24"/>
          <w:lang w:val="en-US"/>
        </w:rPr>
        <w:t>Figure</w:t>
      </w:r>
      <w:r w:rsidRPr="001B1047">
        <w:rPr>
          <w:szCs w:val="24"/>
          <w:lang w:val="en-US"/>
        </w:rPr>
        <w:t xml:space="preserve"> </w:t>
      </w:r>
      <w:r w:rsidRPr="00595036">
        <w:rPr>
          <w:szCs w:val="24"/>
        </w:rPr>
        <w:fldChar w:fldCharType="begin"/>
      </w:r>
      <w:r w:rsidRPr="00595036">
        <w:rPr>
          <w:szCs w:val="24"/>
          <w:lang w:val="en-US"/>
        </w:rPr>
        <w:instrText xml:space="preserve"> SEQ </w:instrText>
      </w:r>
      <w:r w:rsidRPr="00595036">
        <w:rPr>
          <w:szCs w:val="24"/>
        </w:rPr>
        <w:instrText>Рисунок</w:instrText>
      </w:r>
      <w:r w:rsidRPr="00595036">
        <w:rPr>
          <w:szCs w:val="24"/>
          <w:lang w:val="en-US"/>
        </w:rPr>
        <w:instrText xml:space="preserve"> \* ARABIC \s 1 </w:instrText>
      </w:r>
      <w:r w:rsidRPr="00595036">
        <w:rPr>
          <w:szCs w:val="24"/>
        </w:rPr>
        <w:fldChar w:fldCharType="separate"/>
      </w:r>
      <w:bookmarkStart w:id="27" w:name="_Ref221047843"/>
      <w:r>
        <w:rPr>
          <w:noProof/>
          <w:szCs w:val="24"/>
          <w:lang w:val="en-US"/>
        </w:rPr>
        <w:t>4</w:t>
      </w:r>
      <w:bookmarkEnd w:id="27"/>
      <w:r w:rsidRPr="00595036">
        <w:rPr>
          <w:noProof/>
          <w:szCs w:val="24"/>
        </w:rPr>
        <w:fldChar w:fldCharType="end"/>
      </w:r>
      <w:r w:rsidRPr="00595036">
        <w:rPr>
          <w:szCs w:val="24"/>
          <w:lang w:val="en-US"/>
        </w:rPr>
        <w:t xml:space="preserve"> –Temperatu</w:t>
      </w:r>
      <w:r>
        <w:rPr>
          <w:szCs w:val="24"/>
          <w:lang w:val="en-US"/>
        </w:rPr>
        <w:t>re calculation results for ADP</w:t>
      </w:r>
      <w:r w:rsidRPr="00077364">
        <w:rPr>
          <w:szCs w:val="24"/>
          <w:lang w:val="en-US"/>
        </w:rPr>
        <w:t>10</w:t>
      </w:r>
    </w:p>
    <w:p w14:paraId="144A47B6" w14:textId="558F43C9" w:rsidR="007318C6" w:rsidRDefault="005C63FD" w:rsidP="00D10C29">
      <w:pPr>
        <w:jc w:val="both"/>
        <w:rPr>
          <w:rFonts w:ascii="Times New Roman" w:hAnsi="Times New Roman" w:cs="Times New Roman"/>
          <w:bCs/>
          <w:sz w:val="24"/>
          <w:szCs w:val="24"/>
          <w:lang w:val="en-US"/>
        </w:rPr>
      </w:pPr>
      <w:r w:rsidRPr="005C63FD">
        <w:rPr>
          <w:rFonts w:ascii="Times New Roman" w:hAnsi="Times New Roman" w:cs="Times New Roman"/>
          <w:bCs/>
          <w:sz w:val="24"/>
          <w:szCs w:val="24"/>
          <w:lang w:val="en-US"/>
        </w:rPr>
        <w:t>A</w:t>
      </w:r>
      <w:r>
        <w:rPr>
          <w:rFonts w:ascii="Times New Roman" w:hAnsi="Times New Roman" w:cs="Times New Roman"/>
          <w:bCs/>
          <w:sz w:val="24"/>
          <w:szCs w:val="24"/>
          <w:lang w:val="en-US"/>
        </w:rPr>
        <w:t xml:space="preserve"> good</w:t>
      </w:r>
      <w:r w:rsidRPr="005C63FD">
        <w:rPr>
          <w:rFonts w:ascii="Times New Roman" w:hAnsi="Times New Roman" w:cs="Times New Roman"/>
          <w:bCs/>
          <w:sz w:val="24"/>
          <w:szCs w:val="24"/>
          <w:lang w:val="en-US"/>
        </w:rPr>
        <w:t xml:space="preserve"> agreement between the experimental data and </w:t>
      </w:r>
      <w:r>
        <w:rPr>
          <w:rFonts w:ascii="Times New Roman" w:hAnsi="Times New Roman" w:cs="Times New Roman"/>
          <w:bCs/>
          <w:sz w:val="24"/>
          <w:szCs w:val="24"/>
          <w:lang w:val="en-US"/>
        </w:rPr>
        <w:t xml:space="preserve">the </w:t>
      </w:r>
      <w:r w:rsidRPr="005C63FD">
        <w:rPr>
          <w:rFonts w:ascii="Times New Roman" w:hAnsi="Times New Roman" w:cs="Times New Roman"/>
          <w:bCs/>
          <w:sz w:val="24"/>
          <w:szCs w:val="24"/>
          <w:lang w:val="en-US"/>
        </w:rPr>
        <w:t>simulation results in both experimental tests</w:t>
      </w:r>
      <w:r>
        <w:rPr>
          <w:rFonts w:ascii="Times New Roman" w:hAnsi="Times New Roman" w:cs="Times New Roman"/>
          <w:bCs/>
          <w:sz w:val="24"/>
          <w:szCs w:val="24"/>
          <w:lang w:val="en-US"/>
        </w:rPr>
        <w:t xml:space="preserve"> can be seen</w:t>
      </w:r>
      <w:r w:rsidRPr="005C63FD">
        <w:rPr>
          <w:rFonts w:ascii="Times New Roman" w:hAnsi="Times New Roman" w:cs="Times New Roman"/>
          <w:bCs/>
          <w:sz w:val="24"/>
          <w:szCs w:val="24"/>
          <w:lang w:val="en-US"/>
        </w:rPr>
        <w:t xml:space="preserve">. </w:t>
      </w:r>
      <w:r w:rsidR="007318C6">
        <w:rPr>
          <w:rFonts w:ascii="Times New Roman" w:hAnsi="Times New Roman" w:cs="Times New Roman"/>
          <w:bCs/>
          <w:sz w:val="24"/>
          <w:szCs w:val="24"/>
          <w:lang w:val="en-US"/>
        </w:rPr>
        <w:t xml:space="preserve">In the steady states, the mean calculated temperature follows the experimental line, with minor deviations. The uncertainty range is quite large. This is the results of highly uncertain thermal conductivity of the steel powder in the heat exchanger. As the sensitivity analysis shown below suggests, it has the highest influence on the coolant temperature. As for the mass </w:t>
      </w:r>
      <w:ins w:id="28" w:author="OLG" w:date="2026-03-04T17:44:00Z">
        <w:r w:rsidR="00192406" w:rsidRPr="007379DA">
          <w:rPr>
            <w:rFonts w:ascii="Times New Roman" w:hAnsi="Times New Roman" w:cs="Times New Roman"/>
            <w:sz w:val="24"/>
            <w:szCs w:val="24"/>
          </w:rPr>
          <w:t>fl</w:t>
        </w:r>
        <w:r w:rsidR="00192406">
          <w:rPr>
            <w:rFonts w:ascii="Times New Roman" w:hAnsi="Times New Roman" w:cs="Times New Roman"/>
            <w:sz w:val="24"/>
            <w:szCs w:val="24"/>
          </w:rPr>
          <w:t>ow rate</w:t>
        </w:r>
      </w:ins>
      <w:del w:id="29" w:author="OLG" w:date="2026-03-04T17:44:00Z">
        <w:r w:rsidR="00F603EC" w:rsidDel="00192406">
          <w:rPr>
            <w:rFonts w:ascii="Times New Roman" w:hAnsi="Times New Roman" w:cs="Times New Roman"/>
            <w:bCs/>
            <w:sz w:val="24"/>
            <w:szCs w:val="24"/>
            <w:lang w:val="en-US"/>
          </w:rPr>
          <w:delText>flux</w:delText>
        </w:r>
      </w:del>
      <w:r w:rsidR="007318C6">
        <w:rPr>
          <w:rFonts w:ascii="Times New Roman" w:hAnsi="Times New Roman" w:cs="Times New Roman"/>
          <w:bCs/>
          <w:sz w:val="24"/>
          <w:szCs w:val="24"/>
          <w:lang w:val="en-US"/>
        </w:rPr>
        <w:t xml:space="preserve">, the calculated mean mainly lies within the experimental uncertainty range. </w:t>
      </w:r>
    </w:p>
    <w:p w14:paraId="1448172E" w14:textId="791D16E7" w:rsidR="005C63FD" w:rsidRDefault="005C63FD" w:rsidP="00D10C29">
      <w:pPr>
        <w:jc w:val="both"/>
        <w:rPr>
          <w:rFonts w:ascii="Times New Roman" w:hAnsi="Times New Roman" w:cs="Times New Roman"/>
          <w:bCs/>
          <w:sz w:val="24"/>
          <w:szCs w:val="24"/>
          <w:lang w:val="en-US"/>
        </w:rPr>
      </w:pPr>
      <w:r w:rsidRPr="005C63FD">
        <w:rPr>
          <w:rFonts w:ascii="Times New Roman" w:hAnsi="Times New Roman" w:cs="Times New Roman"/>
          <w:bCs/>
          <w:sz w:val="24"/>
          <w:szCs w:val="24"/>
          <w:lang w:val="en-US"/>
        </w:rPr>
        <w:t>The transition from forced to natural circulation is also simulated</w:t>
      </w:r>
      <w:r>
        <w:rPr>
          <w:rFonts w:ascii="Times New Roman" w:hAnsi="Times New Roman" w:cs="Times New Roman"/>
          <w:bCs/>
          <w:sz w:val="24"/>
          <w:szCs w:val="24"/>
          <w:lang w:val="en-US"/>
        </w:rPr>
        <w:t xml:space="preserve"> </w:t>
      </w:r>
      <w:r w:rsidR="007318C6" w:rsidRPr="005C63FD">
        <w:rPr>
          <w:rFonts w:ascii="Times New Roman" w:hAnsi="Times New Roman" w:cs="Times New Roman"/>
          <w:bCs/>
          <w:sz w:val="24"/>
          <w:szCs w:val="24"/>
          <w:lang w:val="en-US"/>
        </w:rPr>
        <w:t>well;</w:t>
      </w:r>
      <w:r>
        <w:rPr>
          <w:rFonts w:ascii="Times New Roman" w:hAnsi="Times New Roman" w:cs="Times New Roman"/>
          <w:bCs/>
          <w:sz w:val="24"/>
          <w:szCs w:val="24"/>
          <w:lang w:val="en-US"/>
        </w:rPr>
        <w:t xml:space="preserve"> the uncertainty band quite accurately follows the experimental data, </w:t>
      </w:r>
      <w:r w:rsidR="007318C6">
        <w:rPr>
          <w:rFonts w:ascii="Times New Roman" w:hAnsi="Times New Roman" w:cs="Times New Roman"/>
          <w:bCs/>
          <w:sz w:val="24"/>
          <w:szCs w:val="24"/>
          <w:lang w:val="en-US"/>
        </w:rPr>
        <w:t>mainly</w:t>
      </w:r>
      <w:r>
        <w:rPr>
          <w:rFonts w:ascii="Times New Roman" w:hAnsi="Times New Roman" w:cs="Times New Roman"/>
          <w:bCs/>
          <w:sz w:val="24"/>
          <w:szCs w:val="24"/>
          <w:lang w:val="en-US"/>
        </w:rPr>
        <w:t xml:space="preserve"> encompassing it.</w:t>
      </w:r>
      <w:r w:rsidRPr="005C63FD">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This</w:t>
      </w:r>
      <w:r w:rsidRPr="005C63FD">
        <w:rPr>
          <w:rFonts w:ascii="Times New Roman" w:hAnsi="Times New Roman" w:cs="Times New Roman"/>
          <w:bCs/>
          <w:sz w:val="24"/>
          <w:szCs w:val="24"/>
          <w:lang w:val="en-US"/>
        </w:rPr>
        <w:t xml:space="preserve"> indicates the high accuracy of the models and the correct consideration of the parameters of the facility under consideration.</w:t>
      </w:r>
    </w:p>
    <w:p w14:paraId="77E75186" w14:textId="48C345A5" w:rsidR="00E45ABE" w:rsidRDefault="00E45ABE" w:rsidP="00D10C29">
      <w:pPr>
        <w:jc w:val="both"/>
        <w:rPr>
          <w:rStyle w:val="rynqvb"/>
          <w:rFonts w:ascii="Times New Roman" w:hAnsi="Times New Roman" w:cs="Times New Roman"/>
          <w:sz w:val="24"/>
          <w:szCs w:val="24"/>
          <w:lang w:val="en"/>
        </w:rPr>
      </w:pPr>
      <w:r w:rsidRPr="00077364">
        <w:rPr>
          <w:rStyle w:val="rynqvb"/>
          <w:rFonts w:ascii="Times New Roman" w:hAnsi="Times New Roman" w:cs="Times New Roman"/>
          <w:sz w:val="24"/>
          <w:szCs w:val="24"/>
          <w:lang w:val="en"/>
        </w:rPr>
        <w:t>A similar uncertainty analysis was conducted for the blind test.</w:t>
      </w:r>
      <w:r w:rsidRPr="00077364">
        <w:rPr>
          <w:rStyle w:val="hwtze"/>
          <w:rFonts w:ascii="Times New Roman" w:hAnsi="Times New Roman" w:cs="Times New Roman"/>
          <w:sz w:val="24"/>
          <w:szCs w:val="24"/>
          <w:lang w:val="en"/>
        </w:rPr>
        <w:t xml:space="preserve"> </w:t>
      </w:r>
      <w:r w:rsidRPr="00077364">
        <w:rPr>
          <w:rStyle w:val="rynqvb"/>
          <w:rFonts w:ascii="Times New Roman" w:hAnsi="Times New Roman" w:cs="Times New Roman"/>
          <w:sz w:val="24"/>
          <w:szCs w:val="24"/>
          <w:lang w:val="en"/>
        </w:rPr>
        <w:t xml:space="preserve">The results for mass </w:t>
      </w:r>
      <w:ins w:id="30" w:author="OLG" w:date="2026-03-04T17:44:00Z">
        <w:r w:rsidR="00192406" w:rsidRPr="007379DA">
          <w:rPr>
            <w:rFonts w:ascii="Times New Roman" w:hAnsi="Times New Roman" w:cs="Times New Roman"/>
            <w:sz w:val="24"/>
            <w:szCs w:val="24"/>
          </w:rPr>
          <w:t>fl</w:t>
        </w:r>
        <w:r w:rsidR="00192406">
          <w:rPr>
            <w:rFonts w:ascii="Times New Roman" w:hAnsi="Times New Roman" w:cs="Times New Roman"/>
            <w:sz w:val="24"/>
            <w:szCs w:val="24"/>
          </w:rPr>
          <w:t>ow rate</w:t>
        </w:r>
      </w:ins>
      <w:del w:id="31" w:author="OLG" w:date="2026-03-04T17:44:00Z">
        <w:r w:rsidRPr="00077364" w:rsidDel="00192406">
          <w:rPr>
            <w:rStyle w:val="rynqvb"/>
            <w:rFonts w:ascii="Times New Roman" w:hAnsi="Times New Roman" w:cs="Times New Roman"/>
            <w:sz w:val="24"/>
            <w:szCs w:val="24"/>
            <w:lang w:val="en"/>
          </w:rPr>
          <w:delText>flux</w:delText>
        </w:r>
      </w:del>
      <w:r w:rsidRPr="00077364">
        <w:rPr>
          <w:rStyle w:val="rynqvb"/>
          <w:rFonts w:ascii="Times New Roman" w:hAnsi="Times New Roman" w:cs="Times New Roman"/>
          <w:sz w:val="24"/>
          <w:szCs w:val="24"/>
          <w:lang w:val="en-US"/>
        </w:rPr>
        <w:t xml:space="preserve"> </w:t>
      </w:r>
      <w:r w:rsidRPr="00077364">
        <w:rPr>
          <w:rStyle w:val="rynqvb"/>
          <w:rFonts w:ascii="Times New Roman" w:hAnsi="Times New Roman" w:cs="Times New Roman"/>
          <w:sz w:val="24"/>
          <w:szCs w:val="24"/>
          <w:lang w:val="en"/>
        </w:rPr>
        <w:t xml:space="preserve">and temperature are shown in the </w:t>
      </w:r>
      <w:r w:rsidRPr="00E45ABE">
        <w:rPr>
          <w:rStyle w:val="rynqvb"/>
          <w:rFonts w:ascii="Times New Roman" w:hAnsi="Times New Roman" w:cs="Times New Roman"/>
          <w:sz w:val="24"/>
          <w:szCs w:val="24"/>
          <w:lang w:val="en"/>
        </w:rPr>
        <w:t xml:space="preserve">Figures </w:t>
      </w:r>
      <w:r w:rsidRPr="00E45ABE">
        <w:rPr>
          <w:rStyle w:val="rynqvb"/>
          <w:rFonts w:ascii="Times New Roman" w:hAnsi="Times New Roman" w:cs="Times New Roman"/>
          <w:sz w:val="24"/>
          <w:szCs w:val="24"/>
          <w:lang w:val="en"/>
        </w:rPr>
        <w:fldChar w:fldCharType="begin"/>
      </w:r>
      <w:r w:rsidRPr="00E45ABE">
        <w:rPr>
          <w:rStyle w:val="rynqvb"/>
          <w:rFonts w:ascii="Times New Roman" w:hAnsi="Times New Roman" w:cs="Times New Roman"/>
          <w:sz w:val="24"/>
          <w:szCs w:val="24"/>
          <w:lang w:val="en"/>
        </w:rPr>
        <w:instrText xml:space="preserve"> REF _Ref221051008 \h  \* MERGEFORMAT </w:instrText>
      </w:r>
      <w:r w:rsidRPr="00E45ABE">
        <w:rPr>
          <w:rStyle w:val="rynqvb"/>
          <w:rFonts w:ascii="Times New Roman" w:hAnsi="Times New Roman" w:cs="Times New Roman"/>
          <w:sz w:val="24"/>
          <w:szCs w:val="24"/>
          <w:lang w:val="en"/>
        </w:rPr>
      </w:r>
      <w:r w:rsidRPr="00E45ABE">
        <w:rPr>
          <w:rStyle w:val="rynqvb"/>
          <w:rFonts w:ascii="Times New Roman" w:hAnsi="Times New Roman" w:cs="Times New Roman"/>
          <w:sz w:val="24"/>
          <w:szCs w:val="24"/>
          <w:lang w:val="en"/>
        </w:rPr>
        <w:fldChar w:fldCharType="separate"/>
      </w:r>
      <w:r w:rsidRPr="00E45ABE">
        <w:rPr>
          <w:rFonts w:ascii="Times New Roman" w:hAnsi="Times New Roman" w:cs="Times New Roman"/>
          <w:noProof/>
          <w:sz w:val="24"/>
          <w:szCs w:val="24"/>
          <w:lang w:val="en-US"/>
        </w:rPr>
        <w:t>5</w:t>
      </w:r>
      <w:r w:rsidRPr="00E45ABE">
        <w:rPr>
          <w:rStyle w:val="rynqvb"/>
          <w:rFonts w:ascii="Times New Roman" w:hAnsi="Times New Roman" w:cs="Times New Roman"/>
          <w:sz w:val="24"/>
          <w:szCs w:val="24"/>
          <w:lang w:val="en"/>
        </w:rPr>
        <w:fldChar w:fldCharType="end"/>
      </w:r>
      <w:r w:rsidRPr="00E45ABE">
        <w:rPr>
          <w:rStyle w:val="rynqvb"/>
          <w:rFonts w:ascii="Times New Roman" w:hAnsi="Times New Roman" w:cs="Times New Roman"/>
          <w:sz w:val="24"/>
          <w:szCs w:val="24"/>
          <w:lang w:val="en"/>
        </w:rPr>
        <w:t>-</w:t>
      </w:r>
      <w:r w:rsidRPr="00E45ABE">
        <w:rPr>
          <w:rStyle w:val="rynqvb"/>
          <w:rFonts w:ascii="Times New Roman" w:hAnsi="Times New Roman" w:cs="Times New Roman"/>
          <w:sz w:val="24"/>
          <w:szCs w:val="24"/>
          <w:lang w:val="en"/>
        </w:rPr>
        <w:fldChar w:fldCharType="begin"/>
      </w:r>
      <w:r w:rsidRPr="00E45ABE">
        <w:rPr>
          <w:rStyle w:val="rynqvb"/>
          <w:rFonts w:ascii="Times New Roman" w:hAnsi="Times New Roman" w:cs="Times New Roman"/>
          <w:sz w:val="24"/>
          <w:szCs w:val="24"/>
          <w:lang w:val="en"/>
        </w:rPr>
        <w:instrText xml:space="preserve"> REF _Ref221051014 \h  \* MERGEFORMAT </w:instrText>
      </w:r>
      <w:r w:rsidRPr="00E45ABE">
        <w:rPr>
          <w:rStyle w:val="rynqvb"/>
          <w:rFonts w:ascii="Times New Roman" w:hAnsi="Times New Roman" w:cs="Times New Roman"/>
          <w:sz w:val="24"/>
          <w:szCs w:val="24"/>
          <w:lang w:val="en"/>
        </w:rPr>
      </w:r>
      <w:r w:rsidRPr="00E45ABE">
        <w:rPr>
          <w:rStyle w:val="rynqvb"/>
          <w:rFonts w:ascii="Times New Roman" w:hAnsi="Times New Roman" w:cs="Times New Roman"/>
          <w:sz w:val="24"/>
          <w:szCs w:val="24"/>
          <w:lang w:val="en"/>
        </w:rPr>
        <w:fldChar w:fldCharType="separate"/>
      </w:r>
      <w:r w:rsidRPr="00E45ABE">
        <w:rPr>
          <w:rFonts w:ascii="Times New Roman" w:hAnsi="Times New Roman" w:cs="Times New Roman"/>
          <w:noProof/>
          <w:sz w:val="24"/>
          <w:szCs w:val="24"/>
          <w:lang w:val="en-US"/>
        </w:rPr>
        <w:t>6</w:t>
      </w:r>
      <w:r w:rsidRPr="00E45ABE">
        <w:rPr>
          <w:rStyle w:val="rynqvb"/>
          <w:rFonts w:ascii="Times New Roman" w:hAnsi="Times New Roman" w:cs="Times New Roman"/>
          <w:sz w:val="24"/>
          <w:szCs w:val="24"/>
          <w:lang w:val="en"/>
        </w:rPr>
        <w:fldChar w:fldCharType="end"/>
      </w:r>
      <w:r w:rsidRPr="00E45ABE">
        <w:rPr>
          <w:rStyle w:val="rynqvb"/>
          <w:rFonts w:ascii="Times New Roman" w:hAnsi="Times New Roman" w:cs="Times New Roman"/>
          <w:sz w:val="24"/>
          <w:szCs w:val="24"/>
          <w:lang w:val="en"/>
        </w:rPr>
        <w:t>.</w:t>
      </w:r>
    </w:p>
    <w:p w14:paraId="4531BA32" w14:textId="33C595C6" w:rsidR="00E45ABE" w:rsidRDefault="00E45ABE" w:rsidP="00E45ABE">
      <w:pPr>
        <w:pStyle w:val="a4"/>
        <w:spacing w:line="240" w:lineRule="auto"/>
        <w:ind w:left="1224"/>
        <w:rPr>
          <w:rFonts w:ascii="Times New Roman" w:hAnsi="Times New Roman" w:cs="Times New Roman"/>
          <w:sz w:val="24"/>
          <w:szCs w:val="24"/>
          <w:lang w:val="ru-RU"/>
        </w:rPr>
      </w:pPr>
      <w:del w:id="32" w:author="OLG" w:date="2026-03-04T17:55:00Z">
        <w:r w:rsidDel="00B710C3">
          <w:rPr>
            <w:rFonts w:ascii="Times New Roman" w:hAnsi="Times New Roman" w:cs="Times New Roman"/>
            <w:noProof/>
            <w:sz w:val="24"/>
            <w:szCs w:val="24"/>
            <w:lang w:val="ru-RU" w:eastAsia="ru-RU"/>
          </w:rPr>
          <w:lastRenderedPageBreak/>
          <w:drawing>
            <wp:inline distT="0" distB="0" distL="0" distR="0" wp14:anchorId="0A3EA21F" wp14:editId="02E548B7">
              <wp:extent cx="4276725" cy="2876550"/>
              <wp:effectExtent l="0" t="0" r="9525" b="0"/>
              <wp:docPr id="9" name="Рисунок 9" descr="MF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F_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76725" cy="2876550"/>
                      </a:xfrm>
                      <a:prstGeom prst="rect">
                        <a:avLst/>
                      </a:prstGeom>
                      <a:noFill/>
                      <a:ln>
                        <a:noFill/>
                      </a:ln>
                    </pic:spPr>
                  </pic:pic>
                </a:graphicData>
              </a:graphic>
            </wp:inline>
          </w:drawing>
        </w:r>
      </w:del>
      <w:bookmarkStart w:id="33" w:name="_GoBack"/>
      <w:ins w:id="34" w:author="OLG" w:date="2026-03-04T17:55:00Z">
        <w:r w:rsidR="00B710C3">
          <w:rPr>
            <w:rFonts w:ascii="Times New Roman" w:hAnsi="Times New Roman" w:cs="Times New Roman"/>
            <w:sz w:val="24"/>
            <w:szCs w:val="24"/>
            <w:lang w:val="ru-RU"/>
          </w:rPr>
          <w:pict w14:anchorId="61476750">
            <v:shape id="_x0000_i1037" type="#_x0000_t75" style="width:294.25pt;height:198.45pt">
              <v:imagedata r:id="rId38" o:title="MF_7"/>
            </v:shape>
          </w:pict>
        </w:r>
      </w:ins>
      <w:bookmarkEnd w:id="33"/>
    </w:p>
    <w:p w14:paraId="1FC0EF1A" w14:textId="54D0BCB4" w:rsidR="00E45ABE" w:rsidRPr="006A19AE" w:rsidRDefault="00E45ABE" w:rsidP="00E45ABE">
      <w:pPr>
        <w:pStyle w:val="11"/>
        <w:rPr>
          <w:szCs w:val="24"/>
          <w:lang w:val="en-US"/>
        </w:rPr>
      </w:pPr>
      <w:r w:rsidRPr="006A19AE">
        <w:rPr>
          <w:szCs w:val="24"/>
          <w:lang w:val="en-US"/>
        </w:rPr>
        <w:t xml:space="preserve">Figure </w:t>
      </w:r>
      <w:r w:rsidRPr="001B4C0F">
        <w:rPr>
          <w:szCs w:val="24"/>
        </w:rPr>
        <w:fldChar w:fldCharType="begin"/>
      </w:r>
      <w:r w:rsidRPr="001B4C0F">
        <w:rPr>
          <w:szCs w:val="24"/>
          <w:lang w:val="en-US"/>
        </w:rPr>
        <w:instrText xml:space="preserve"> SEQ </w:instrText>
      </w:r>
      <w:r w:rsidRPr="001B4C0F">
        <w:rPr>
          <w:szCs w:val="24"/>
        </w:rPr>
        <w:instrText>Рисунок</w:instrText>
      </w:r>
      <w:r w:rsidRPr="001B4C0F">
        <w:rPr>
          <w:szCs w:val="24"/>
          <w:lang w:val="en-US"/>
        </w:rPr>
        <w:instrText xml:space="preserve"> \* ARABIC \s 1 </w:instrText>
      </w:r>
      <w:r w:rsidRPr="001B4C0F">
        <w:rPr>
          <w:szCs w:val="24"/>
        </w:rPr>
        <w:fldChar w:fldCharType="separate"/>
      </w:r>
      <w:bookmarkStart w:id="35" w:name="_Ref221051008"/>
      <w:r>
        <w:rPr>
          <w:noProof/>
          <w:szCs w:val="24"/>
          <w:lang w:val="en-US"/>
        </w:rPr>
        <w:t>5</w:t>
      </w:r>
      <w:bookmarkEnd w:id="35"/>
      <w:r w:rsidRPr="001B4C0F">
        <w:rPr>
          <w:noProof/>
          <w:szCs w:val="24"/>
        </w:rPr>
        <w:fldChar w:fldCharType="end"/>
      </w:r>
      <w:r w:rsidRPr="001B4C0F">
        <w:rPr>
          <w:szCs w:val="24"/>
          <w:lang w:val="en-US"/>
        </w:rPr>
        <w:t xml:space="preserve"> – Mass </w:t>
      </w:r>
      <w:ins w:id="36" w:author="OLG" w:date="2026-03-04T17:44:00Z">
        <w:r w:rsidR="00192406" w:rsidRPr="00192406">
          <w:rPr>
            <w:szCs w:val="24"/>
            <w:lang w:val="en-US"/>
            <w:rPrChange w:id="37" w:author="OLG" w:date="2026-03-04T17:44:00Z">
              <w:rPr>
                <w:szCs w:val="24"/>
              </w:rPr>
            </w:rPrChange>
          </w:rPr>
          <w:t>fl</w:t>
        </w:r>
        <w:r w:rsidR="00192406" w:rsidRPr="00192406">
          <w:rPr>
            <w:szCs w:val="24"/>
            <w:lang w:val="en-US"/>
            <w:rPrChange w:id="38" w:author="OLG" w:date="2026-03-04T17:44:00Z">
              <w:rPr>
                <w:szCs w:val="24"/>
              </w:rPr>
            </w:rPrChange>
          </w:rPr>
          <w:t>ow rate</w:t>
        </w:r>
      </w:ins>
      <w:del w:id="39" w:author="OLG" w:date="2026-03-04T17:44:00Z">
        <w:r w:rsidRPr="001B4C0F" w:rsidDel="00192406">
          <w:rPr>
            <w:szCs w:val="24"/>
            <w:lang w:val="en-US"/>
          </w:rPr>
          <w:delText>flux</w:delText>
        </w:r>
      </w:del>
      <w:r w:rsidRPr="001B4C0F">
        <w:rPr>
          <w:szCs w:val="24"/>
          <w:lang w:val="en-US"/>
        </w:rPr>
        <w:t xml:space="preserve"> calculation results for ADP</w:t>
      </w:r>
      <w:r w:rsidRPr="00077364">
        <w:rPr>
          <w:szCs w:val="24"/>
          <w:lang w:val="en-US"/>
        </w:rPr>
        <w:t>07</w:t>
      </w:r>
    </w:p>
    <w:p w14:paraId="47A1713E" w14:textId="77777777" w:rsidR="00E45ABE" w:rsidRPr="00077364" w:rsidRDefault="00E45ABE" w:rsidP="00E45ABE">
      <w:pPr>
        <w:pStyle w:val="a4"/>
        <w:spacing w:line="240" w:lineRule="auto"/>
        <w:ind w:left="1224"/>
        <w:rPr>
          <w:rFonts w:ascii="Times New Roman" w:hAnsi="Times New Roman" w:cs="Times New Roman"/>
          <w:sz w:val="24"/>
          <w:szCs w:val="24"/>
          <w:lang w:val="en-US"/>
        </w:rPr>
      </w:pPr>
    </w:p>
    <w:p w14:paraId="1782253A" w14:textId="16DA7D81" w:rsidR="00E45ABE" w:rsidRPr="006A19AE" w:rsidRDefault="00E45ABE" w:rsidP="00E45ABE">
      <w:pPr>
        <w:pStyle w:val="af9"/>
        <w:jc w:val="center"/>
        <w:rPr>
          <w:szCs w:val="24"/>
        </w:rPr>
      </w:pPr>
      <w:r>
        <w:rPr>
          <w:noProof/>
          <w:szCs w:val="24"/>
          <w:lang w:val="ru-RU" w:eastAsia="ru-RU"/>
          <w14:ligatures w14:val="standardContextual"/>
        </w:rPr>
        <w:drawing>
          <wp:inline distT="0" distB="0" distL="0" distR="0" wp14:anchorId="1FDE3DC1" wp14:editId="6D7AB0B8">
            <wp:extent cx="2828925" cy="1914525"/>
            <wp:effectExtent l="0" t="0" r="9525" b="9525"/>
            <wp:docPr id="8" name="Рисунок 8" descr="T_101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_101_10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28925" cy="1914525"/>
                    </a:xfrm>
                    <a:prstGeom prst="rect">
                      <a:avLst/>
                    </a:prstGeom>
                    <a:noFill/>
                    <a:ln>
                      <a:noFill/>
                    </a:ln>
                  </pic:spPr>
                </pic:pic>
              </a:graphicData>
            </a:graphic>
          </wp:inline>
        </w:drawing>
      </w:r>
      <w:r>
        <w:rPr>
          <w:noProof/>
          <w:szCs w:val="24"/>
          <w:lang w:val="ru-RU" w:eastAsia="ru-RU"/>
          <w14:ligatures w14:val="standardContextual"/>
        </w:rPr>
        <w:drawing>
          <wp:inline distT="0" distB="0" distL="0" distR="0" wp14:anchorId="2BF3DB53" wp14:editId="04EA074E">
            <wp:extent cx="2838450" cy="1914525"/>
            <wp:effectExtent l="0" t="0" r="0" b="9525"/>
            <wp:docPr id="7" name="Рисунок 7" descr="T_103_T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_103_T_10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38450" cy="1914525"/>
                    </a:xfrm>
                    <a:prstGeom prst="rect">
                      <a:avLst/>
                    </a:prstGeom>
                    <a:noFill/>
                    <a:ln>
                      <a:noFill/>
                    </a:ln>
                  </pic:spPr>
                </pic:pic>
              </a:graphicData>
            </a:graphic>
          </wp:inline>
        </w:drawing>
      </w:r>
    </w:p>
    <w:p w14:paraId="76DAE368" w14:textId="5E0E9FDD" w:rsidR="00E45ABE" w:rsidRPr="006A19AE" w:rsidRDefault="00E45ABE" w:rsidP="00E45ABE">
      <w:pPr>
        <w:pStyle w:val="11"/>
        <w:rPr>
          <w:szCs w:val="24"/>
          <w:lang w:val="en-US"/>
        </w:rPr>
      </w:pPr>
      <w:r w:rsidRPr="006A19AE">
        <w:rPr>
          <w:szCs w:val="24"/>
          <w:lang w:val="en-US"/>
        </w:rPr>
        <w:t xml:space="preserve">Figure </w:t>
      </w:r>
      <w:r w:rsidRPr="001B4C0F">
        <w:rPr>
          <w:szCs w:val="24"/>
        </w:rPr>
        <w:fldChar w:fldCharType="begin"/>
      </w:r>
      <w:r w:rsidRPr="001B4C0F">
        <w:rPr>
          <w:szCs w:val="24"/>
          <w:lang w:val="en-US"/>
        </w:rPr>
        <w:instrText xml:space="preserve"> SEQ </w:instrText>
      </w:r>
      <w:r w:rsidRPr="001B4C0F">
        <w:rPr>
          <w:szCs w:val="24"/>
        </w:rPr>
        <w:instrText>Рисунок</w:instrText>
      </w:r>
      <w:r w:rsidRPr="001B4C0F">
        <w:rPr>
          <w:szCs w:val="24"/>
          <w:lang w:val="en-US"/>
        </w:rPr>
        <w:instrText xml:space="preserve"> \* ARABIC \s 1 </w:instrText>
      </w:r>
      <w:r w:rsidRPr="001B4C0F">
        <w:rPr>
          <w:szCs w:val="24"/>
        </w:rPr>
        <w:fldChar w:fldCharType="separate"/>
      </w:r>
      <w:bookmarkStart w:id="40" w:name="_Ref221051014"/>
      <w:r>
        <w:rPr>
          <w:noProof/>
          <w:szCs w:val="24"/>
          <w:lang w:val="en-US"/>
        </w:rPr>
        <w:t>6</w:t>
      </w:r>
      <w:bookmarkEnd w:id="40"/>
      <w:r w:rsidRPr="001B4C0F">
        <w:rPr>
          <w:noProof/>
          <w:szCs w:val="24"/>
        </w:rPr>
        <w:fldChar w:fldCharType="end"/>
      </w:r>
      <w:r w:rsidRPr="001B4C0F">
        <w:rPr>
          <w:szCs w:val="24"/>
          <w:lang w:val="en-US"/>
        </w:rPr>
        <w:t xml:space="preserve"> –Temperature calculation results for ADP</w:t>
      </w:r>
      <w:r w:rsidRPr="00077364">
        <w:rPr>
          <w:szCs w:val="24"/>
          <w:lang w:val="en-US"/>
        </w:rPr>
        <w:t>07</w:t>
      </w:r>
    </w:p>
    <w:p w14:paraId="39CD2A77" w14:textId="3CD34060" w:rsidR="00E45ABE" w:rsidRDefault="00C315BE" w:rsidP="00D10C29">
      <w:pPr>
        <w:jc w:val="both"/>
        <w:rPr>
          <w:rFonts w:ascii="Times New Roman" w:hAnsi="Times New Roman" w:cs="Times New Roman"/>
          <w:bCs/>
          <w:sz w:val="24"/>
          <w:szCs w:val="24"/>
          <w:lang w:val="en-US"/>
        </w:rPr>
      </w:pPr>
      <w:r>
        <w:rPr>
          <w:rStyle w:val="rynqvb"/>
          <w:rFonts w:ascii="Times New Roman" w:hAnsi="Times New Roman" w:cs="Times New Roman"/>
          <w:sz w:val="24"/>
          <w:szCs w:val="24"/>
          <w:lang w:val="en"/>
        </w:rPr>
        <w:t>It is notable, that, as one can see, f</w:t>
      </w:r>
      <w:r w:rsidRPr="00077364">
        <w:rPr>
          <w:rStyle w:val="rynqvb"/>
          <w:rFonts w:ascii="Times New Roman" w:hAnsi="Times New Roman" w:cs="Times New Roman"/>
          <w:sz w:val="24"/>
          <w:szCs w:val="24"/>
          <w:lang w:val="en"/>
        </w:rPr>
        <w:t>or the blind tests, the calculated results showed even higher accuracy than for the open ones.</w:t>
      </w:r>
      <w:r w:rsidRPr="00077364">
        <w:rPr>
          <w:rStyle w:val="hwtze"/>
          <w:rFonts w:ascii="Times New Roman" w:hAnsi="Times New Roman" w:cs="Times New Roman"/>
          <w:sz w:val="24"/>
          <w:szCs w:val="24"/>
          <w:lang w:val="en"/>
        </w:rPr>
        <w:t xml:space="preserve"> </w:t>
      </w:r>
      <w:r w:rsidRPr="00077364">
        <w:rPr>
          <w:rStyle w:val="rynqvb"/>
          <w:rFonts w:ascii="Times New Roman" w:hAnsi="Times New Roman" w:cs="Times New Roman"/>
          <w:sz w:val="24"/>
          <w:szCs w:val="24"/>
          <w:lang w:val="en"/>
        </w:rPr>
        <w:t>This demonstrates the high predictive power of the code.</w:t>
      </w:r>
    </w:p>
    <w:p w14:paraId="2671D897" w14:textId="2637F86E" w:rsidR="005712CE" w:rsidRPr="005712CE" w:rsidRDefault="00C85AD6" w:rsidP="00D10C29">
      <w:pPr>
        <w:jc w:val="both"/>
        <w:rPr>
          <w:rStyle w:val="rynqvb"/>
          <w:rFonts w:ascii="Times New Roman" w:hAnsi="Times New Roman" w:cs="Times New Roman"/>
          <w:sz w:val="24"/>
          <w:szCs w:val="24"/>
          <w:lang w:val="en"/>
        </w:rPr>
      </w:pPr>
      <w:r w:rsidRPr="00077364">
        <w:rPr>
          <w:rStyle w:val="rynqvb"/>
          <w:rFonts w:ascii="Times New Roman" w:hAnsi="Times New Roman" w:cs="Times New Roman"/>
          <w:sz w:val="24"/>
          <w:szCs w:val="24"/>
          <w:lang w:val="en-US"/>
        </w:rPr>
        <w:t xml:space="preserve">The </w:t>
      </w:r>
      <w:r>
        <w:rPr>
          <w:rStyle w:val="rynqvb"/>
          <w:rFonts w:ascii="Times New Roman" w:hAnsi="Times New Roman" w:cs="Times New Roman"/>
          <w:sz w:val="24"/>
          <w:szCs w:val="24"/>
          <w:lang w:val="en-US"/>
        </w:rPr>
        <w:t xml:space="preserve">sensitivity </w:t>
      </w:r>
      <w:r w:rsidRPr="00077364">
        <w:rPr>
          <w:rStyle w:val="rynqvb"/>
          <w:rFonts w:ascii="Times New Roman" w:hAnsi="Times New Roman" w:cs="Times New Roman"/>
          <w:sz w:val="24"/>
          <w:szCs w:val="24"/>
          <w:lang w:val="en-US"/>
        </w:rPr>
        <w:t xml:space="preserve">analysis results </w:t>
      </w:r>
      <w:r>
        <w:rPr>
          <w:rStyle w:val="rynqvb"/>
          <w:rFonts w:ascii="Times New Roman" w:hAnsi="Times New Roman" w:cs="Times New Roman"/>
          <w:sz w:val="24"/>
          <w:szCs w:val="24"/>
          <w:lang w:val="en-US"/>
        </w:rPr>
        <w:t xml:space="preserve">highlight the </w:t>
      </w:r>
      <w:r w:rsidRPr="00077364">
        <w:rPr>
          <w:rStyle w:val="rynqvb"/>
          <w:rFonts w:ascii="Times New Roman" w:hAnsi="Times New Roman" w:cs="Times New Roman"/>
          <w:sz w:val="24"/>
          <w:szCs w:val="24"/>
          <w:lang w:val="en"/>
        </w:rPr>
        <w:t xml:space="preserve">parameters </w:t>
      </w:r>
      <w:r>
        <w:rPr>
          <w:rStyle w:val="rynqvb"/>
          <w:rFonts w:ascii="Times New Roman" w:hAnsi="Times New Roman" w:cs="Times New Roman"/>
          <w:sz w:val="24"/>
          <w:szCs w:val="24"/>
          <w:lang w:val="en"/>
        </w:rPr>
        <w:t xml:space="preserve">that </w:t>
      </w:r>
      <w:r w:rsidRPr="00077364">
        <w:rPr>
          <w:rStyle w:val="rynqvb"/>
          <w:rFonts w:ascii="Times New Roman" w:hAnsi="Times New Roman" w:cs="Times New Roman"/>
          <w:sz w:val="24"/>
          <w:szCs w:val="24"/>
          <w:lang w:val="en"/>
        </w:rPr>
        <w:t>have the most significant impact on the calculation results.</w:t>
      </w:r>
      <w:r w:rsidRPr="00077364">
        <w:rPr>
          <w:rStyle w:val="rynqvb"/>
          <w:rFonts w:ascii="Times New Roman" w:hAnsi="Times New Roman" w:cs="Times New Roman"/>
          <w:sz w:val="24"/>
          <w:szCs w:val="24"/>
          <w:lang w:val="en-US"/>
        </w:rPr>
        <w:t xml:space="preserve"> </w:t>
      </w:r>
      <w:r w:rsidRPr="00077364">
        <w:rPr>
          <w:rStyle w:val="rynqvb"/>
          <w:rFonts w:ascii="Times New Roman" w:hAnsi="Times New Roman" w:cs="Times New Roman"/>
          <w:sz w:val="24"/>
          <w:szCs w:val="24"/>
          <w:lang w:val="en"/>
        </w:rPr>
        <w:t>The Spearman rank correlation coefficients used as sensit</w:t>
      </w:r>
      <w:r>
        <w:rPr>
          <w:rStyle w:val="rynqvb"/>
          <w:rFonts w:ascii="Times New Roman" w:hAnsi="Times New Roman" w:cs="Times New Roman"/>
          <w:sz w:val="24"/>
          <w:szCs w:val="24"/>
          <w:lang w:val="en"/>
        </w:rPr>
        <w:t>ivity measure are shown in the F</w:t>
      </w:r>
      <w:r w:rsidRPr="00077364">
        <w:rPr>
          <w:rStyle w:val="rynqvb"/>
          <w:rFonts w:ascii="Times New Roman" w:hAnsi="Times New Roman" w:cs="Times New Roman"/>
          <w:sz w:val="24"/>
          <w:szCs w:val="24"/>
          <w:lang w:val="en"/>
        </w:rPr>
        <w:t>igure</w:t>
      </w:r>
      <w:r>
        <w:rPr>
          <w:rStyle w:val="rynqvb"/>
          <w:rFonts w:ascii="Times New Roman" w:hAnsi="Times New Roman" w:cs="Times New Roman"/>
          <w:sz w:val="24"/>
          <w:szCs w:val="24"/>
          <w:lang w:val="en"/>
        </w:rPr>
        <w:t>s</w:t>
      </w:r>
      <w:r w:rsidRPr="00077364">
        <w:rPr>
          <w:rStyle w:val="rynqvb"/>
          <w:rFonts w:ascii="Times New Roman" w:hAnsi="Times New Roman" w:cs="Times New Roman"/>
          <w:sz w:val="24"/>
          <w:szCs w:val="24"/>
          <w:lang w:val="en-US"/>
        </w:rPr>
        <w:t xml:space="preserve"> </w:t>
      </w:r>
      <w:r>
        <w:rPr>
          <w:rStyle w:val="rynqvb"/>
          <w:rFonts w:ascii="Times New Roman" w:hAnsi="Times New Roman" w:cs="Times New Roman"/>
          <w:sz w:val="24"/>
          <w:szCs w:val="24"/>
          <w:lang w:val="en-US"/>
        </w:rPr>
        <w:fldChar w:fldCharType="begin"/>
      </w:r>
      <w:r>
        <w:rPr>
          <w:rStyle w:val="rynqvb"/>
          <w:rFonts w:ascii="Times New Roman" w:hAnsi="Times New Roman" w:cs="Times New Roman"/>
          <w:sz w:val="24"/>
          <w:szCs w:val="24"/>
          <w:lang w:val="en-US"/>
        </w:rPr>
        <w:instrText xml:space="preserve"> REF _Ref221051412 \h </w:instrText>
      </w:r>
      <w:r w:rsidR="00D10C29">
        <w:rPr>
          <w:rStyle w:val="rynqvb"/>
          <w:rFonts w:ascii="Times New Roman" w:hAnsi="Times New Roman" w:cs="Times New Roman"/>
          <w:sz w:val="24"/>
          <w:szCs w:val="24"/>
          <w:lang w:val="en-US"/>
        </w:rPr>
        <w:instrText xml:space="preserve"> \* MERGEFORMAT </w:instrText>
      </w:r>
      <w:r>
        <w:rPr>
          <w:rStyle w:val="rynqvb"/>
          <w:rFonts w:ascii="Times New Roman" w:hAnsi="Times New Roman" w:cs="Times New Roman"/>
          <w:sz w:val="24"/>
          <w:szCs w:val="24"/>
          <w:lang w:val="en-US"/>
        </w:rPr>
      </w:r>
      <w:r>
        <w:rPr>
          <w:rStyle w:val="rynqvb"/>
          <w:rFonts w:ascii="Times New Roman" w:hAnsi="Times New Roman" w:cs="Times New Roman"/>
          <w:sz w:val="24"/>
          <w:szCs w:val="24"/>
          <w:lang w:val="en-US"/>
        </w:rPr>
        <w:fldChar w:fldCharType="separate"/>
      </w:r>
      <w:r w:rsidR="00DB7139">
        <w:rPr>
          <w:rFonts w:ascii="Times New Roman" w:hAnsi="Times New Roman" w:cs="Times New Roman"/>
          <w:noProof/>
          <w:sz w:val="24"/>
          <w:szCs w:val="24"/>
          <w:lang w:val="en-US"/>
        </w:rPr>
        <w:t>7</w:t>
      </w:r>
      <w:r>
        <w:rPr>
          <w:rStyle w:val="rynqvb"/>
          <w:rFonts w:ascii="Times New Roman" w:hAnsi="Times New Roman" w:cs="Times New Roman"/>
          <w:sz w:val="24"/>
          <w:szCs w:val="24"/>
          <w:lang w:val="en-US"/>
        </w:rPr>
        <w:fldChar w:fldCharType="end"/>
      </w:r>
      <w:r w:rsidRPr="00077364">
        <w:rPr>
          <w:rStyle w:val="rynqvb"/>
          <w:rFonts w:ascii="Times New Roman" w:hAnsi="Times New Roman" w:cs="Times New Roman"/>
          <w:sz w:val="24"/>
          <w:szCs w:val="24"/>
          <w:lang w:val="en-US"/>
        </w:rPr>
        <w:t xml:space="preserve"> - </w:t>
      </w:r>
      <w:r>
        <w:rPr>
          <w:rStyle w:val="rynqvb"/>
          <w:rFonts w:ascii="Times New Roman" w:hAnsi="Times New Roman" w:cs="Times New Roman"/>
          <w:sz w:val="24"/>
          <w:szCs w:val="24"/>
          <w:lang w:val="en-US"/>
        </w:rPr>
        <w:fldChar w:fldCharType="begin"/>
      </w:r>
      <w:r>
        <w:rPr>
          <w:rStyle w:val="rynqvb"/>
          <w:rFonts w:ascii="Times New Roman" w:hAnsi="Times New Roman" w:cs="Times New Roman"/>
          <w:sz w:val="24"/>
          <w:szCs w:val="24"/>
          <w:lang w:val="en-US"/>
        </w:rPr>
        <w:instrText xml:space="preserve"> REF _Ref221051417 \h </w:instrText>
      </w:r>
      <w:r w:rsidR="00D10C29">
        <w:rPr>
          <w:rStyle w:val="rynqvb"/>
          <w:rFonts w:ascii="Times New Roman" w:hAnsi="Times New Roman" w:cs="Times New Roman"/>
          <w:sz w:val="24"/>
          <w:szCs w:val="24"/>
          <w:lang w:val="en-US"/>
        </w:rPr>
        <w:instrText xml:space="preserve"> \* MERGEFORMAT </w:instrText>
      </w:r>
      <w:r>
        <w:rPr>
          <w:rStyle w:val="rynqvb"/>
          <w:rFonts w:ascii="Times New Roman" w:hAnsi="Times New Roman" w:cs="Times New Roman"/>
          <w:sz w:val="24"/>
          <w:szCs w:val="24"/>
          <w:lang w:val="en-US"/>
        </w:rPr>
      </w:r>
      <w:r>
        <w:rPr>
          <w:rStyle w:val="rynqvb"/>
          <w:rFonts w:ascii="Times New Roman" w:hAnsi="Times New Roman" w:cs="Times New Roman"/>
          <w:sz w:val="24"/>
          <w:szCs w:val="24"/>
          <w:lang w:val="en-US"/>
        </w:rPr>
        <w:fldChar w:fldCharType="separate"/>
      </w:r>
      <w:r w:rsidR="00DB7139">
        <w:rPr>
          <w:rFonts w:ascii="Times New Roman" w:hAnsi="Times New Roman" w:cs="Times New Roman"/>
          <w:noProof/>
          <w:sz w:val="24"/>
          <w:szCs w:val="24"/>
          <w:lang w:val="en-US"/>
        </w:rPr>
        <w:t>9</w:t>
      </w:r>
      <w:r>
        <w:rPr>
          <w:rStyle w:val="rynqvb"/>
          <w:rFonts w:ascii="Times New Roman" w:hAnsi="Times New Roman" w:cs="Times New Roman"/>
          <w:sz w:val="24"/>
          <w:szCs w:val="24"/>
          <w:lang w:val="en-US"/>
        </w:rPr>
        <w:fldChar w:fldCharType="end"/>
      </w:r>
      <w:r w:rsidRPr="00077364">
        <w:rPr>
          <w:rStyle w:val="rynqvb"/>
          <w:rFonts w:ascii="Times New Roman" w:hAnsi="Times New Roman" w:cs="Times New Roman"/>
          <w:sz w:val="24"/>
          <w:szCs w:val="24"/>
          <w:lang w:val="en"/>
        </w:rPr>
        <w:t>. Positive value</w:t>
      </w:r>
      <w:r>
        <w:rPr>
          <w:rStyle w:val="rynqvb"/>
          <w:rFonts w:ascii="Times New Roman" w:hAnsi="Times New Roman" w:cs="Times New Roman"/>
          <w:sz w:val="24"/>
          <w:szCs w:val="24"/>
          <w:lang w:val="en"/>
        </w:rPr>
        <w:t>s mean</w:t>
      </w:r>
      <w:r w:rsidRPr="00077364">
        <w:rPr>
          <w:rStyle w:val="rynqvb"/>
          <w:rFonts w:ascii="Times New Roman" w:hAnsi="Times New Roman" w:cs="Times New Roman"/>
          <w:sz w:val="24"/>
          <w:szCs w:val="24"/>
          <w:lang w:val="en"/>
        </w:rPr>
        <w:t xml:space="preserve"> that the increase of an input parameter yields the increase of the simulation result. Negative value</w:t>
      </w:r>
      <w:r>
        <w:rPr>
          <w:rStyle w:val="rynqvb"/>
          <w:rFonts w:ascii="Times New Roman" w:hAnsi="Times New Roman" w:cs="Times New Roman"/>
          <w:sz w:val="24"/>
          <w:szCs w:val="24"/>
          <w:lang w:val="en"/>
        </w:rPr>
        <w:t>s mean</w:t>
      </w:r>
      <w:r w:rsidRPr="00077364">
        <w:rPr>
          <w:rStyle w:val="rynqvb"/>
          <w:rFonts w:ascii="Times New Roman" w:hAnsi="Times New Roman" w:cs="Times New Roman"/>
          <w:sz w:val="24"/>
          <w:szCs w:val="24"/>
          <w:lang w:val="en"/>
        </w:rPr>
        <w:t xml:space="preserve"> that the simulation result decreases with an increase of this input parameter. Values close to zero </w:t>
      </w:r>
      <w:r w:rsidRPr="005712CE">
        <w:rPr>
          <w:rStyle w:val="rynqvb"/>
          <w:rFonts w:ascii="Times New Roman" w:hAnsi="Times New Roman" w:cs="Times New Roman"/>
          <w:sz w:val="24"/>
          <w:szCs w:val="24"/>
          <w:lang w:val="en"/>
        </w:rPr>
        <w:t>indicate the parameters with weak influence on the result.</w:t>
      </w:r>
      <w:r w:rsidR="005712CE" w:rsidRPr="005712CE">
        <w:rPr>
          <w:rStyle w:val="rynqvb"/>
          <w:rFonts w:ascii="Times New Roman" w:hAnsi="Times New Roman" w:cs="Times New Roman"/>
          <w:sz w:val="24"/>
          <w:szCs w:val="24"/>
          <w:lang w:val="en"/>
        </w:rPr>
        <w:t xml:space="preserve"> Th</w:t>
      </w:r>
      <w:r w:rsidR="005712CE">
        <w:rPr>
          <w:rStyle w:val="rynqvb"/>
          <w:rFonts w:ascii="Times New Roman" w:hAnsi="Times New Roman" w:cs="Times New Roman"/>
          <w:sz w:val="24"/>
          <w:szCs w:val="24"/>
          <w:lang w:val="en"/>
        </w:rPr>
        <w:t>e rank correlation coefficients were chosen since in some cases the response was non-linear, but always monotonous.</w:t>
      </w:r>
    </w:p>
    <w:p w14:paraId="6AC347CF" w14:textId="1F666552" w:rsidR="00C85AD6" w:rsidRPr="006A19AE" w:rsidRDefault="00C85AD6" w:rsidP="00C85AD6">
      <w:pPr>
        <w:pStyle w:val="a4"/>
        <w:spacing w:line="240" w:lineRule="auto"/>
        <w:ind w:left="1224"/>
        <w:rPr>
          <w:rFonts w:ascii="Times New Roman" w:hAnsi="Times New Roman" w:cs="Times New Roman"/>
          <w:sz w:val="24"/>
          <w:szCs w:val="24"/>
          <w:lang w:val="ru-RU"/>
        </w:rPr>
      </w:pPr>
      <w:r>
        <w:rPr>
          <w:rFonts w:ascii="Times New Roman" w:hAnsi="Times New Roman" w:cs="Times New Roman"/>
          <w:noProof/>
          <w:sz w:val="24"/>
          <w:szCs w:val="24"/>
          <w:lang w:val="ru-RU" w:eastAsia="ru-RU"/>
        </w:rPr>
        <w:lastRenderedPageBreak/>
        <w:drawing>
          <wp:inline distT="0" distB="0" distL="0" distR="0" wp14:anchorId="1BFF200A" wp14:editId="32BD3350">
            <wp:extent cx="3848100" cy="2876550"/>
            <wp:effectExtent l="0" t="0" r="0" b="0"/>
            <wp:docPr id="12" name="Рисунок 12" descr="spear_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pear_M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48100" cy="2876550"/>
                    </a:xfrm>
                    <a:prstGeom prst="rect">
                      <a:avLst/>
                    </a:prstGeom>
                    <a:noFill/>
                    <a:ln>
                      <a:noFill/>
                    </a:ln>
                  </pic:spPr>
                </pic:pic>
              </a:graphicData>
            </a:graphic>
          </wp:inline>
        </w:drawing>
      </w:r>
    </w:p>
    <w:p w14:paraId="60A6D2A6" w14:textId="3E2C9F2A" w:rsidR="00C85AD6" w:rsidRPr="00077364" w:rsidRDefault="00C85AD6" w:rsidP="00C85AD6">
      <w:pPr>
        <w:jc w:val="center"/>
        <w:rPr>
          <w:rFonts w:ascii="Times New Roman" w:hAnsi="Times New Roman" w:cs="Times New Roman"/>
          <w:bCs/>
          <w:sz w:val="24"/>
          <w:szCs w:val="24"/>
          <w:lang w:val="en-US"/>
        </w:rPr>
      </w:pPr>
      <w:r w:rsidRPr="00077364">
        <w:rPr>
          <w:rFonts w:ascii="Times New Roman" w:hAnsi="Times New Roman" w:cs="Times New Roman"/>
          <w:sz w:val="24"/>
          <w:szCs w:val="24"/>
          <w:lang w:val="en-US"/>
        </w:rPr>
        <w:t xml:space="preserve">Figure </w:t>
      </w:r>
      <w:r w:rsidRPr="00077364">
        <w:rPr>
          <w:rFonts w:ascii="Times New Roman" w:hAnsi="Times New Roman" w:cs="Times New Roman"/>
          <w:sz w:val="24"/>
          <w:szCs w:val="24"/>
        </w:rPr>
        <w:fldChar w:fldCharType="begin"/>
      </w:r>
      <w:r w:rsidRPr="00077364">
        <w:rPr>
          <w:rFonts w:ascii="Times New Roman" w:hAnsi="Times New Roman" w:cs="Times New Roman"/>
          <w:sz w:val="24"/>
          <w:szCs w:val="24"/>
          <w:lang w:val="en-US"/>
        </w:rPr>
        <w:instrText xml:space="preserve"> SEQ </w:instrText>
      </w:r>
      <w:r w:rsidRPr="00077364">
        <w:rPr>
          <w:rFonts w:ascii="Times New Roman" w:hAnsi="Times New Roman" w:cs="Times New Roman"/>
          <w:sz w:val="24"/>
          <w:szCs w:val="24"/>
        </w:rPr>
        <w:instrText>Рисунок</w:instrText>
      </w:r>
      <w:r w:rsidRPr="00077364">
        <w:rPr>
          <w:rFonts w:ascii="Times New Roman" w:hAnsi="Times New Roman" w:cs="Times New Roman"/>
          <w:sz w:val="24"/>
          <w:szCs w:val="24"/>
          <w:lang w:val="en-US"/>
        </w:rPr>
        <w:instrText xml:space="preserve"> \* ARABIC \s 1 </w:instrText>
      </w:r>
      <w:r w:rsidRPr="00077364">
        <w:rPr>
          <w:rFonts w:ascii="Times New Roman" w:hAnsi="Times New Roman" w:cs="Times New Roman"/>
          <w:sz w:val="24"/>
          <w:szCs w:val="24"/>
        </w:rPr>
        <w:fldChar w:fldCharType="separate"/>
      </w:r>
      <w:bookmarkStart w:id="41" w:name="_Ref221051412"/>
      <w:r>
        <w:rPr>
          <w:rFonts w:ascii="Times New Roman" w:hAnsi="Times New Roman" w:cs="Times New Roman"/>
          <w:noProof/>
          <w:sz w:val="24"/>
          <w:szCs w:val="24"/>
          <w:lang w:val="en-US"/>
        </w:rPr>
        <w:t>7</w:t>
      </w:r>
      <w:bookmarkEnd w:id="41"/>
      <w:r w:rsidRPr="00077364">
        <w:rPr>
          <w:rFonts w:ascii="Times New Roman" w:hAnsi="Times New Roman" w:cs="Times New Roman"/>
          <w:noProof/>
          <w:sz w:val="24"/>
          <w:szCs w:val="24"/>
        </w:rPr>
        <w:fldChar w:fldCharType="end"/>
      </w:r>
      <w:r w:rsidRPr="00077364">
        <w:rPr>
          <w:rFonts w:ascii="Times New Roman" w:hAnsi="Times New Roman" w:cs="Times New Roman"/>
          <w:sz w:val="24"/>
          <w:szCs w:val="24"/>
          <w:lang w:val="en-US"/>
        </w:rPr>
        <w:t xml:space="preserve"> –</w:t>
      </w:r>
      <w:r w:rsidRPr="00077364">
        <w:rPr>
          <w:rFonts w:ascii="Times New Roman" w:hAnsi="Times New Roman" w:cs="Times New Roman"/>
          <w:bCs/>
          <w:sz w:val="24"/>
          <w:szCs w:val="24"/>
          <w:lang w:val="en-US"/>
        </w:rPr>
        <w:t xml:space="preserve">– </w:t>
      </w:r>
      <w:r w:rsidRPr="00077364">
        <w:rPr>
          <w:rStyle w:val="rynqvb"/>
          <w:rFonts w:ascii="Times New Roman" w:hAnsi="Times New Roman" w:cs="Times New Roman"/>
          <w:sz w:val="24"/>
          <w:szCs w:val="24"/>
          <w:lang w:val="en"/>
        </w:rPr>
        <w:t xml:space="preserve">Sensitivity </w:t>
      </w:r>
      <w:r w:rsidRPr="00077364">
        <w:rPr>
          <w:rStyle w:val="rynqvb"/>
          <w:rFonts w:ascii="Times New Roman" w:hAnsi="Times New Roman" w:cs="Times New Roman"/>
          <w:sz w:val="24"/>
          <w:szCs w:val="24"/>
          <w:lang w:val="en-US"/>
        </w:rPr>
        <w:t>coefficients for LBE mass fl</w:t>
      </w:r>
      <w:ins w:id="42" w:author="OLG" w:date="2026-03-04T17:43:00Z">
        <w:r w:rsidR="00873F1E">
          <w:rPr>
            <w:rStyle w:val="rynqvb"/>
            <w:rFonts w:ascii="Times New Roman" w:hAnsi="Times New Roman" w:cs="Times New Roman"/>
            <w:sz w:val="24"/>
            <w:szCs w:val="24"/>
            <w:lang w:val="en-US"/>
          </w:rPr>
          <w:t>ow rate</w:t>
        </w:r>
      </w:ins>
      <w:del w:id="43" w:author="OLG" w:date="2026-03-04T17:43:00Z">
        <w:r w:rsidRPr="00077364" w:rsidDel="00873F1E">
          <w:rPr>
            <w:rStyle w:val="rynqvb"/>
            <w:rFonts w:ascii="Times New Roman" w:hAnsi="Times New Roman" w:cs="Times New Roman"/>
            <w:sz w:val="24"/>
            <w:szCs w:val="24"/>
            <w:lang w:val="en-US"/>
          </w:rPr>
          <w:delText>ux</w:delText>
        </w:r>
      </w:del>
    </w:p>
    <w:p w14:paraId="7AEC0D35" w14:textId="77777777" w:rsidR="00C85AD6" w:rsidRPr="00077364" w:rsidRDefault="00C85AD6" w:rsidP="00C85AD6">
      <w:pPr>
        <w:pStyle w:val="a4"/>
        <w:spacing w:line="240" w:lineRule="auto"/>
        <w:ind w:left="1224"/>
        <w:rPr>
          <w:rFonts w:ascii="Times New Roman" w:hAnsi="Times New Roman" w:cs="Times New Roman"/>
          <w:sz w:val="24"/>
          <w:szCs w:val="24"/>
          <w:lang w:val="en-US"/>
        </w:rPr>
      </w:pPr>
    </w:p>
    <w:p w14:paraId="101AC972" w14:textId="5FD04616" w:rsidR="00C85AD6" w:rsidRPr="006A19AE" w:rsidRDefault="00C85AD6" w:rsidP="00C85AD6">
      <w:pPr>
        <w:pStyle w:val="a4"/>
        <w:rPr>
          <w:rFonts w:ascii="Times New Roman" w:hAnsi="Times New Roman" w:cs="Times New Roman"/>
          <w:sz w:val="24"/>
          <w:szCs w:val="24"/>
          <w:lang w:val="ru-RU"/>
        </w:rPr>
      </w:pPr>
      <w:r>
        <w:rPr>
          <w:rFonts w:ascii="Times New Roman" w:hAnsi="Times New Roman" w:cs="Times New Roman"/>
          <w:noProof/>
          <w:sz w:val="24"/>
          <w:szCs w:val="24"/>
          <w:lang w:val="ru-RU" w:eastAsia="ru-RU"/>
        </w:rPr>
        <w:drawing>
          <wp:inline distT="0" distB="0" distL="0" distR="0" wp14:anchorId="257CD5E2" wp14:editId="36EA912D">
            <wp:extent cx="3838575" cy="2876550"/>
            <wp:effectExtent l="0" t="0" r="9525" b="0"/>
            <wp:docPr id="11" name="Рисунок 11" descr="pear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ear_Te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38575" cy="2876550"/>
                    </a:xfrm>
                    <a:prstGeom prst="rect">
                      <a:avLst/>
                    </a:prstGeom>
                    <a:noFill/>
                    <a:ln>
                      <a:noFill/>
                    </a:ln>
                  </pic:spPr>
                </pic:pic>
              </a:graphicData>
            </a:graphic>
          </wp:inline>
        </w:drawing>
      </w:r>
    </w:p>
    <w:p w14:paraId="6EAEE723" w14:textId="3C3E8400" w:rsidR="00C85AD6" w:rsidRPr="00077364" w:rsidRDefault="00C85AD6" w:rsidP="00C85AD6">
      <w:pPr>
        <w:jc w:val="center"/>
        <w:rPr>
          <w:rFonts w:ascii="Times New Roman" w:hAnsi="Times New Roman" w:cs="Times New Roman"/>
          <w:bCs/>
          <w:sz w:val="24"/>
          <w:szCs w:val="24"/>
          <w:lang w:val="en-US"/>
        </w:rPr>
      </w:pPr>
      <w:r w:rsidRPr="00077364">
        <w:rPr>
          <w:rFonts w:ascii="Times New Roman" w:hAnsi="Times New Roman" w:cs="Times New Roman"/>
          <w:sz w:val="24"/>
          <w:szCs w:val="24"/>
          <w:lang w:val="en-US"/>
        </w:rPr>
        <w:t xml:space="preserve">Figure </w:t>
      </w:r>
      <w:r w:rsidRPr="00077364">
        <w:rPr>
          <w:rFonts w:ascii="Times New Roman" w:hAnsi="Times New Roman" w:cs="Times New Roman"/>
          <w:sz w:val="24"/>
          <w:szCs w:val="24"/>
        </w:rPr>
        <w:fldChar w:fldCharType="begin"/>
      </w:r>
      <w:r w:rsidRPr="00077364">
        <w:rPr>
          <w:rFonts w:ascii="Times New Roman" w:hAnsi="Times New Roman" w:cs="Times New Roman"/>
          <w:sz w:val="24"/>
          <w:szCs w:val="24"/>
          <w:lang w:val="en-US"/>
        </w:rPr>
        <w:instrText xml:space="preserve"> SEQ </w:instrText>
      </w:r>
      <w:r w:rsidRPr="00077364">
        <w:rPr>
          <w:rFonts w:ascii="Times New Roman" w:hAnsi="Times New Roman" w:cs="Times New Roman"/>
          <w:sz w:val="24"/>
          <w:szCs w:val="24"/>
        </w:rPr>
        <w:instrText>Рисунок</w:instrText>
      </w:r>
      <w:r w:rsidRPr="00077364">
        <w:rPr>
          <w:rFonts w:ascii="Times New Roman" w:hAnsi="Times New Roman" w:cs="Times New Roman"/>
          <w:sz w:val="24"/>
          <w:szCs w:val="24"/>
          <w:lang w:val="en-US"/>
        </w:rPr>
        <w:instrText xml:space="preserve"> \* ARABIC \s 1 </w:instrText>
      </w:r>
      <w:r w:rsidRPr="00077364">
        <w:rPr>
          <w:rFonts w:ascii="Times New Roman" w:hAnsi="Times New Roman" w:cs="Times New Roman"/>
          <w:sz w:val="24"/>
          <w:szCs w:val="24"/>
        </w:rPr>
        <w:fldChar w:fldCharType="separate"/>
      </w:r>
      <w:r>
        <w:rPr>
          <w:rFonts w:ascii="Times New Roman" w:hAnsi="Times New Roman" w:cs="Times New Roman"/>
          <w:noProof/>
          <w:sz w:val="24"/>
          <w:szCs w:val="24"/>
          <w:lang w:val="en-US"/>
        </w:rPr>
        <w:t>8</w:t>
      </w:r>
      <w:r w:rsidRPr="00077364">
        <w:rPr>
          <w:rFonts w:ascii="Times New Roman" w:hAnsi="Times New Roman" w:cs="Times New Roman"/>
          <w:noProof/>
          <w:sz w:val="24"/>
          <w:szCs w:val="24"/>
        </w:rPr>
        <w:fldChar w:fldCharType="end"/>
      </w:r>
      <w:r w:rsidRPr="00077364">
        <w:rPr>
          <w:rFonts w:ascii="Times New Roman" w:hAnsi="Times New Roman" w:cs="Times New Roman"/>
          <w:sz w:val="24"/>
          <w:szCs w:val="24"/>
          <w:lang w:val="en-US"/>
        </w:rPr>
        <w:t xml:space="preserve"> –</w:t>
      </w:r>
      <w:r w:rsidRPr="00077364">
        <w:rPr>
          <w:rFonts w:ascii="Times New Roman" w:hAnsi="Times New Roman" w:cs="Times New Roman"/>
          <w:bCs/>
          <w:sz w:val="24"/>
          <w:szCs w:val="24"/>
          <w:lang w:val="en-US"/>
        </w:rPr>
        <w:t xml:space="preserve">– </w:t>
      </w:r>
      <w:r w:rsidRPr="00077364">
        <w:rPr>
          <w:rStyle w:val="rynqvb"/>
          <w:rFonts w:ascii="Times New Roman" w:hAnsi="Times New Roman" w:cs="Times New Roman"/>
          <w:sz w:val="24"/>
          <w:szCs w:val="24"/>
          <w:lang w:val="en"/>
        </w:rPr>
        <w:t xml:space="preserve">Sensitivity </w:t>
      </w:r>
      <w:r w:rsidRPr="00077364">
        <w:rPr>
          <w:rStyle w:val="rynqvb"/>
          <w:rFonts w:ascii="Times New Roman" w:hAnsi="Times New Roman" w:cs="Times New Roman"/>
          <w:sz w:val="24"/>
          <w:szCs w:val="24"/>
          <w:lang w:val="en-US"/>
        </w:rPr>
        <w:t xml:space="preserve">coefficients for </w:t>
      </w:r>
      <w:r>
        <w:rPr>
          <w:rStyle w:val="rynqvb"/>
          <w:rFonts w:ascii="Times New Roman" w:hAnsi="Times New Roman" w:cs="Times New Roman"/>
          <w:sz w:val="24"/>
          <w:szCs w:val="24"/>
          <w:lang w:val="en-US"/>
        </w:rPr>
        <w:t>temperature (T103)</w:t>
      </w:r>
    </w:p>
    <w:p w14:paraId="46E629EB" w14:textId="77777777" w:rsidR="00C85AD6" w:rsidRPr="00077364" w:rsidRDefault="00C85AD6" w:rsidP="00C85AD6">
      <w:pPr>
        <w:pStyle w:val="a4"/>
        <w:rPr>
          <w:rFonts w:ascii="Times New Roman" w:hAnsi="Times New Roman" w:cs="Times New Roman"/>
          <w:sz w:val="24"/>
          <w:szCs w:val="24"/>
          <w:lang w:val="en-US"/>
        </w:rPr>
      </w:pPr>
    </w:p>
    <w:p w14:paraId="06E2EE1F" w14:textId="1E1D1A18" w:rsidR="00C85AD6" w:rsidRDefault="00C85AD6" w:rsidP="00C85AD6">
      <w:pPr>
        <w:pStyle w:val="a4"/>
        <w:rPr>
          <w:rFonts w:ascii="Times New Roman" w:hAnsi="Times New Roman" w:cs="Times New Roman"/>
          <w:sz w:val="24"/>
          <w:szCs w:val="24"/>
          <w:lang w:val="en-US"/>
        </w:rPr>
      </w:pPr>
      <w:r>
        <w:rPr>
          <w:rFonts w:ascii="Times New Roman" w:hAnsi="Times New Roman" w:cs="Times New Roman"/>
          <w:noProof/>
          <w:sz w:val="24"/>
          <w:szCs w:val="24"/>
          <w:lang w:val="ru-RU" w:eastAsia="ru-RU"/>
        </w:rPr>
        <w:lastRenderedPageBreak/>
        <w:drawing>
          <wp:inline distT="0" distB="0" distL="0" distR="0" wp14:anchorId="4126060F" wp14:editId="0AEC1638">
            <wp:extent cx="3848100" cy="2876550"/>
            <wp:effectExtent l="0" t="0" r="0" b="0"/>
            <wp:docPr id="10" name="Рисунок 10" descr="pear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ear_Te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48100" cy="2876550"/>
                    </a:xfrm>
                    <a:prstGeom prst="rect">
                      <a:avLst/>
                    </a:prstGeom>
                    <a:noFill/>
                    <a:ln>
                      <a:noFill/>
                    </a:ln>
                  </pic:spPr>
                </pic:pic>
              </a:graphicData>
            </a:graphic>
          </wp:inline>
        </w:drawing>
      </w:r>
    </w:p>
    <w:p w14:paraId="481BC56C" w14:textId="618A468A" w:rsidR="00C85AD6" w:rsidRPr="00D329E3" w:rsidRDefault="00C85AD6" w:rsidP="00C85AD6">
      <w:pPr>
        <w:jc w:val="center"/>
        <w:rPr>
          <w:rFonts w:ascii="Times New Roman" w:hAnsi="Times New Roman" w:cs="Times New Roman"/>
          <w:bCs/>
          <w:sz w:val="24"/>
          <w:szCs w:val="24"/>
          <w:lang w:val="en-US"/>
        </w:rPr>
      </w:pPr>
      <w:r w:rsidRPr="00D329E3">
        <w:rPr>
          <w:rFonts w:ascii="Times New Roman" w:hAnsi="Times New Roman" w:cs="Times New Roman"/>
          <w:sz w:val="24"/>
          <w:szCs w:val="24"/>
          <w:lang w:val="en-US"/>
        </w:rPr>
        <w:t xml:space="preserve">Figure </w:t>
      </w:r>
      <w:r w:rsidRPr="00D329E3">
        <w:rPr>
          <w:rFonts w:ascii="Times New Roman" w:hAnsi="Times New Roman" w:cs="Times New Roman"/>
          <w:sz w:val="24"/>
          <w:szCs w:val="24"/>
        </w:rPr>
        <w:fldChar w:fldCharType="begin"/>
      </w:r>
      <w:r w:rsidRPr="00D329E3">
        <w:rPr>
          <w:rFonts w:ascii="Times New Roman" w:hAnsi="Times New Roman" w:cs="Times New Roman"/>
          <w:sz w:val="24"/>
          <w:szCs w:val="24"/>
          <w:lang w:val="en-US"/>
        </w:rPr>
        <w:instrText xml:space="preserve"> SEQ </w:instrText>
      </w:r>
      <w:r w:rsidRPr="00D329E3">
        <w:rPr>
          <w:rFonts w:ascii="Times New Roman" w:hAnsi="Times New Roman" w:cs="Times New Roman"/>
          <w:sz w:val="24"/>
          <w:szCs w:val="24"/>
        </w:rPr>
        <w:instrText>Рисунок</w:instrText>
      </w:r>
      <w:r w:rsidRPr="00D329E3">
        <w:rPr>
          <w:rFonts w:ascii="Times New Roman" w:hAnsi="Times New Roman" w:cs="Times New Roman"/>
          <w:sz w:val="24"/>
          <w:szCs w:val="24"/>
          <w:lang w:val="en-US"/>
        </w:rPr>
        <w:instrText xml:space="preserve"> \* ARABIC \s 1 </w:instrText>
      </w:r>
      <w:r w:rsidRPr="00D329E3">
        <w:rPr>
          <w:rFonts w:ascii="Times New Roman" w:hAnsi="Times New Roman" w:cs="Times New Roman"/>
          <w:sz w:val="24"/>
          <w:szCs w:val="24"/>
        </w:rPr>
        <w:fldChar w:fldCharType="separate"/>
      </w:r>
      <w:bookmarkStart w:id="44" w:name="_Ref221051417"/>
      <w:r>
        <w:rPr>
          <w:rFonts w:ascii="Times New Roman" w:hAnsi="Times New Roman" w:cs="Times New Roman"/>
          <w:noProof/>
          <w:sz w:val="24"/>
          <w:szCs w:val="24"/>
          <w:lang w:val="en-US"/>
        </w:rPr>
        <w:t>9</w:t>
      </w:r>
      <w:bookmarkEnd w:id="44"/>
      <w:r w:rsidRPr="00D329E3">
        <w:rPr>
          <w:rFonts w:ascii="Times New Roman" w:hAnsi="Times New Roman" w:cs="Times New Roman"/>
          <w:noProof/>
          <w:sz w:val="24"/>
          <w:szCs w:val="24"/>
        </w:rPr>
        <w:fldChar w:fldCharType="end"/>
      </w:r>
      <w:r w:rsidRPr="00D329E3">
        <w:rPr>
          <w:rFonts w:ascii="Times New Roman" w:hAnsi="Times New Roman" w:cs="Times New Roman"/>
          <w:sz w:val="24"/>
          <w:szCs w:val="24"/>
          <w:lang w:val="en-US"/>
        </w:rPr>
        <w:t xml:space="preserve"> –</w:t>
      </w:r>
      <w:r w:rsidRPr="00D329E3">
        <w:rPr>
          <w:rFonts w:ascii="Times New Roman" w:hAnsi="Times New Roman" w:cs="Times New Roman"/>
          <w:bCs/>
          <w:sz w:val="24"/>
          <w:szCs w:val="24"/>
          <w:lang w:val="en-US"/>
        </w:rPr>
        <w:t xml:space="preserve">– </w:t>
      </w:r>
      <w:r w:rsidRPr="00D329E3">
        <w:rPr>
          <w:rStyle w:val="rynqvb"/>
          <w:rFonts w:ascii="Times New Roman" w:hAnsi="Times New Roman" w:cs="Times New Roman"/>
          <w:sz w:val="24"/>
          <w:szCs w:val="24"/>
          <w:lang w:val="en"/>
        </w:rPr>
        <w:t xml:space="preserve">Sensitivity </w:t>
      </w:r>
      <w:r w:rsidRPr="00D329E3">
        <w:rPr>
          <w:rStyle w:val="rynqvb"/>
          <w:rFonts w:ascii="Times New Roman" w:hAnsi="Times New Roman" w:cs="Times New Roman"/>
          <w:sz w:val="24"/>
          <w:szCs w:val="24"/>
          <w:lang w:val="en-US"/>
        </w:rPr>
        <w:t>coefficients for temperature (T107)</w:t>
      </w:r>
    </w:p>
    <w:p w14:paraId="19E1E5EE" w14:textId="2075C81A" w:rsidR="00E45ABE" w:rsidRPr="00AC3BB5" w:rsidRDefault="00D33A38" w:rsidP="00D10C29">
      <w:pPr>
        <w:jc w:val="both"/>
        <w:rPr>
          <w:rStyle w:val="rynqvb"/>
          <w:rFonts w:ascii="Times New Roman" w:hAnsi="Times New Roman" w:cs="Times New Roman"/>
          <w:sz w:val="24"/>
          <w:szCs w:val="24"/>
          <w:lang w:val="ru-RU"/>
          <w:rPrChange w:id="45" w:author="OLG" w:date="2026-03-04T17:45:00Z">
            <w:rPr>
              <w:rStyle w:val="rynqvb"/>
              <w:rFonts w:ascii="Times New Roman" w:hAnsi="Times New Roman" w:cs="Times New Roman"/>
              <w:sz w:val="24"/>
              <w:szCs w:val="24"/>
              <w:lang w:val="en"/>
            </w:rPr>
          </w:rPrChange>
        </w:rPr>
      </w:pPr>
      <w:r>
        <w:rPr>
          <w:rStyle w:val="rynqvb"/>
          <w:rFonts w:ascii="Times New Roman" w:hAnsi="Times New Roman" w:cs="Times New Roman"/>
          <w:sz w:val="24"/>
          <w:szCs w:val="24"/>
          <w:lang w:val="en"/>
        </w:rPr>
        <w:t xml:space="preserve">The results </w:t>
      </w:r>
      <w:r w:rsidR="00F11BC2" w:rsidRPr="00077364">
        <w:rPr>
          <w:rStyle w:val="rynqvb"/>
          <w:rFonts w:ascii="Times New Roman" w:hAnsi="Times New Roman" w:cs="Times New Roman"/>
          <w:sz w:val="24"/>
          <w:szCs w:val="24"/>
          <w:lang w:val="en"/>
        </w:rPr>
        <w:t>confirm the analytical estimates and assumptions: the greatest influence on the results of the mass flow calculation is exerted by the variation of the local resistance coefficients</w:t>
      </w:r>
      <w:r w:rsidR="00F11BC2">
        <w:rPr>
          <w:rStyle w:val="rynqvb"/>
          <w:rFonts w:ascii="Times New Roman" w:hAnsi="Times New Roman" w:cs="Times New Roman"/>
          <w:sz w:val="24"/>
          <w:szCs w:val="24"/>
          <w:lang w:val="en"/>
        </w:rPr>
        <w:t xml:space="preserve"> (</w:t>
      </w:r>
      <w:proofErr w:type="spellStart"/>
      <w:r w:rsidR="00F11BC2">
        <w:rPr>
          <w:rStyle w:val="rynqvb"/>
          <w:rFonts w:ascii="Times New Roman" w:hAnsi="Times New Roman" w:cs="Times New Roman"/>
          <w:sz w:val="24"/>
          <w:szCs w:val="24"/>
          <w:lang w:val="en"/>
        </w:rPr>
        <w:t>Loc_res_var</w:t>
      </w:r>
      <w:proofErr w:type="spellEnd"/>
      <w:r w:rsidR="00F11BC2">
        <w:rPr>
          <w:rStyle w:val="rynqvb"/>
          <w:rFonts w:ascii="Times New Roman" w:hAnsi="Times New Roman" w:cs="Times New Roman"/>
          <w:sz w:val="24"/>
          <w:szCs w:val="24"/>
          <w:lang w:val="en"/>
        </w:rPr>
        <w:t>)</w:t>
      </w:r>
      <w:r w:rsidR="00F11BC2" w:rsidRPr="00077364">
        <w:rPr>
          <w:rStyle w:val="rynqvb"/>
          <w:rFonts w:ascii="Times New Roman" w:hAnsi="Times New Roman" w:cs="Times New Roman"/>
          <w:sz w:val="24"/>
          <w:szCs w:val="24"/>
          <w:lang w:val="en"/>
        </w:rPr>
        <w:t xml:space="preserve">, and the temperature values are influenced by the </w:t>
      </w:r>
      <w:r w:rsidR="00F11BC2">
        <w:rPr>
          <w:rStyle w:val="rynqvb"/>
          <w:rFonts w:ascii="Times New Roman" w:hAnsi="Times New Roman" w:cs="Times New Roman"/>
          <w:sz w:val="24"/>
          <w:szCs w:val="24"/>
          <w:lang w:val="en"/>
        </w:rPr>
        <w:t xml:space="preserve">heat removal to the water. This means that special attention should be given to the construction of the heat exchanger and its material properties. Here, the crucial influence of the </w:t>
      </w:r>
      <w:r w:rsidR="00F11BC2" w:rsidRPr="00077364">
        <w:rPr>
          <w:rStyle w:val="rynqvb"/>
          <w:rFonts w:ascii="Times New Roman" w:hAnsi="Times New Roman" w:cs="Times New Roman"/>
          <w:sz w:val="24"/>
          <w:szCs w:val="24"/>
          <w:lang w:val="en-US"/>
        </w:rPr>
        <w:t>s</w:t>
      </w:r>
      <w:proofErr w:type="spellStart"/>
      <w:r w:rsidR="00F11BC2" w:rsidRPr="00077364">
        <w:rPr>
          <w:rFonts w:ascii="Times New Roman" w:hAnsi="Times New Roman" w:cs="Times New Roman"/>
          <w:sz w:val="24"/>
          <w:szCs w:val="24"/>
        </w:rPr>
        <w:t>tainless</w:t>
      </w:r>
      <w:proofErr w:type="spellEnd"/>
      <w:r w:rsidR="00F11BC2" w:rsidRPr="00077364">
        <w:rPr>
          <w:rFonts w:ascii="Times New Roman" w:hAnsi="Times New Roman" w:cs="Times New Roman"/>
          <w:sz w:val="24"/>
          <w:szCs w:val="24"/>
        </w:rPr>
        <w:t xml:space="preserve"> steel powder thermal conductivity</w:t>
      </w:r>
      <w:r w:rsidR="00F11BC2">
        <w:rPr>
          <w:rFonts w:ascii="Times New Roman" w:hAnsi="Times New Roman" w:cs="Times New Roman"/>
          <w:sz w:val="24"/>
          <w:szCs w:val="24"/>
        </w:rPr>
        <w:t xml:space="preserve"> (</w:t>
      </w:r>
      <w:proofErr w:type="spellStart"/>
      <w:r w:rsidR="00F11BC2">
        <w:rPr>
          <w:rFonts w:ascii="Times New Roman" w:hAnsi="Times New Roman" w:cs="Times New Roman"/>
          <w:sz w:val="24"/>
          <w:szCs w:val="24"/>
        </w:rPr>
        <w:t>powder_var</w:t>
      </w:r>
      <w:proofErr w:type="spellEnd"/>
      <w:r w:rsidR="00F11BC2">
        <w:rPr>
          <w:rFonts w:ascii="Times New Roman" w:hAnsi="Times New Roman" w:cs="Times New Roman"/>
          <w:sz w:val="24"/>
          <w:szCs w:val="24"/>
        </w:rPr>
        <w:t>) can be seen</w:t>
      </w:r>
      <w:r w:rsidR="00F11BC2" w:rsidRPr="00077364">
        <w:rPr>
          <w:rStyle w:val="rynqvb"/>
          <w:rFonts w:ascii="Times New Roman" w:hAnsi="Times New Roman" w:cs="Times New Roman"/>
          <w:sz w:val="24"/>
          <w:szCs w:val="24"/>
          <w:lang w:val="en"/>
        </w:rPr>
        <w:t>.</w:t>
      </w:r>
      <w:r w:rsidR="00F11BC2">
        <w:rPr>
          <w:rStyle w:val="rynqvb"/>
          <w:rFonts w:ascii="Times New Roman" w:hAnsi="Times New Roman" w:cs="Times New Roman"/>
          <w:sz w:val="24"/>
          <w:szCs w:val="24"/>
          <w:lang w:val="en"/>
        </w:rPr>
        <w:t xml:space="preserve"> Unfortunately, this is the parameter with quite high uncertainty, since it depends very highly on the production technology and is hard to control.</w:t>
      </w:r>
    </w:p>
    <w:p w14:paraId="4AAEC3F9" w14:textId="759A55D5" w:rsidR="00136E23" w:rsidRDefault="00136E23" w:rsidP="00D10C29">
      <w:pPr>
        <w:spacing w:line="240" w:lineRule="auto"/>
        <w:jc w:val="both"/>
        <w:rPr>
          <w:rFonts w:ascii="Times New Roman" w:hAnsi="Times New Roman" w:cs="Times New Roman"/>
          <w:sz w:val="24"/>
          <w:szCs w:val="24"/>
        </w:rPr>
      </w:pPr>
      <w:r w:rsidRPr="00077364">
        <w:rPr>
          <w:rStyle w:val="rynqvb"/>
          <w:rFonts w:ascii="Times New Roman" w:hAnsi="Times New Roman" w:cs="Times New Roman"/>
          <w:sz w:val="24"/>
          <w:szCs w:val="24"/>
          <w:lang w:val="en"/>
        </w:rPr>
        <w:t xml:space="preserve">The calculation error was </w:t>
      </w:r>
      <w:r>
        <w:rPr>
          <w:rStyle w:val="rynqvb"/>
          <w:rFonts w:ascii="Times New Roman" w:hAnsi="Times New Roman" w:cs="Times New Roman"/>
          <w:sz w:val="24"/>
          <w:szCs w:val="24"/>
          <w:lang w:val="en"/>
        </w:rPr>
        <w:t>estimated</w:t>
      </w:r>
      <w:r w:rsidRPr="00077364">
        <w:rPr>
          <w:rStyle w:val="rynqvb"/>
          <w:rFonts w:ascii="Times New Roman" w:hAnsi="Times New Roman" w:cs="Times New Roman"/>
          <w:sz w:val="24"/>
          <w:szCs w:val="24"/>
          <w:lang w:val="en"/>
        </w:rPr>
        <w:t xml:space="preserve"> using the methodology described above. The average </w:t>
      </w:r>
      <w:r>
        <w:rPr>
          <w:rStyle w:val="rynqvb"/>
          <w:rFonts w:ascii="Times New Roman" w:hAnsi="Times New Roman" w:cs="Times New Roman"/>
          <w:sz w:val="24"/>
          <w:szCs w:val="24"/>
          <w:lang w:val="en"/>
        </w:rPr>
        <w:t>error</w:t>
      </w:r>
      <w:r w:rsidRPr="00077364">
        <w:rPr>
          <w:rStyle w:val="rynqvb"/>
          <w:rFonts w:ascii="Times New Roman" w:hAnsi="Times New Roman" w:cs="Times New Roman"/>
          <w:sz w:val="24"/>
          <w:szCs w:val="24"/>
          <w:lang w:val="en"/>
        </w:rPr>
        <w:t xml:space="preserve"> </w:t>
      </w:r>
      <w:r w:rsidRPr="00077364">
        <w:rPr>
          <w:rFonts w:ascii="Times New Roman" w:hAnsi="Times New Roman" w:cs="Times New Roman"/>
          <w:sz w:val="24"/>
          <w:szCs w:val="24"/>
        </w:rPr>
        <w:t xml:space="preserve">E </w:t>
      </w:r>
      <w:proofErr w:type="gramStart"/>
      <w:r>
        <w:rPr>
          <w:rFonts w:ascii="Times New Roman" w:hAnsi="Times New Roman" w:cs="Times New Roman"/>
          <w:sz w:val="24"/>
          <w:szCs w:val="24"/>
        </w:rPr>
        <w:t>its uncertainty range</w:t>
      </w:r>
      <w:proofErr w:type="gramEnd"/>
      <w:r w:rsidRPr="00077364">
        <w:rPr>
          <w:rFonts w:ascii="Times New Roman" w:hAnsi="Times New Roman" w:cs="Times New Roman"/>
          <w:sz w:val="24"/>
          <w:szCs w:val="24"/>
        </w:rPr>
        <w:t xml:space="preserve"> </w:t>
      </w:r>
      <w:proofErr w:type="spellStart"/>
      <w:r w:rsidRPr="00077364">
        <w:rPr>
          <w:rFonts w:ascii="Times New Roman" w:hAnsi="Times New Roman" w:cs="Times New Roman"/>
          <w:sz w:val="24"/>
          <w:szCs w:val="24"/>
        </w:rPr>
        <w:t>u</w:t>
      </w:r>
      <w:r w:rsidRPr="00077364">
        <w:rPr>
          <w:rFonts w:ascii="Times New Roman" w:hAnsi="Times New Roman" w:cs="Times New Roman"/>
          <w:sz w:val="24"/>
          <w:szCs w:val="24"/>
          <w:vertAlign w:val="subscript"/>
        </w:rPr>
        <w:t>val</w:t>
      </w:r>
      <w:proofErr w:type="spellEnd"/>
      <w:r w:rsidRPr="00077364">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for mass </w:t>
      </w:r>
      <w:ins w:id="46" w:author="OLG" w:date="2026-03-04T17:44:00Z">
        <w:r w:rsidR="00192406" w:rsidRPr="00192406">
          <w:rPr>
            <w:rFonts w:ascii="Times New Roman" w:hAnsi="Times New Roman" w:cs="Times New Roman"/>
            <w:sz w:val="24"/>
            <w:szCs w:val="24"/>
            <w:rPrChange w:id="47" w:author="OLG" w:date="2026-03-04T17:44:00Z">
              <w:rPr>
                <w:sz w:val="24"/>
                <w:szCs w:val="24"/>
              </w:rPr>
            </w:rPrChange>
          </w:rPr>
          <w:t>fl</w:t>
        </w:r>
        <w:r w:rsidR="00192406" w:rsidRPr="00192406">
          <w:rPr>
            <w:rFonts w:ascii="Times New Roman" w:hAnsi="Times New Roman" w:cs="Times New Roman"/>
            <w:sz w:val="24"/>
            <w:szCs w:val="24"/>
            <w:rPrChange w:id="48" w:author="OLG" w:date="2026-03-04T17:44:00Z">
              <w:rPr>
                <w:b/>
                <w:sz w:val="24"/>
                <w:szCs w:val="24"/>
              </w:rPr>
            </w:rPrChange>
          </w:rPr>
          <w:t>ow rate</w:t>
        </w:r>
      </w:ins>
      <w:del w:id="49" w:author="OLG" w:date="2026-03-04T17:44:00Z">
        <w:r w:rsidRPr="00192406" w:rsidDel="00192406">
          <w:rPr>
            <w:rFonts w:ascii="Times New Roman" w:hAnsi="Times New Roman" w:cs="Times New Roman"/>
            <w:sz w:val="24"/>
            <w:szCs w:val="24"/>
            <w:rPrChange w:id="50" w:author="OLG" w:date="2026-03-04T17:44:00Z">
              <w:rPr>
                <w:rFonts w:ascii="Times New Roman" w:hAnsi="Times New Roman" w:cs="Times New Roman"/>
                <w:sz w:val="24"/>
                <w:szCs w:val="24"/>
              </w:rPr>
            </w:rPrChange>
          </w:rPr>
          <w:delText>flux</w:delText>
        </w:r>
      </w:del>
      <w:r w:rsidRPr="00192406">
        <w:rPr>
          <w:rFonts w:ascii="Times New Roman" w:hAnsi="Times New Roman" w:cs="Times New Roman"/>
          <w:sz w:val="24"/>
          <w:szCs w:val="24"/>
          <w:rPrChange w:id="51" w:author="OLG" w:date="2026-03-04T17:44:00Z">
            <w:rPr>
              <w:rFonts w:ascii="Times New Roman" w:hAnsi="Times New Roman" w:cs="Times New Roman"/>
              <w:sz w:val="24"/>
              <w:szCs w:val="24"/>
            </w:rPr>
          </w:rPrChange>
        </w:rPr>
        <w:t xml:space="preserve"> </w:t>
      </w:r>
      <w:r>
        <w:rPr>
          <w:rFonts w:ascii="Times New Roman" w:hAnsi="Times New Roman" w:cs="Times New Roman"/>
          <w:sz w:val="24"/>
          <w:szCs w:val="24"/>
        </w:rPr>
        <w:t>and for the temperature at several thermocouples locations are presented</w:t>
      </w:r>
      <w:r w:rsidRPr="00077364">
        <w:rPr>
          <w:rFonts w:ascii="Times New Roman" w:hAnsi="Times New Roman" w:cs="Times New Roman"/>
          <w:sz w:val="24"/>
          <w:szCs w:val="24"/>
        </w:rPr>
        <w:t xml:space="preserve"> in the table below.</w:t>
      </w:r>
      <w:r>
        <w:rPr>
          <w:rFonts w:ascii="Times New Roman" w:hAnsi="Times New Roman" w:cs="Times New Roman"/>
          <w:sz w:val="24"/>
          <w:szCs w:val="24"/>
        </w:rPr>
        <w:t xml:space="preserve"> </w:t>
      </w:r>
    </w:p>
    <w:tbl>
      <w:tblPr>
        <w:tblW w:w="47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2"/>
        <w:gridCol w:w="2293"/>
        <w:gridCol w:w="2268"/>
        <w:gridCol w:w="1986"/>
      </w:tblGrid>
      <w:tr w:rsidR="006867A7" w:rsidRPr="00390591" w14:paraId="77ACAB8C" w14:textId="2E3A06E7" w:rsidTr="006867A7">
        <w:trPr>
          <w:jc w:val="center"/>
        </w:trPr>
        <w:tc>
          <w:tcPr>
            <w:tcW w:w="4585" w:type="dxa"/>
            <w:gridSpan w:val="2"/>
          </w:tcPr>
          <w:p w14:paraId="23B8B0F2" w14:textId="77777777" w:rsidR="006867A7" w:rsidRPr="007379DA" w:rsidRDefault="006867A7" w:rsidP="002D6AAE">
            <w:pPr>
              <w:pStyle w:val="af7"/>
              <w:spacing w:afterLines="0" w:after="60" w:line="240" w:lineRule="auto"/>
              <w:ind w:firstLine="0"/>
              <w:rPr>
                <w:sz w:val="24"/>
                <w:szCs w:val="24"/>
              </w:rPr>
            </w:pPr>
            <w:r w:rsidRPr="007379DA">
              <w:rPr>
                <w:sz w:val="24"/>
                <w:szCs w:val="24"/>
              </w:rPr>
              <w:t>Parameter</w:t>
            </w:r>
          </w:p>
        </w:tc>
        <w:tc>
          <w:tcPr>
            <w:tcW w:w="2268" w:type="dxa"/>
          </w:tcPr>
          <w:p w14:paraId="7F68EF2E" w14:textId="0556F3D8" w:rsidR="006867A7" w:rsidRPr="007379DA" w:rsidRDefault="006867A7" w:rsidP="002D6AAE">
            <w:pPr>
              <w:pStyle w:val="af7"/>
              <w:spacing w:afterLines="0" w:after="60" w:line="240" w:lineRule="auto"/>
              <w:ind w:firstLine="0"/>
              <w:rPr>
                <w:sz w:val="24"/>
                <w:szCs w:val="24"/>
              </w:rPr>
            </w:pPr>
            <w:r>
              <w:rPr>
                <w:sz w:val="24"/>
                <w:szCs w:val="24"/>
              </w:rPr>
              <w:t>E</w:t>
            </w:r>
          </w:p>
        </w:tc>
        <w:tc>
          <w:tcPr>
            <w:tcW w:w="1986" w:type="dxa"/>
          </w:tcPr>
          <w:p w14:paraId="0327A3BD" w14:textId="73D5508D" w:rsidR="006867A7" w:rsidRPr="007379DA" w:rsidRDefault="006867A7" w:rsidP="002D6AAE">
            <w:pPr>
              <w:pStyle w:val="af7"/>
              <w:spacing w:afterLines="0" w:after="60" w:line="240" w:lineRule="auto"/>
              <w:ind w:firstLine="0"/>
              <w:rPr>
                <w:sz w:val="24"/>
                <w:szCs w:val="24"/>
              </w:rPr>
            </w:pPr>
            <w:proofErr w:type="spellStart"/>
            <w:r>
              <w:rPr>
                <w:sz w:val="24"/>
                <w:szCs w:val="24"/>
              </w:rPr>
              <w:t>u</w:t>
            </w:r>
            <w:r w:rsidRPr="006867A7">
              <w:rPr>
                <w:sz w:val="24"/>
                <w:szCs w:val="24"/>
                <w:vertAlign w:val="subscript"/>
              </w:rPr>
              <w:t>val</w:t>
            </w:r>
            <w:proofErr w:type="spellEnd"/>
          </w:p>
        </w:tc>
      </w:tr>
      <w:tr w:rsidR="006867A7" w:rsidRPr="00390591" w14:paraId="6679A55D" w14:textId="22C138A4" w:rsidTr="006867A7">
        <w:trPr>
          <w:trHeight w:val="513"/>
          <w:jc w:val="center"/>
        </w:trPr>
        <w:tc>
          <w:tcPr>
            <w:tcW w:w="4585" w:type="dxa"/>
            <w:gridSpan w:val="2"/>
          </w:tcPr>
          <w:p w14:paraId="363E132B" w14:textId="719A3FB7" w:rsidR="006867A7" w:rsidRPr="007379DA" w:rsidRDefault="006867A7" w:rsidP="00192406">
            <w:pPr>
              <w:pStyle w:val="af7"/>
              <w:spacing w:afterLines="0" w:after="60" w:line="240" w:lineRule="auto"/>
              <w:ind w:firstLine="0"/>
              <w:rPr>
                <w:b w:val="0"/>
                <w:sz w:val="24"/>
                <w:szCs w:val="24"/>
              </w:rPr>
            </w:pPr>
            <w:r>
              <w:rPr>
                <w:b w:val="0"/>
                <w:sz w:val="24"/>
                <w:szCs w:val="24"/>
              </w:rPr>
              <w:t>LBE</w:t>
            </w:r>
            <w:r w:rsidRPr="007379DA">
              <w:rPr>
                <w:b w:val="0"/>
                <w:sz w:val="24"/>
                <w:szCs w:val="24"/>
              </w:rPr>
              <w:t xml:space="preserve"> mass </w:t>
            </w:r>
            <w:del w:id="52" w:author="OLG" w:date="2026-03-04T17:43:00Z">
              <w:r w:rsidRPr="007379DA" w:rsidDel="00192406">
                <w:rPr>
                  <w:b w:val="0"/>
                  <w:sz w:val="24"/>
                  <w:szCs w:val="24"/>
                </w:rPr>
                <w:delText>flux</w:delText>
              </w:r>
            </w:del>
            <w:ins w:id="53" w:author="OLG" w:date="2026-03-04T17:43:00Z">
              <w:r w:rsidR="00192406" w:rsidRPr="007379DA">
                <w:rPr>
                  <w:b w:val="0"/>
                  <w:sz w:val="24"/>
                  <w:szCs w:val="24"/>
                </w:rPr>
                <w:t>fl</w:t>
              </w:r>
              <w:r w:rsidR="00192406">
                <w:rPr>
                  <w:b w:val="0"/>
                  <w:sz w:val="24"/>
                  <w:szCs w:val="24"/>
                </w:rPr>
                <w:t>ow rate</w:t>
              </w:r>
            </w:ins>
          </w:p>
        </w:tc>
        <w:tc>
          <w:tcPr>
            <w:tcW w:w="2268" w:type="dxa"/>
          </w:tcPr>
          <w:p w14:paraId="06723576" w14:textId="4594AA6F" w:rsidR="006867A7" w:rsidRPr="007379DA" w:rsidRDefault="006867A7" w:rsidP="002D6AAE">
            <w:pPr>
              <w:pStyle w:val="af7"/>
              <w:spacing w:afterLines="0" w:after="60" w:line="240" w:lineRule="auto"/>
              <w:ind w:firstLine="0"/>
              <w:rPr>
                <w:b w:val="0"/>
                <w:sz w:val="24"/>
                <w:szCs w:val="24"/>
              </w:rPr>
            </w:pPr>
            <w:r w:rsidRPr="002D6AAE">
              <w:rPr>
                <w:b w:val="0"/>
                <w:sz w:val="24"/>
                <w:szCs w:val="24"/>
              </w:rPr>
              <w:t>2</w:t>
            </w:r>
            <w:r>
              <w:rPr>
                <w:b w:val="0"/>
                <w:sz w:val="24"/>
                <w:szCs w:val="24"/>
              </w:rPr>
              <w:t>.0</w:t>
            </w:r>
          </w:p>
        </w:tc>
        <w:tc>
          <w:tcPr>
            <w:tcW w:w="1986" w:type="dxa"/>
          </w:tcPr>
          <w:p w14:paraId="69A6C125" w14:textId="052A5F3F" w:rsidR="006867A7" w:rsidRPr="007379DA" w:rsidRDefault="006867A7" w:rsidP="002D6AAE">
            <w:pPr>
              <w:pStyle w:val="af7"/>
              <w:spacing w:afterLines="0" w:after="60" w:line="240" w:lineRule="auto"/>
              <w:ind w:firstLine="0"/>
              <w:rPr>
                <w:b w:val="0"/>
                <w:sz w:val="24"/>
                <w:szCs w:val="24"/>
              </w:rPr>
            </w:pPr>
            <w:r w:rsidRPr="00614D95">
              <w:rPr>
                <w:b w:val="0"/>
                <w:sz w:val="24"/>
                <w:szCs w:val="24"/>
              </w:rPr>
              <w:t>9</w:t>
            </w:r>
            <w:r>
              <w:rPr>
                <w:b w:val="0"/>
                <w:sz w:val="24"/>
                <w:szCs w:val="24"/>
                <w:lang w:val="ru-RU"/>
              </w:rPr>
              <w:t>.</w:t>
            </w:r>
            <w:r w:rsidRPr="002D6AAE">
              <w:rPr>
                <w:b w:val="0"/>
                <w:sz w:val="24"/>
                <w:szCs w:val="24"/>
              </w:rPr>
              <w:t>3</w:t>
            </w:r>
          </w:p>
        </w:tc>
      </w:tr>
      <w:tr w:rsidR="006867A7" w:rsidRPr="00390591" w14:paraId="78BEA1CA" w14:textId="3D4CA9EB" w:rsidTr="00C00B2F">
        <w:trPr>
          <w:trHeight w:val="635"/>
          <w:jc w:val="center"/>
        </w:trPr>
        <w:tc>
          <w:tcPr>
            <w:tcW w:w="2292" w:type="dxa"/>
            <w:vMerge w:val="restart"/>
          </w:tcPr>
          <w:p w14:paraId="48CD2C65" w14:textId="289A1112" w:rsidR="006867A7" w:rsidRPr="007379DA" w:rsidRDefault="006867A7" w:rsidP="002D6AAE">
            <w:pPr>
              <w:pStyle w:val="af7"/>
              <w:spacing w:afterLines="0" w:after="60" w:line="240" w:lineRule="auto"/>
              <w:ind w:firstLine="0"/>
              <w:rPr>
                <w:b w:val="0"/>
                <w:sz w:val="24"/>
                <w:szCs w:val="24"/>
              </w:rPr>
            </w:pPr>
            <w:r>
              <w:rPr>
                <w:b w:val="0"/>
                <w:sz w:val="24"/>
                <w:szCs w:val="24"/>
              </w:rPr>
              <w:t>Temperature</w:t>
            </w:r>
          </w:p>
        </w:tc>
        <w:tc>
          <w:tcPr>
            <w:tcW w:w="2293" w:type="dxa"/>
          </w:tcPr>
          <w:p w14:paraId="63C9D526" w14:textId="17F239BF" w:rsidR="006867A7" w:rsidRPr="007379DA" w:rsidRDefault="00193E18" w:rsidP="002D6AAE">
            <w:pPr>
              <w:pStyle w:val="af7"/>
              <w:spacing w:afterLines="0" w:after="60" w:line="240" w:lineRule="auto"/>
              <w:ind w:firstLine="0"/>
              <w:rPr>
                <w:b w:val="0"/>
                <w:sz w:val="24"/>
                <w:szCs w:val="24"/>
              </w:rPr>
            </w:pPr>
            <w:r>
              <w:rPr>
                <w:b w:val="0"/>
                <w:sz w:val="24"/>
                <w:szCs w:val="24"/>
              </w:rPr>
              <w:t>T</w:t>
            </w:r>
            <w:r w:rsidR="006867A7">
              <w:rPr>
                <w:b w:val="0"/>
                <w:sz w:val="24"/>
                <w:szCs w:val="24"/>
              </w:rPr>
              <w:t>101</w:t>
            </w:r>
          </w:p>
        </w:tc>
        <w:tc>
          <w:tcPr>
            <w:tcW w:w="2268" w:type="dxa"/>
          </w:tcPr>
          <w:p w14:paraId="5102F004" w14:textId="28FBE207" w:rsidR="006867A7" w:rsidRPr="007379DA" w:rsidRDefault="006867A7" w:rsidP="002D6AAE">
            <w:pPr>
              <w:pStyle w:val="af7"/>
              <w:spacing w:afterLines="0" w:after="60" w:line="240" w:lineRule="auto"/>
              <w:ind w:firstLine="0"/>
              <w:rPr>
                <w:b w:val="0"/>
                <w:sz w:val="24"/>
                <w:szCs w:val="24"/>
              </w:rPr>
            </w:pPr>
            <w:r w:rsidRPr="00614D95">
              <w:rPr>
                <w:b w:val="0"/>
                <w:sz w:val="24"/>
                <w:szCs w:val="24"/>
              </w:rPr>
              <w:t>0</w:t>
            </w:r>
            <w:r>
              <w:rPr>
                <w:b w:val="0"/>
                <w:sz w:val="24"/>
                <w:szCs w:val="24"/>
              </w:rPr>
              <w:t>.</w:t>
            </w:r>
            <w:r w:rsidRPr="002D6AAE">
              <w:rPr>
                <w:b w:val="0"/>
                <w:sz w:val="24"/>
                <w:szCs w:val="24"/>
              </w:rPr>
              <w:t>1</w:t>
            </w:r>
          </w:p>
        </w:tc>
        <w:tc>
          <w:tcPr>
            <w:tcW w:w="1986" w:type="dxa"/>
          </w:tcPr>
          <w:p w14:paraId="411F716A" w14:textId="621B004E" w:rsidR="006867A7" w:rsidRPr="007379DA" w:rsidRDefault="006867A7" w:rsidP="002D6AAE">
            <w:pPr>
              <w:pStyle w:val="af7"/>
              <w:spacing w:afterLines="0" w:after="60" w:line="240" w:lineRule="auto"/>
              <w:ind w:firstLine="0"/>
              <w:rPr>
                <w:b w:val="0"/>
                <w:sz w:val="24"/>
                <w:szCs w:val="24"/>
              </w:rPr>
            </w:pPr>
            <w:r w:rsidRPr="00614D95">
              <w:rPr>
                <w:b w:val="0"/>
                <w:sz w:val="24"/>
                <w:szCs w:val="24"/>
              </w:rPr>
              <w:t>2</w:t>
            </w:r>
            <w:r>
              <w:rPr>
                <w:b w:val="0"/>
                <w:sz w:val="24"/>
                <w:szCs w:val="24"/>
                <w:lang w:val="ru-RU"/>
              </w:rPr>
              <w:t>.</w:t>
            </w:r>
            <w:r w:rsidRPr="002D6AAE">
              <w:rPr>
                <w:b w:val="0"/>
                <w:sz w:val="24"/>
                <w:szCs w:val="24"/>
              </w:rPr>
              <w:t>4</w:t>
            </w:r>
          </w:p>
        </w:tc>
      </w:tr>
      <w:tr w:rsidR="006867A7" w:rsidRPr="001814DE" w14:paraId="7A597FBF" w14:textId="6E4ECF90" w:rsidTr="00D347B5">
        <w:trPr>
          <w:trHeight w:val="635"/>
          <w:jc w:val="center"/>
        </w:trPr>
        <w:tc>
          <w:tcPr>
            <w:tcW w:w="2292" w:type="dxa"/>
            <w:vMerge/>
          </w:tcPr>
          <w:p w14:paraId="11E67579" w14:textId="77777777" w:rsidR="006867A7" w:rsidRPr="007379DA" w:rsidRDefault="006867A7" w:rsidP="002D6AAE">
            <w:pPr>
              <w:pStyle w:val="af7"/>
              <w:spacing w:afterLines="0" w:after="60" w:line="240" w:lineRule="auto"/>
              <w:ind w:firstLine="0"/>
              <w:rPr>
                <w:b w:val="0"/>
                <w:sz w:val="24"/>
                <w:szCs w:val="24"/>
              </w:rPr>
            </w:pPr>
          </w:p>
        </w:tc>
        <w:tc>
          <w:tcPr>
            <w:tcW w:w="2293" w:type="dxa"/>
          </w:tcPr>
          <w:p w14:paraId="4451C881" w14:textId="44F3ABB2" w:rsidR="006867A7" w:rsidRPr="007379DA" w:rsidRDefault="00193E18" w:rsidP="002D6AAE">
            <w:pPr>
              <w:pStyle w:val="af7"/>
              <w:spacing w:afterLines="0" w:after="60" w:line="240" w:lineRule="auto"/>
              <w:ind w:firstLine="0"/>
              <w:rPr>
                <w:b w:val="0"/>
                <w:sz w:val="24"/>
                <w:szCs w:val="24"/>
              </w:rPr>
            </w:pPr>
            <w:r>
              <w:rPr>
                <w:b w:val="0"/>
                <w:sz w:val="24"/>
                <w:szCs w:val="24"/>
              </w:rPr>
              <w:t>T</w:t>
            </w:r>
            <w:r w:rsidR="006867A7">
              <w:rPr>
                <w:b w:val="0"/>
                <w:sz w:val="24"/>
                <w:szCs w:val="24"/>
              </w:rPr>
              <w:t>102</w:t>
            </w:r>
          </w:p>
        </w:tc>
        <w:tc>
          <w:tcPr>
            <w:tcW w:w="2268" w:type="dxa"/>
          </w:tcPr>
          <w:p w14:paraId="1085DC1A" w14:textId="1F0A75D1" w:rsidR="006867A7" w:rsidRPr="007379DA" w:rsidRDefault="006867A7" w:rsidP="002D6AAE">
            <w:pPr>
              <w:pStyle w:val="af7"/>
              <w:spacing w:afterLines="0" w:after="60" w:line="240" w:lineRule="auto"/>
              <w:ind w:firstLine="0"/>
              <w:rPr>
                <w:b w:val="0"/>
                <w:sz w:val="24"/>
                <w:szCs w:val="24"/>
              </w:rPr>
            </w:pPr>
            <w:r w:rsidRPr="002D6AAE">
              <w:rPr>
                <w:b w:val="0"/>
                <w:sz w:val="24"/>
                <w:szCs w:val="24"/>
              </w:rPr>
              <w:t>-5</w:t>
            </w:r>
            <w:r>
              <w:rPr>
                <w:b w:val="0"/>
                <w:sz w:val="24"/>
                <w:szCs w:val="24"/>
              </w:rPr>
              <w:t>.0</w:t>
            </w:r>
          </w:p>
        </w:tc>
        <w:tc>
          <w:tcPr>
            <w:tcW w:w="1986" w:type="dxa"/>
          </w:tcPr>
          <w:p w14:paraId="607DC245" w14:textId="1127C9EF" w:rsidR="006867A7" w:rsidRPr="007379DA" w:rsidRDefault="006867A7" w:rsidP="002D6AAE">
            <w:pPr>
              <w:pStyle w:val="af7"/>
              <w:spacing w:afterLines="0" w:after="60" w:line="240" w:lineRule="auto"/>
              <w:ind w:firstLine="0"/>
              <w:rPr>
                <w:b w:val="0"/>
                <w:sz w:val="24"/>
                <w:szCs w:val="24"/>
              </w:rPr>
            </w:pPr>
            <w:r w:rsidRPr="00614D95">
              <w:rPr>
                <w:b w:val="0"/>
                <w:sz w:val="24"/>
                <w:szCs w:val="24"/>
              </w:rPr>
              <w:t>6</w:t>
            </w:r>
            <w:r>
              <w:rPr>
                <w:b w:val="0"/>
                <w:sz w:val="24"/>
                <w:szCs w:val="24"/>
                <w:lang w:val="ru-RU"/>
              </w:rPr>
              <w:t>.</w:t>
            </w:r>
            <w:r w:rsidRPr="002D6AAE">
              <w:rPr>
                <w:b w:val="0"/>
                <w:sz w:val="24"/>
                <w:szCs w:val="24"/>
              </w:rPr>
              <w:t>7</w:t>
            </w:r>
          </w:p>
        </w:tc>
      </w:tr>
      <w:tr w:rsidR="006867A7" w:rsidRPr="001814DE" w14:paraId="64BA7616" w14:textId="5392ADC0" w:rsidTr="00A22CE2">
        <w:trPr>
          <w:trHeight w:val="635"/>
          <w:jc w:val="center"/>
        </w:trPr>
        <w:tc>
          <w:tcPr>
            <w:tcW w:w="2292" w:type="dxa"/>
            <w:vMerge/>
          </w:tcPr>
          <w:p w14:paraId="3A792C63" w14:textId="77777777" w:rsidR="006867A7" w:rsidRPr="007379DA" w:rsidRDefault="006867A7" w:rsidP="002D6AAE">
            <w:pPr>
              <w:pStyle w:val="af7"/>
              <w:spacing w:afterLines="0" w:after="60" w:line="240" w:lineRule="auto"/>
              <w:ind w:firstLine="0"/>
              <w:rPr>
                <w:b w:val="0"/>
                <w:sz w:val="24"/>
                <w:szCs w:val="24"/>
              </w:rPr>
            </w:pPr>
          </w:p>
        </w:tc>
        <w:tc>
          <w:tcPr>
            <w:tcW w:w="2293" w:type="dxa"/>
          </w:tcPr>
          <w:p w14:paraId="5686CC54" w14:textId="75BC02D7" w:rsidR="006867A7" w:rsidRPr="007379DA" w:rsidRDefault="00193E18" w:rsidP="002D6AAE">
            <w:pPr>
              <w:pStyle w:val="af7"/>
              <w:spacing w:afterLines="0" w:after="60" w:line="240" w:lineRule="auto"/>
              <w:ind w:firstLine="0"/>
              <w:rPr>
                <w:b w:val="0"/>
                <w:sz w:val="24"/>
                <w:szCs w:val="24"/>
              </w:rPr>
            </w:pPr>
            <w:r>
              <w:rPr>
                <w:b w:val="0"/>
                <w:sz w:val="24"/>
                <w:szCs w:val="24"/>
              </w:rPr>
              <w:t>T</w:t>
            </w:r>
            <w:r w:rsidR="006867A7">
              <w:rPr>
                <w:b w:val="0"/>
                <w:sz w:val="24"/>
                <w:szCs w:val="24"/>
              </w:rPr>
              <w:t>103</w:t>
            </w:r>
          </w:p>
        </w:tc>
        <w:tc>
          <w:tcPr>
            <w:tcW w:w="2268" w:type="dxa"/>
          </w:tcPr>
          <w:p w14:paraId="0C599BCB" w14:textId="6F56A233" w:rsidR="006867A7" w:rsidRPr="007379DA" w:rsidRDefault="006867A7" w:rsidP="002D6AAE">
            <w:pPr>
              <w:pStyle w:val="af7"/>
              <w:spacing w:afterLines="0" w:after="60" w:line="240" w:lineRule="auto"/>
              <w:ind w:firstLine="0"/>
              <w:rPr>
                <w:b w:val="0"/>
                <w:sz w:val="24"/>
                <w:szCs w:val="24"/>
              </w:rPr>
            </w:pPr>
            <w:r w:rsidRPr="002D6AAE">
              <w:rPr>
                <w:b w:val="0"/>
                <w:sz w:val="24"/>
                <w:szCs w:val="24"/>
              </w:rPr>
              <w:t>-5</w:t>
            </w:r>
            <w:r>
              <w:rPr>
                <w:b w:val="0"/>
                <w:sz w:val="24"/>
                <w:szCs w:val="24"/>
              </w:rPr>
              <w:t>.0</w:t>
            </w:r>
          </w:p>
        </w:tc>
        <w:tc>
          <w:tcPr>
            <w:tcW w:w="1986" w:type="dxa"/>
          </w:tcPr>
          <w:p w14:paraId="3D20930A" w14:textId="7C263555" w:rsidR="006867A7" w:rsidRPr="007379DA" w:rsidRDefault="006867A7" w:rsidP="002D6AAE">
            <w:pPr>
              <w:pStyle w:val="af7"/>
              <w:spacing w:afterLines="0" w:after="60" w:line="240" w:lineRule="auto"/>
              <w:ind w:firstLine="0"/>
              <w:rPr>
                <w:b w:val="0"/>
                <w:sz w:val="24"/>
                <w:szCs w:val="24"/>
              </w:rPr>
            </w:pPr>
            <w:r w:rsidRPr="00614D95">
              <w:rPr>
                <w:b w:val="0"/>
                <w:sz w:val="24"/>
                <w:szCs w:val="24"/>
              </w:rPr>
              <w:t>7</w:t>
            </w:r>
            <w:r>
              <w:rPr>
                <w:b w:val="0"/>
                <w:sz w:val="24"/>
                <w:szCs w:val="24"/>
                <w:lang w:val="ru-RU"/>
              </w:rPr>
              <w:t>.</w:t>
            </w:r>
            <w:r w:rsidRPr="002D6AAE">
              <w:rPr>
                <w:b w:val="0"/>
                <w:sz w:val="24"/>
                <w:szCs w:val="24"/>
              </w:rPr>
              <w:t>4</w:t>
            </w:r>
          </w:p>
        </w:tc>
      </w:tr>
      <w:tr w:rsidR="006867A7" w:rsidRPr="001814DE" w14:paraId="5335D001" w14:textId="25B5BCE1" w:rsidTr="00F05575">
        <w:trPr>
          <w:trHeight w:val="635"/>
          <w:jc w:val="center"/>
        </w:trPr>
        <w:tc>
          <w:tcPr>
            <w:tcW w:w="2292" w:type="dxa"/>
            <w:vMerge/>
          </w:tcPr>
          <w:p w14:paraId="0725B984" w14:textId="77777777" w:rsidR="006867A7" w:rsidRPr="007379DA" w:rsidRDefault="006867A7" w:rsidP="002D6AAE">
            <w:pPr>
              <w:pStyle w:val="af7"/>
              <w:spacing w:afterLines="0" w:after="60" w:line="240" w:lineRule="auto"/>
              <w:ind w:firstLine="0"/>
              <w:rPr>
                <w:b w:val="0"/>
                <w:sz w:val="24"/>
                <w:szCs w:val="24"/>
              </w:rPr>
            </w:pPr>
          </w:p>
        </w:tc>
        <w:tc>
          <w:tcPr>
            <w:tcW w:w="2293" w:type="dxa"/>
          </w:tcPr>
          <w:p w14:paraId="605124CC" w14:textId="6BC85FA3" w:rsidR="006867A7" w:rsidRPr="007379DA" w:rsidRDefault="00193E18" w:rsidP="006867A7">
            <w:pPr>
              <w:pStyle w:val="af7"/>
              <w:spacing w:afterLines="0" w:after="60" w:line="240" w:lineRule="auto"/>
              <w:ind w:firstLine="0"/>
              <w:rPr>
                <w:b w:val="0"/>
                <w:sz w:val="24"/>
                <w:szCs w:val="24"/>
              </w:rPr>
            </w:pPr>
            <w:r>
              <w:rPr>
                <w:b w:val="0"/>
                <w:sz w:val="24"/>
                <w:szCs w:val="24"/>
              </w:rPr>
              <w:t>T</w:t>
            </w:r>
            <w:r w:rsidR="006867A7">
              <w:rPr>
                <w:b w:val="0"/>
                <w:sz w:val="24"/>
                <w:szCs w:val="24"/>
              </w:rPr>
              <w:t>104</w:t>
            </w:r>
          </w:p>
        </w:tc>
        <w:tc>
          <w:tcPr>
            <w:tcW w:w="2268" w:type="dxa"/>
          </w:tcPr>
          <w:p w14:paraId="23FD9B26" w14:textId="69996A9C" w:rsidR="006867A7" w:rsidRPr="007379DA" w:rsidRDefault="006867A7" w:rsidP="002D6AAE">
            <w:pPr>
              <w:pStyle w:val="af7"/>
              <w:spacing w:afterLines="0" w:after="60" w:line="240" w:lineRule="auto"/>
              <w:ind w:firstLine="0"/>
              <w:rPr>
                <w:b w:val="0"/>
                <w:sz w:val="24"/>
                <w:szCs w:val="24"/>
              </w:rPr>
            </w:pPr>
            <w:r w:rsidRPr="002D6AAE">
              <w:rPr>
                <w:b w:val="0"/>
                <w:sz w:val="24"/>
                <w:szCs w:val="24"/>
              </w:rPr>
              <w:t>-5</w:t>
            </w:r>
            <w:r>
              <w:rPr>
                <w:b w:val="0"/>
                <w:sz w:val="24"/>
                <w:szCs w:val="24"/>
              </w:rPr>
              <w:t>.0</w:t>
            </w:r>
          </w:p>
        </w:tc>
        <w:tc>
          <w:tcPr>
            <w:tcW w:w="1986" w:type="dxa"/>
          </w:tcPr>
          <w:p w14:paraId="481BB9D6" w14:textId="009AF1BE" w:rsidR="006867A7" w:rsidRPr="007379DA" w:rsidRDefault="006867A7" w:rsidP="002D6AAE">
            <w:pPr>
              <w:pStyle w:val="af7"/>
              <w:spacing w:afterLines="0" w:after="60" w:line="240" w:lineRule="auto"/>
              <w:ind w:firstLine="0"/>
              <w:rPr>
                <w:b w:val="0"/>
                <w:sz w:val="24"/>
                <w:szCs w:val="24"/>
              </w:rPr>
            </w:pPr>
            <w:r w:rsidRPr="00614D95">
              <w:rPr>
                <w:b w:val="0"/>
                <w:sz w:val="24"/>
                <w:szCs w:val="24"/>
              </w:rPr>
              <w:t>8</w:t>
            </w:r>
            <w:r>
              <w:rPr>
                <w:b w:val="0"/>
                <w:sz w:val="24"/>
                <w:szCs w:val="24"/>
                <w:lang w:val="ru-RU"/>
              </w:rPr>
              <w:t>.</w:t>
            </w:r>
            <w:r w:rsidRPr="002D6AAE">
              <w:rPr>
                <w:b w:val="0"/>
                <w:sz w:val="24"/>
                <w:szCs w:val="24"/>
              </w:rPr>
              <w:t>4</w:t>
            </w:r>
          </w:p>
        </w:tc>
      </w:tr>
      <w:tr w:rsidR="006867A7" w:rsidRPr="001814DE" w14:paraId="26B5EC08" w14:textId="6AB52620" w:rsidTr="00951721">
        <w:trPr>
          <w:trHeight w:val="635"/>
          <w:jc w:val="center"/>
        </w:trPr>
        <w:tc>
          <w:tcPr>
            <w:tcW w:w="2292" w:type="dxa"/>
            <w:vMerge/>
          </w:tcPr>
          <w:p w14:paraId="4ABFB64D" w14:textId="77777777" w:rsidR="006867A7" w:rsidRPr="007379DA" w:rsidRDefault="006867A7" w:rsidP="002D6AAE">
            <w:pPr>
              <w:pStyle w:val="af7"/>
              <w:spacing w:afterLines="0" w:after="60" w:line="240" w:lineRule="auto"/>
              <w:ind w:firstLine="0"/>
              <w:rPr>
                <w:b w:val="0"/>
                <w:sz w:val="24"/>
                <w:szCs w:val="24"/>
              </w:rPr>
            </w:pPr>
          </w:p>
        </w:tc>
        <w:tc>
          <w:tcPr>
            <w:tcW w:w="2293" w:type="dxa"/>
          </w:tcPr>
          <w:p w14:paraId="52798FFA" w14:textId="70542459" w:rsidR="006867A7" w:rsidRPr="007379DA" w:rsidRDefault="00193E18" w:rsidP="002D6AAE">
            <w:pPr>
              <w:pStyle w:val="af7"/>
              <w:spacing w:afterLines="0" w:after="60" w:line="240" w:lineRule="auto"/>
              <w:ind w:firstLine="0"/>
              <w:rPr>
                <w:b w:val="0"/>
                <w:sz w:val="24"/>
                <w:szCs w:val="24"/>
              </w:rPr>
            </w:pPr>
            <w:r>
              <w:rPr>
                <w:b w:val="0"/>
                <w:sz w:val="24"/>
                <w:szCs w:val="24"/>
              </w:rPr>
              <w:t>T</w:t>
            </w:r>
            <w:r w:rsidR="006867A7">
              <w:rPr>
                <w:b w:val="0"/>
                <w:sz w:val="24"/>
                <w:szCs w:val="24"/>
              </w:rPr>
              <w:t>105</w:t>
            </w:r>
          </w:p>
        </w:tc>
        <w:tc>
          <w:tcPr>
            <w:tcW w:w="2268" w:type="dxa"/>
          </w:tcPr>
          <w:p w14:paraId="1C954CF4" w14:textId="3D9BD071" w:rsidR="006867A7" w:rsidRPr="006867A7" w:rsidRDefault="006867A7" w:rsidP="002D6AAE">
            <w:pPr>
              <w:pStyle w:val="af7"/>
              <w:spacing w:afterLines="0" w:after="60" w:line="240" w:lineRule="auto"/>
              <w:ind w:firstLine="0"/>
              <w:rPr>
                <w:b w:val="0"/>
                <w:sz w:val="24"/>
                <w:szCs w:val="24"/>
              </w:rPr>
            </w:pPr>
            <w:r w:rsidRPr="002D6AAE">
              <w:rPr>
                <w:b w:val="0"/>
                <w:sz w:val="24"/>
                <w:szCs w:val="24"/>
              </w:rPr>
              <w:t>-4</w:t>
            </w:r>
            <w:r>
              <w:rPr>
                <w:b w:val="0"/>
                <w:sz w:val="24"/>
                <w:szCs w:val="24"/>
              </w:rPr>
              <w:t>.0</w:t>
            </w:r>
          </w:p>
        </w:tc>
        <w:tc>
          <w:tcPr>
            <w:tcW w:w="1986" w:type="dxa"/>
          </w:tcPr>
          <w:p w14:paraId="42847C3B" w14:textId="3F543627" w:rsidR="006867A7" w:rsidRPr="007379DA" w:rsidRDefault="006867A7" w:rsidP="002D6AAE">
            <w:pPr>
              <w:pStyle w:val="af7"/>
              <w:spacing w:afterLines="0" w:after="60" w:line="240" w:lineRule="auto"/>
              <w:ind w:firstLine="0"/>
              <w:rPr>
                <w:b w:val="0"/>
                <w:sz w:val="24"/>
                <w:szCs w:val="24"/>
              </w:rPr>
            </w:pPr>
            <w:r w:rsidRPr="00614D95">
              <w:rPr>
                <w:b w:val="0"/>
                <w:sz w:val="24"/>
                <w:szCs w:val="24"/>
              </w:rPr>
              <w:t>4</w:t>
            </w:r>
            <w:r>
              <w:rPr>
                <w:b w:val="0"/>
                <w:sz w:val="24"/>
                <w:szCs w:val="24"/>
                <w:lang w:val="ru-RU"/>
              </w:rPr>
              <w:t>.</w:t>
            </w:r>
            <w:r w:rsidRPr="002D6AAE">
              <w:rPr>
                <w:b w:val="0"/>
                <w:sz w:val="24"/>
                <w:szCs w:val="24"/>
              </w:rPr>
              <w:t>2</w:t>
            </w:r>
          </w:p>
        </w:tc>
      </w:tr>
      <w:tr w:rsidR="006867A7" w:rsidRPr="001814DE" w14:paraId="3F962E87" w14:textId="77777777" w:rsidTr="00951721">
        <w:trPr>
          <w:trHeight w:val="635"/>
          <w:jc w:val="center"/>
        </w:trPr>
        <w:tc>
          <w:tcPr>
            <w:tcW w:w="2292" w:type="dxa"/>
            <w:vMerge/>
          </w:tcPr>
          <w:p w14:paraId="5A35E45D" w14:textId="77777777" w:rsidR="006867A7" w:rsidRPr="007379DA" w:rsidRDefault="006867A7" w:rsidP="002D6AAE">
            <w:pPr>
              <w:pStyle w:val="af7"/>
              <w:spacing w:afterLines="0" w:after="60" w:line="240" w:lineRule="auto"/>
              <w:ind w:firstLine="0"/>
              <w:rPr>
                <w:b w:val="0"/>
                <w:sz w:val="24"/>
                <w:szCs w:val="24"/>
              </w:rPr>
            </w:pPr>
          </w:p>
        </w:tc>
        <w:tc>
          <w:tcPr>
            <w:tcW w:w="2293" w:type="dxa"/>
          </w:tcPr>
          <w:p w14:paraId="6086A318" w14:textId="09238699" w:rsidR="006867A7" w:rsidRDefault="00193E18" w:rsidP="002D6AAE">
            <w:pPr>
              <w:pStyle w:val="af7"/>
              <w:spacing w:afterLines="0" w:after="60" w:line="240" w:lineRule="auto"/>
              <w:ind w:firstLine="0"/>
              <w:rPr>
                <w:b w:val="0"/>
                <w:sz w:val="24"/>
                <w:szCs w:val="24"/>
              </w:rPr>
            </w:pPr>
            <w:r>
              <w:rPr>
                <w:b w:val="0"/>
                <w:sz w:val="24"/>
                <w:szCs w:val="24"/>
              </w:rPr>
              <w:t>T</w:t>
            </w:r>
            <w:r w:rsidR="006867A7">
              <w:rPr>
                <w:b w:val="0"/>
                <w:sz w:val="24"/>
                <w:szCs w:val="24"/>
              </w:rPr>
              <w:t>106</w:t>
            </w:r>
          </w:p>
        </w:tc>
        <w:tc>
          <w:tcPr>
            <w:tcW w:w="2268" w:type="dxa"/>
          </w:tcPr>
          <w:p w14:paraId="282BAB5C" w14:textId="1CAE43B9" w:rsidR="006867A7" w:rsidRPr="007379DA" w:rsidRDefault="006867A7" w:rsidP="002D6AAE">
            <w:pPr>
              <w:pStyle w:val="af7"/>
              <w:spacing w:afterLines="0" w:after="60" w:line="240" w:lineRule="auto"/>
              <w:ind w:firstLine="0"/>
              <w:rPr>
                <w:b w:val="0"/>
                <w:sz w:val="24"/>
                <w:szCs w:val="24"/>
              </w:rPr>
            </w:pPr>
            <w:r w:rsidRPr="001B4C0F">
              <w:rPr>
                <w:b w:val="0"/>
                <w:sz w:val="24"/>
                <w:szCs w:val="24"/>
              </w:rPr>
              <w:t>0</w:t>
            </w:r>
            <w:r>
              <w:rPr>
                <w:b w:val="0"/>
                <w:sz w:val="24"/>
                <w:szCs w:val="24"/>
                <w:lang w:val="ru-RU"/>
              </w:rPr>
              <w:t>.</w:t>
            </w:r>
            <w:r w:rsidRPr="002D6AAE">
              <w:rPr>
                <w:b w:val="0"/>
                <w:sz w:val="24"/>
                <w:szCs w:val="24"/>
              </w:rPr>
              <w:t>4</w:t>
            </w:r>
          </w:p>
        </w:tc>
        <w:tc>
          <w:tcPr>
            <w:tcW w:w="1986" w:type="dxa"/>
          </w:tcPr>
          <w:p w14:paraId="2E59A185" w14:textId="6468C39B" w:rsidR="006867A7" w:rsidRPr="007379DA" w:rsidRDefault="006867A7" w:rsidP="002D6AAE">
            <w:pPr>
              <w:pStyle w:val="af7"/>
              <w:spacing w:afterLines="0" w:after="60" w:line="240" w:lineRule="auto"/>
              <w:ind w:firstLine="0"/>
              <w:rPr>
                <w:b w:val="0"/>
                <w:sz w:val="24"/>
                <w:szCs w:val="24"/>
              </w:rPr>
            </w:pPr>
            <w:r w:rsidRPr="002D6AAE">
              <w:rPr>
                <w:b w:val="0"/>
                <w:sz w:val="24"/>
                <w:szCs w:val="24"/>
              </w:rPr>
              <w:t>3</w:t>
            </w:r>
            <w:r>
              <w:rPr>
                <w:b w:val="0"/>
                <w:sz w:val="24"/>
                <w:szCs w:val="24"/>
                <w:lang w:val="ru-RU"/>
              </w:rPr>
              <w:t>.</w:t>
            </w:r>
            <w:r w:rsidRPr="002D6AAE">
              <w:rPr>
                <w:b w:val="0"/>
                <w:sz w:val="24"/>
                <w:szCs w:val="24"/>
              </w:rPr>
              <w:t>9</w:t>
            </w:r>
          </w:p>
        </w:tc>
      </w:tr>
      <w:tr w:rsidR="006867A7" w:rsidRPr="001814DE" w14:paraId="2F167C10" w14:textId="77777777" w:rsidTr="00951721">
        <w:trPr>
          <w:trHeight w:val="635"/>
          <w:jc w:val="center"/>
        </w:trPr>
        <w:tc>
          <w:tcPr>
            <w:tcW w:w="2292" w:type="dxa"/>
            <w:vMerge/>
          </w:tcPr>
          <w:p w14:paraId="4519B721" w14:textId="77777777" w:rsidR="006867A7" w:rsidRPr="007379DA" w:rsidRDefault="006867A7" w:rsidP="002D6AAE">
            <w:pPr>
              <w:pStyle w:val="af7"/>
              <w:spacing w:afterLines="0" w:after="60" w:line="240" w:lineRule="auto"/>
              <w:ind w:firstLine="0"/>
              <w:rPr>
                <w:b w:val="0"/>
                <w:sz w:val="24"/>
                <w:szCs w:val="24"/>
              </w:rPr>
            </w:pPr>
          </w:p>
        </w:tc>
        <w:tc>
          <w:tcPr>
            <w:tcW w:w="2293" w:type="dxa"/>
          </w:tcPr>
          <w:p w14:paraId="06933479" w14:textId="1FA4FC0C" w:rsidR="006867A7" w:rsidRDefault="00193E18" w:rsidP="002D6AAE">
            <w:pPr>
              <w:pStyle w:val="af7"/>
              <w:spacing w:afterLines="0" w:after="60" w:line="240" w:lineRule="auto"/>
              <w:ind w:firstLine="0"/>
              <w:rPr>
                <w:b w:val="0"/>
                <w:sz w:val="24"/>
                <w:szCs w:val="24"/>
              </w:rPr>
            </w:pPr>
            <w:r>
              <w:rPr>
                <w:b w:val="0"/>
                <w:sz w:val="24"/>
                <w:szCs w:val="24"/>
              </w:rPr>
              <w:t>T</w:t>
            </w:r>
            <w:r w:rsidR="006867A7">
              <w:rPr>
                <w:b w:val="0"/>
                <w:sz w:val="24"/>
                <w:szCs w:val="24"/>
              </w:rPr>
              <w:t>107</w:t>
            </w:r>
          </w:p>
        </w:tc>
        <w:tc>
          <w:tcPr>
            <w:tcW w:w="2268" w:type="dxa"/>
          </w:tcPr>
          <w:p w14:paraId="5850C45F" w14:textId="1D985CDD" w:rsidR="006867A7" w:rsidRPr="007379DA" w:rsidRDefault="006867A7" w:rsidP="002D6AAE">
            <w:pPr>
              <w:pStyle w:val="af7"/>
              <w:spacing w:afterLines="0" w:after="60" w:line="240" w:lineRule="auto"/>
              <w:ind w:firstLine="0"/>
              <w:rPr>
                <w:b w:val="0"/>
                <w:sz w:val="24"/>
                <w:szCs w:val="24"/>
              </w:rPr>
            </w:pPr>
            <w:r w:rsidRPr="002D6AAE">
              <w:rPr>
                <w:b w:val="0"/>
                <w:sz w:val="24"/>
                <w:szCs w:val="24"/>
              </w:rPr>
              <w:t>1</w:t>
            </w:r>
            <w:r>
              <w:rPr>
                <w:b w:val="0"/>
                <w:sz w:val="24"/>
                <w:szCs w:val="24"/>
              </w:rPr>
              <w:t>.0</w:t>
            </w:r>
          </w:p>
        </w:tc>
        <w:tc>
          <w:tcPr>
            <w:tcW w:w="1986" w:type="dxa"/>
          </w:tcPr>
          <w:p w14:paraId="2D8A561E" w14:textId="00D8FA64" w:rsidR="006867A7" w:rsidRPr="007379DA" w:rsidRDefault="006867A7" w:rsidP="002D6AAE">
            <w:pPr>
              <w:pStyle w:val="af7"/>
              <w:spacing w:afterLines="0" w:after="60" w:line="240" w:lineRule="auto"/>
              <w:ind w:firstLine="0"/>
              <w:rPr>
                <w:b w:val="0"/>
                <w:sz w:val="24"/>
                <w:szCs w:val="24"/>
              </w:rPr>
            </w:pPr>
            <w:r w:rsidRPr="00614D95">
              <w:rPr>
                <w:b w:val="0"/>
                <w:sz w:val="24"/>
                <w:szCs w:val="24"/>
              </w:rPr>
              <w:t>2</w:t>
            </w:r>
            <w:r>
              <w:rPr>
                <w:b w:val="0"/>
                <w:sz w:val="24"/>
                <w:szCs w:val="24"/>
                <w:lang w:val="ru-RU"/>
              </w:rPr>
              <w:t>.</w:t>
            </w:r>
            <w:r w:rsidRPr="002D6AAE">
              <w:rPr>
                <w:b w:val="0"/>
                <w:sz w:val="24"/>
                <w:szCs w:val="24"/>
              </w:rPr>
              <w:t>5</w:t>
            </w:r>
          </w:p>
        </w:tc>
      </w:tr>
    </w:tbl>
    <w:p w14:paraId="2DA106C4" w14:textId="77777777" w:rsidR="00136E23" w:rsidRDefault="00136E23" w:rsidP="00136E23">
      <w:pPr>
        <w:spacing w:line="240" w:lineRule="auto"/>
        <w:ind w:left="360"/>
        <w:rPr>
          <w:rFonts w:ascii="Times New Roman" w:hAnsi="Times New Roman" w:cs="Times New Roman"/>
          <w:sz w:val="24"/>
          <w:szCs w:val="24"/>
        </w:rPr>
      </w:pPr>
    </w:p>
    <w:p w14:paraId="158D68D8" w14:textId="52EECFE5" w:rsidR="00136E23" w:rsidRDefault="00136E23" w:rsidP="00136E23">
      <w:pPr>
        <w:spacing w:line="240" w:lineRule="auto"/>
        <w:rPr>
          <w:rFonts w:ascii="Times New Roman" w:hAnsi="Times New Roman" w:cs="Times New Roman"/>
          <w:sz w:val="24"/>
          <w:szCs w:val="24"/>
        </w:rPr>
      </w:pPr>
      <w:r>
        <w:rPr>
          <w:rFonts w:ascii="Times New Roman" w:hAnsi="Times New Roman" w:cs="Times New Roman"/>
          <w:sz w:val="24"/>
          <w:szCs w:val="24"/>
        </w:rPr>
        <w:t>For the temperature, the combined value</w:t>
      </w:r>
      <w:r w:rsidR="006867A7">
        <w:rPr>
          <w:rFonts w:ascii="Times New Roman" w:hAnsi="Times New Roman" w:cs="Times New Roman"/>
          <w:sz w:val="24"/>
          <w:szCs w:val="24"/>
        </w:rPr>
        <w:t xml:space="preserve">s for the code mean error E and error uncertainty </w:t>
      </w:r>
      <w:proofErr w:type="spellStart"/>
      <w:r w:rsidR="006867A7">
        <w:rPr>
          <w:rFonts w:ascii="Times New Roman" w:hAnsi="Times New Roman" w:cs="Times New Roman"/>
          <w:sz w:val="24"/>
          <w:szCs w:val="24"/>
        </w:rPr>
        <w:t>u</w:t>
      </w:r>
      <w:r w:rsidR="006867A7" w:rsidRPr="006867A7">
        <w:rPr>
          <w:rFonts w:ascii="Times New Roman" w:hAnsi="Times New Roman" w:cs="Times New Roman"/>
          <w:sz w:val="24"/>
          <w:szCs w:val="24"/>
          <w:vertAlign w:val="subscript"/>
        </w:rPr>
        <w:t>tot</w:t>
      </w:r>
      <w:proofErr w:type="spellEnd"/>
      <w:r w:rsidR="006867A7">
        <w:rPr>
          <w:rFonts w:ascii="Times New Roman" w:hAnsi="Times New Roman" w:cs="Times New Roman"/>
          <w:sz w:val="24"/>
          <w:szCs w:val="24"/>
        </w:rPr>
        <w:t xml:space="preserve"> from all thermocouples</w:t>
      </w:r>
      <w:r>
        <w:rPr>
          <w:rFonts w:ascii="Times New Roman" w:hAnsi="Times New Roman" w:cs="Times New Roman"/>
          <w:sz w:val="24"/>
          <w:szCs w:val="24"/>
        </w:rPr>
        <w:t xml:space="preserve"> w</w:t>
      </w:r>
      <w:r w:rsidR="006867A7">
        <w:rPr>
          <w:rFonts w:ascii="Times New Roman" w:hAnsi="Times New Roman" w:cs="Times New Roman"/>
          <w:sz w:val="24"/>
          <w:szCs w:val="24"/>
        </w:rPr>
        <w:t>ere</w:t>
      </w:r>
      <w:r>
        <w:rPr>
          <w:rFonts w:ascii="Times New Roman" w:hAnsi="Times New Roman" w:cs="Times New Roman"/>
          <w:sz w:val="24"/>
          <w:szCs w:val="24"/>
        </w:rPr>
        <w:t xml:space="preserve"> obtained as well. </w:t>
      </w:r>
      <w:r w:rsidR="0044585D">
        <w:rPr>
          <w:rFonts w:ascii="Times New Roman" w:hAnsi="Times New Roman" w:cs="Times New Roman"/>
          <w:sz w:val="24"/>
          <w:szCs w:val="24"/>
        </w:rPr>
        <w:t xml:space="preserve">They amounted to </w:t>
      </w:r>
      <w:r w:rsidR="0044585D" w:rsidRPr="002D6AAE">
        <w:rPr>
          <w:rFonts w:ascii="Times New Roman" w:hAnsi="Times New Roman" w:cs="Times New Roman"/>
          <w:sz w:val="24"/>
          <w:szCs w:val="24"/>
          <w:lang w:val="en-US"/>
        </w:rPr>
        <w:t>E</w:t>
      </w:r>
      <w:r w:rsidR="0044585D" w:rsidRPr="002D6AAE">
        <w:rPr>
          <w:rFonts w:ascii="Times New Roman" w:hAnsi="Times New Roman" w:cs="Times New Roman"/>
          <w:sz w:val="24"/>
          <w:szCs w:val="24"/>
        </w:rPr>
        <w:t xml:space="preserve">  = -2.5 K; </w:t>
      </w:r>
      <w:proofErr w:type="spellStart"/>
      <w:r w:rsidR="0044585D">
        <w:rPr>
          <w:rFonts w:ascii="Times New Roman" w:hAnsi="Times New Roman" w:cs="Times New Roman"/>
          <w:sz w:val="24"/>
          <w:szCs w:val="24"/>
          <w:lang w:val="en-US"/>
        </w:rPr>
        <w:t>u</w:t>
      </w:r>
      <w:r w:rsidR="0044585D" w:rsidRPr="0044585D">
        <w:rPr>
          <w:rFonts w:ascii="Times New Roman" w:hAnsi="Times New Roman" w:cs="Times New Roman"/>
          <w:sz w:val="24"/>
          <w:szCs w:val="24"/>
          <w:vertAlign w:val="subscript"/>
          <w:lang w:val="en-US"/>
        </w:rPr>
        <w:t>val</w:t>
      </w:r>
      <w:proofErr w:type="spellEnd"/>
      <w:r w:rsidR="0044585D" w:rsidRPr="002D6AAE">
        <w:rPr>
          <w:rFonts w:ascii="Times New Roman" w:hAnsi="Times New Roman" w:cs="Times New Roman"/>
          <w:sz w:val="24"/>
          <w:szCs w:val="24"/>
        </w:rPr>
        <w:t xml:space="preserve"> =6.3</w:t>
      </w:r>
      <w:r w:rsidR="0044585D">
        <w:rPr>
          <w:rFonts w:ascii="Times New Roman" w:hAnsi="Times New Roman" w:cs="Times New Roman"/>
          <w:sz w:val="24"/>
          <w:szCs w:val="24"/>
        </w:rPr>
        <w:t xml:space="preserve"> K.</w:t>
      </w:r>
    </w:p>
    <w:p w14:paraId="19A2D513" w14:textId="77777777" w:rsidR="009D14E4" w:rsidRPr="009D14E4" w:rsidRDefault="009D14E4" w:rsidP="009D14E4">
      <w:pPr>
        <w:pStyle w:val="a4"/>
        <w:rPr>
          <w:rFonts w:ascii="Times New Roman" w:hAnsi="Times New Roman" w:cs="Times New Roman"/>
          <w:sz w:val="24"/>
          <w:szCs w:val="24"/>
        </w:rPr>
      </w:pPr>
    </w:p>
    <w:p w14:paraId="2B4BE527" w14:textId="73E89A2B" w:rsidR="009D14E4" w:rsidRPr="001F3772" w:rsidRDefault="009D14E4" w:rsidP="000A2F0B">
      <w:pPr>
        <w:pStyle w:val="a4"/>
        <w:numPr>
          <w:ilvl w:val="2"/>
          <w:numId w:val="8"/>
        </w:numPr>
        <w:spacing w:line="240" w:lineRule="auto"/>
        <w:rPr>
          <w:rFonts w:ascii="Times New Roman" w:hAnsi="Times New Roman" w:cs="Times New Roman"/>
          <w:sz w:val="24"/>
          <w:szCs w:val="24"/>
        </w:rPr>
      </w:pPr>
      <w:r>
        <w:rPr>
          <w:rFonts w:ascii="Times New Roman" w:hAnsi="Times New Roman" w:cs="Times New Roman"/>
          <w:sz w:val="24"/>
          <w:szCs w:val="24"/>
        </w:rPr>
        <w:t>Discussion</w:t>
      </w:r>
    </w:p>
    <w:p w14:paraId="18E290D2" w14:textId="390E65DB" w:rsidR="009D14E4" w:rsidRDefault="008D2F47" w:rsidP="002B07CD">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methodology allowed obtaining realistic (non-conservative) estimates </w:t>
      </w:r>
      <w:r w:rsidR="00F71265">
        <w:rPr>
          <w:rFonts w:ascii="Times New Roman" w:hAnsi="Times New Roman" w:cs="Times New Roman"/>
          <w:sz w:val="24"/>
          <w:szCs w:val="24"/>
          <w:lang w:val="en-US"/>
        </w:rPr>
        <w:t xml:space="preserve">of the </w:t>
      </w:r>
      <w:r w:rsidR="00F71265" w:rsidRPr="00F71265">
        <w:rPr>
          <w:rFonts w:ascii="Times New Roman" w:hAnsi="Times New Roman" w:cs="Times New Roman"/>
          <w:sz w:val="24"/>
          <w:szCs w:val="24"/>
          <w:lang w:val="en-US"/>
        </w:rPr>
        <w:t>HYDRA-IBRAE/LM</w:t>
      </w:r>
      <w:r w:rsidR="00F71265">
        <w:rPr>
          <w:rFonts w:ascii="Times New Roman" w:hAnsi="Times New Roman" w:cs="Times New Roman"/>
          <w:sz w:val="24"/>
          <w:szCs w:val="24"/>
          <w:lang w:val="en-US"/>
        </w:rPr>
        <w:t xml:space="preserve"> thermal-hydraulic system code error for the LBE and water temperatures </w:t>
      </w:r>
      <w:r>
        <w:rPr>
          <w:rFonts w:ascii="Times New Roman" w:hAnsi="Times New Roman" w:cs="Times New Roman"/>
          <w:sz w:val="24"/>
          <w:szCs w:val="24"/>
          <w:lang w:val="en-US"/>
        </w:rPr>
        <w:t>as well as</w:t>
      </w:r>
      <w:r w:rsidR="00F71265">
        <w:rPr>
          <w:rFonts w:ascii="Times New Roman" w:hAnsi="Times New Roman" w:cs="Times New Roman"/>
          <w:sz w:val="24"/>
          <w:szCs w:val="24"/>
          <w:lang w:val="en-US"/>
        </w:rPr>
        <w:t xml:space="preserve"> for the LBE mass flow rate. </w:t>
      </w:r>
      <w:r w:rsidR="005C70C7">
        <w:rPr>
          <w:rFonts w:ascii="Times New Roman" w:hAnsi="Times New Roman" w:cs="Times New Roman"/>
          <w:sz w:val="24"/>
          <w:szCs w:val="24"/>
          <w:lang w:val="en-US"/>
        </w:rPr>
        <w:t>It uses the same statistical approach as the one used in metrology [</w:t>
      </w:r>
      <w:r w:rsidR="008E3E00">
        <w:rPr>
          <w:rFonts w:ascii="Times New Roman" w:hAnsi="Times New Roman" w:cs="Times New Roman"/>
          <w:sz w:val="24"/>
          <w:szCs w:val="24"/>
          <w:lang w:val="en-US"/>
        </w:rPr>
        <w:fldChar w:fldCharType="begin"/>
      </w:r>
      <w:r w:rsidR="008E3E00">
        <w:rPr>
          <w:rFonts w:ascii="Times New Roman" w:hAnsi="Times New Roman" w:cs="Times New Roman"/>
          <w:sz w:val="24"/>
          <w:szCs w:val="24"/>
          <w:lang w:val="en-US"/>
        </w:rPr>
        <w:instrText xml:space="preserve"> REF _Ref221313844 \r \h </w:instrText>
      </w:r>
      <w:r w:rsidR="008E3E00">
        <w:rPr>
          <w:rFonts w:ascii="Times New Roman" w:hAnsi="Times New Roman" w:cs="Times New Roman"/>
          <w:sz w:val="24"/>
          <w:szCs w:val="24"/>
          <w:lang w:val="en-US"/>
        </w:rPr>
      </w:r>
      <w:r w:rsidR="008E3E00">
        <w:rPr>
          <w:rFonts w:ascii="Times New Roman" w:hAnsi="Times New Roman" w:cs="Times New Roman"/>
          <w:sz w:val="24"/>
          <w:szCs w:val="24"/>
          <w:lang w:val="en-US"/>
        </w:rPr>
        <w:fldChar w:fldCharType="separate"/>
      </w:r>
      <w:r w:rsidR="008E3E00">
        <w:rPr>
          <w:rFonts w:ascii="Times New Roman" w:hAnsi="Times New Roman" w:cs="Times New Roman"/>
          <w:sz w:val="24"/>
          <w:szCs w:val="24"/>
          <w:lang w:val="en-US"/>
        </w:rPr>
        <w:t>9</w:t>
      </w:r>
      <w:r w:rsidR="008E3E00">
        <w:rPr>
          <w:rFonts w:ascii="Times New Roman" w:hAnsi="Times New Roman" w:cs="Times New Roman"/>
          <w:sz w:val="24"/>
          <w:szCs w:val="24"/>
          <w:lang w:val="en-US"/>
        </w:rPr>
        <w:fldChar w:fldCharType="end"/>
      </w:r>
      <w:r w:rsidR="005C70C7">
        <w:rPr>
          <w:rFonts w:ascii="Times New Roman" w:hAnsi="Times New Roman" w:cs="Times New Roman"/>
          <w:sz w:val="24"/>
          <w:szCs w:val="24"/>
          <w:lang w:val="en-US"/>
        </w:rPr>
        <w:t>] for accuracy assessment of the measurements. The “measurements” (simulations) are compared with the “standard gauge” (experiment), and the results of the comparison are statistically processed.</w:t>
      </w:r>
      <w:r w:rsidR="00B8729C">
        <w:rPr>
          <w:rFonts w:ascii="Times New Roman" w:hAnsi="Times New Roman" w:cs="Times New Roman"/>
          <w:sz w:val="24"/>
          <w:szCs w:val="24"/>
          <w:lang w:val="en-US"/>
        </w:rPr>
        <w:t xml:space="preserve"> As a result, a systematic (bias) and stochastic (uncertainty range) components of the error were obtained.</w:t>
      </w:r>
    </w:p>
    <w:p w14:paraId="0ADA17B9" w14:textId="77777777" w:rsidR="00B8729C" w:rsidRDefault="00B8729C" w:rsidP="002B07CD">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Combined estimates are presented for all three regimes: forced circulation, transition, and natural circulation, since the systematic error was close for all the regimes. Otherwise, separate estimates would have been necessary. </w:t>
      </w:r>
    </w:p>
    <w:p w14:paraId="1CC6238E" w14:textId="6FE0834C" w:rsidR="005C70C7" w:rsidRDefault="00491366" w:rsidP="002B07CD">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For all simulations, the bias was quite small. It was</w:t>
      </w:r>
      <w:r w:rsidR="00B8729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negative (underestimation) for LBE temperature and positive (overestimation) for mass flow rate in the open tests. In the blind test, the situation was different: the code overestimated the temperature and underestimated the mass flow rate. However, in all cases the absolute value of the bias was smaller than the </w:t>
      </w:r>
      <w:r w:rsidR="00DB39AA">
        <w:rPr>
          <w:rFonts w:ascii="Times New Roman" w:hAnsi="Times New Roman" w:cs="Times New Roman"/>
          <w:sz w:val="24"/>
          <w:szCs w:val="24"/>
          <w:lang w:val="en-US"/>
        </w:rPr>
        <w:t xml:space="preserve">error </w:t>
      </w:r>
      <w:r>
        <w:rPr>
          <w:rFonts w:ascii="Times New Roman" w:hAnsi="Times New Roman" w:cs="Times New Roman"/>
          <w:sz w:val="24"/>
          <w:szCs w:val="24"/>
          <w:lang w:val="en-US"/>
        </w:rPr>
        <w:t xml:space="preserve">uncertainty range. </w:t>
      </w:r>
      <w:r w:rsidR="00DB39AA">
        <w:rPr>
          <w:rFonts w:ascii="Times New Roman" w:hAnsi="Times New Roman" w:cs="Times New Roman"/>
          <w:sz w:val="24"/>
          <w:szCs w:val="24"/>
          <w:lang w:val="en-US"/>
        </w:rPr>
        <w:t xml:space="preserve">This </w:t>
      </w:r>
      <w:r w:rsidR="001C6339">
        <w:rPr>
          <w:rFonts w:ascii="Times New Roman" w:hAnsi="Times New Roman" w:cs="Times New Roman"/>
          <w:sz w:val="24"/>
          <w:szCs w:val="24"/>
          <w:lang w:val="en-US"/>
        </w:rPr>
        <w:t>shows</w:t>
      </w:r>
      <w:r w:rsidR="00DB39AA">
        <w:rPr>
          <w:rFonts w:ascii="Times New Roman" w:hAnsi="Times New Roman" w:cs="Times New Roman"/>
          <w:sz w:val="24"/>
          <w:szCs w:val="24"/>
          <w:lang w:val="en-US"/>
        </w:rPr>
        <w:t xml:space="preserve"> that </w:t>
      </w:r>
      <w:r w:rsidR="001C6339">
        <w:rPr>
          <w:rFonts w:ascii="Times New Roman" w:hAnsi="Times New Roman" w:cs="Times New Roman"/>
          <w:sz w:val="24"/>
          <w:szCs w:val="24"/>
          <w:lang w:val="en-US"/>
        </w:rPr>
        <w:t>the obtained results are “best-estimate” not only in the regulatory (no intended conservative bias), but also in statistical (low-bias) sense.</w:t>
      </w:r>
    </w:p>
    <w:p w14:paraId="6C78C312" w14:textId="1681387E" w:rsidR="001C6339" w:rsidRDefault="001C6339" w:rsidP="002B07CD">
      <w:pPr>
        <w:spacing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It can be noted that the error uncertainty of the LBE mass flow rate mainly stems from its experimental uncertainty. In contrast, for the LBE temperature, the error uncertainty is defined by the uncertainty of the input parameters</w:t>
      </w:r>
      <w:r w:rsidR="00901DBF">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901DBF">
        <w:rPr>
          <w:rFonts w:ascii="Times New Roman" w:hAnsi="Times New Roman" w:cs="Times New Roman"/>
          <w:sz w:val="24"/>
          <w:szCs w:val="24"/>
          <w:lang w:val="en-US"/>
        </w:rPr>
        <w:t>It therefore</w:t>
      </w:r>
      <w:r>
        <w:rPr>
          <w:rFonts w:ascii="Times New Roman" w:hAnsi="Times New Roman" w:cs="Times New Roman"/>
          <w:sz w:val="24"/>
          <w:szCs w:val="24"/>
          <w:lang w:val="en-US"/>
        </w:rPr>
        <w:t xml:space="preserve"> can be reduced </w:t>
      </w:r>
      <w:r w:rsidR="00901DBF">
        <w:rPr>
          <w:rFonts w:ascii="Times New Roman" w:hAnsi="Times New Roman" w:cs="Times New Roman"/>
          <w:sz w:val="24"/>
          <w:szCs w:val="24"/>
          <w:lang w:val="en-US"/>
        </w:rPr>
        <w:t>if better estimates of the</w:t>
      </w:r>
      <w:r w:rsidR="004E132B">
        <w:rPr>
          <w:rFonts w:ascii="Times New Roman" w:hAnsi="Times New Roman" w:cs="Times New Roman"/>
          <w:sz w:val="24"/>
          <w:szCs w:val="24"/>
          <w:lang w:val="en-US"/>
        </w:rPr>
        <w:t xml:space="preserve"> input parameters are available, especially since one of the most uncertain parameters – steel powder thermal conductivity – influences the temperature most. </w:t>
      </w:r>
    </w:p>
    <w:p w14:paraId="308B4D6D" w14:textId="77777777" w:rsidR="00DD4A53" w:rsidRPr="00005953" w:rsidRDefault="00DD4A53" w:rsidP="001F3772">
      <w:pPr>
        <w:spacing w:line="240" w:lineRule="auto"/>
        <w:ind w:left="360"/>
        <w:rPr>
          <w:rFonts w:ascii="Times New Roman" w:hAnsi="Times New Roman" w:cs="Times New Roman"/>
          <w:sz w:val="24"/>
          <w:szCs w:val="24"/>
          <w:lang w:val="en-US"/>
        </w:rPr>
      </w:pPr>
    </w:p>
    <w:p w14:paraId="765F1F16" w14:textId="254AB4D0" w:rsidR="001F3772" w:rsidRPr="00AF603F" w:rsidRDefault="001F3772" w:rsidP="00DB7139">
      <w:pPr>
        <w:pStyle w:val="a4"/>
        <w:numPr>
          <w:ilvl w:val="1"/>
          <w:numId w:val="8"/>
        </w:num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UNIPI</w:t>
      </w:r>
    </w:p>
    <w:p w14:paraId="16ECABC6" w14:textId="2B79D1E2" w:rsidR="00AF603F" w:rsidRDefault="00DB7139" w:rsidP="00DB7139">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University of Pisa addressed the WP5 activities performing CFD calculations adopting the coarse “Solid-Wire” </w:t>
      </w:r>
      <w:proofErr w:type="spellStart"/>
      <w:r>
        <w:rPr>
          <w:rFonts w:ascii="Times New Roman" w:hAnsi="Times New Roman" w:cs="Times New Roman"/>
          <w:sz w:val="24"/>
          <w:szCs w:val="24"/>
        </w:rPr>
        <w:t>nodalization</w:t>
      </w:r>
      <w:proofErr w:type="spellEnd"/>
      <w:r>
        <w:rPr>
          <w:rFonts w:ascii="Times New Roman" w:hAnsi="Times New Roman" w:cs="Times New Roman"/>
          <w:sz w:val="24"/>
          <w:szCs w:val="24"/>
        </w:rPr>
        <w:t xml:space="preserve"> introduced in the </w:t>
      </w:r>
      <w:proofErr w:type="spellStart"/>
      <w:r>
        <w:rPr>
          <w:rFonts w:ascii="Times New Roman" w:hAnsi="Times New Roman" w:cs="Times New Roman"/>
          <w:sz w:val="24"/>
          <w:szCs w:val="24"/>
        </w:rPr>
        <w:t>UniPi</w:t>
      </w:r>
      <w:proofErr w:type="spellEnd"/>
      <w:r>
        <w:rPr>
          <w:rFonts w:ascii="Times New Roman" w:hAnsi="Times New Roman" w:cs="Times New Roman"/>
          <w:sz w:val="24"/>
          <w:szCs w:val="24"/>
        </w:rPr>
        <w:t xml:space="preserve"> CFD section. In this frame, the typical Monte </w:t>
      </w:r>
      <w:r w:rsidR="00C06714">
        <w:rPr>
          <w:rFonts w:ascii="Times New Roman" w:hAnsi="Times New Roman" w:cs="Times New Roman"/>
          <w:sz w:val="24"/>
          <w:szCs w:val="24"/>
        </w:rPr>
        <w:t>Carlo approaches, which require</w:t>
      </w:r>
      <w:r>
        <w:rPr>
          <w:rFonts w:ascii="Times New Roman" w:hAnsi="Times New Roman" w:cs="Times New Roman"/>
          <w:sz w:val="24"/>
          <w:szCs w:val="24"/>
        </w:rPr>
        <w:t xml:space="preserve"> hundreds of calculations to achieve a suitable </w:t>
      </w:r>
      <w:r w:rsidR="00C06714">
        <w:rPr>
          <w:rFonts w:ascii="Times New Roman" w:hAnsi="Times New Roman" w:cs="Times New Roman"/>
          <w:sz w:val="24"/>
          <w:szCs w:val="24"/>
        </w:rPr>
        <w:t>sampling,</w:t>
      </w:r>
      <w:r>
        <w:rPr>
          <w:rFonts w:ascii="Times New Roman" w:hAnsi="Times New Roman" w:cs="Times New Roman"/>
          <w:sz w:val="24"/>
          <w:szCs w:val="24"/>
        </w:rPr>
        <w:t xml:space="preserve"> become too much expensive. As a consequence, other strategies have to be adopted. During the last years the </w:t>
      </w:r>
      <w:r w:rsidRPr="00BB772C">
        <w:rPr>
          <w:rFonts w:ascii="Times New Roman" w:hAnsi="Times New Roman" w:cs="Times New Roman"/>
          <w:sz w:val="24"/>
          <w:szCs w:val="24"/>
        </w:rPr>
        <w:t xml:space="preserve">Deterministic Sampling </w:t>
      </w:r>
      <w:r>
        <w:rPr>
          <w:rFonts w:ascii="Times New Roman" w:hAnsi="Times New Roman" w:cs="Times New Roman"/>
          <w:sz w:val="24"/>
          <w:szCs w:val="24"/>
        </w:rPr>
        <w:t xml:space="preserve">approach </w:t>
      </w:r>
      <w:r w:rsidR="00C06714">
        <w:rPr>
          <w:rFonts w:ascii="Times New Roman" w:hAnsi="Times New Roman" w:cs="Times New Roman"/>
          <w:sz w:val="24"/>
          <w:szCs w:val="24"/>
        </w:rPr>
        <w:t>[</w:t>
      </w:r>
      <w:r w:rsidR="0024116A">
        <w:rPr>
          <w:rFonts w:ascii="Times New Roman" w:hAnsi="Times New Roman" w:cs="Times New Roman"/>
          <w:sz w:val="24"/>
          <w:szCs w:val="24"/>
        </w:rPr>
        <w:fldChar w:fldCharType="begin"/>
      </w:r>
      <w:r w:rsidR="0024116A">
        <w:rPr>
          <w:rFonts w:ascii="Times New Roman" w:hAnsi="Times New Roman" w:cs="Times New Roman"/>
          <w:sz w:val="24"/>
          <w:szCs w:val="24"/>
        </w:rPr>
        <w:instrText xml:space="preserve"> REF _Ref222224728 \r \h </w:instrText>
      </w:r>
      <w:r w:rsidR="0024116A">
        <w:rPr>
          <w:rFonts w:ascii="Times New Roman" w:hAnsi="Times New Roman" w:cs="Times New Roman"/>
          <w:sz w:val="24"/>
          <w:szCs w:val="24"/>
        </w:rPr>
      </w:r>
      <w:r w:rsidR="0024116A">
        <w:rPr>
          <w:rFonts w:ascii="Times New Roman" w:hAnsi="Times New Roman" w:cs="Times New Roman"/>
          <w:sz w:val="24"/>
          <w:szCs w:val="24"/>
        </w:rPr>
        <w:fldChar w:fldCharType="separate"/>
      </w:r>
      <w:r w:rsidR="0024116A">
        <w:rPr>
          <w:rFonts w:ascii="Times New Roman" w:hAnsi="Times New Roman" w:cs="Times New Roman"/>
          <w:sz w:val="24"/>
          <w:szCs w:val="24"/>
        </w:rPr>
        <w:t>10</w:t>
      </w:r>
      <w:r w:rsidR="0024116A">
        <w:rPr>
          <w:rFonts w:ascii="Times New Roman" w:hAnsi="Times New Roman" w:cs="Times New Roman"/>
          <w:sz w:val="24"/>
          <w:szCs w:val="24"/>
        </w:rPr>
        <w:fldChar w:fldCharType="end"/>
      </w:r>
      <w:r w:rsidR="00C06714">
        <w:rPr>
          <w:rFonts w:ascii="Times New Roman" w:hAnsi="Times New Roman" w:cs="Times New Roman"/>
          <w:sz w:val="24"/>
          <w:szCs w:val="24"/>
        </w:rPr>
        <w:t xml:space="preserve">] </w:t>
      </w:r>
      <w:r>
        <w:rPr>
          <w:rFonts w:ascii="Times New Roman" w:hAnsi="Times New Roman" w:cs="Times New Roman"/>
          <w:sz w:val="24"/>
          <w:szCs w:val="24"/>
        </w:rPr>
        <w:t xml:space="preserve">is being proposed as a valuable method to perform UQ analyses while limiting the total number of calculations needed for the analysis. It indeed </w:t>
      </w:r>
      <w:r w:rsidRPr="00BB772C">
        <w:rPr>
          <w:rFonts w:ascii="Times New Roman" w:hAnsi="Times New Roman" w:cs="Times New Roman"/>
          <w:sz w:val="24"/>
          <w:szCs w:val="24"/>
        </w:rPr>
        <w:t>considers only a limited number of calculation for the derivation of uncertainties</w:t>
      </w:r>
      <w:r>
        <w:rPr>
          <w:rFonts w:ascii="Times New Roman" w:hAnsi="Times New Roman" w:cs="Times New Roman"/>
          <w:sz w:val="24"/>
          <w:szCs w:val="24"/>
        </w:rPr>
        <w:t xml:space="preserve">: </w:t>
      </w:r>
      <w:r w:rsidRPr="00BB772C">
        <w:rPr>
          <w:rFonts w:ascii="Times New Roman" w:hAnsi="Times New Roman" w:cs="Times New Roman"/>
          <w:sz w:val="24"/>
          <w:szCs w:val="24"/>
        </w:rPr>
        <w:t>instead of running hundreds of calculations to make it so the sample is converging towards the same values of the reference conditions (achieving same first and higher order momenta), Deterministic Sampling a priori selects a sample which grants that at least some of the distribution momenta are respected.</w:t>
      </w:r>
      <w:r>
        <w:rPr>
          <w:rFonts w:ascii="Times New Roman" w:hAnsi="Times New Roman" w:cs="Times New Roman"/>
          <w:sz w:val="24"/>
          <w:szCs w:val="24"/>
        </w:rPr>
        <w:t xml:space="preserve"> In the present application, the Standard, Modified </w:t>
      </w:r>
      <w:proofErr w:type="spellStart"/>
      <w:r>
        <w:rPr>
          <w:rFonts w:ascii="Times New Roman" w:hAnsi="Times New Roman" w:cs="Times New Roman"/>
          <w:sz w:val="24"/>
          <w:szCs w:val="24"/>
        </w:rPr>
        <w:t>Hadamard</w:t>
      </w:r>
      <w:proofErr w:type="spellEnd"/>
      <w:r>
        <w:rPr>
          <w:rFonts w:ascii="Times New Roman" w:hAnsi="Times New Roman" w:cs="Times New Roman"/>
          <w:sz w:val="24"/>
          <w:szCs w:val="24"/>
        </w:rPr>
        <w:t xml:space="preserve"> and Random Sampling methods were considered.</w:t>
      </w:r>
    </w:p>
    <w:p w14:paraId="3BE61B21" w14:textId="77777777" w:rsidR="00DB7139" w:rsidRPr="00992735" w:rsidRDefault="00B710C3" w:rsidP="00DB7139">
      <w:pPr>
        <w:spacing w:before="240"/>
      </w:pPr>
      <m:oMathPara>
        <m:oMath>
          <m:sSubSup>
            <m:sSubSupPr>
              <m:ctrlPr>
                <w:rPr>
                  <w:rFonts w:ascii="Cambria Math" w:hAnsi="Cambria Math"/>
                </w:rPr>
              </m:ctrlPr>
            </m:sSubSupPr>
            <m:e>
              <m:r>
                <m:rPr>
                  <m:sty m:val="b"/>
                </m:rPr>
                <w:rPr>
                  <w:rFonts w:ascii="Cambria Math" w:hAnsi="Cambria Math"/>
                </w:rPr>
                <m:t>Σ</m:t>
              </m:r>
            </m:e>
            <m:sub>
              <m:r>
                <m:rPr>
                  <m:sty m:val="bi"/>
                </m:rPr>
                <w:rPr>
                  <w:rFonts w:ascii="Cambria Math" w:hAnsi="Cambria Math"/>
                </w:rPr>
                <m:t>STD</m:t>
              </m:r>
            </m:sub>
            <m:sup>
              <m:r>
                <w:rPr>
                  <w:rFonts w:ascii="Cambria Math" w:hAnsi="Cambria Math"/>
                </w:rPr>
                <m:t>T</m:t>
              </m:r>
            </m:sup>
          </m:sSub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8</m:t>
              </m:r>
            </m:e>
          </m:rad>
          <m:d>
            <m:dPr>
              <m:ctrlPr>
                <w:rPr>
                  <w:rFonts w:ascii="Cambria Math" w:hAnsi="Cambria Math"/>
                </w:rPr>
              </m:ctrlPr>
            </m:dPr>
            <m:e>
              <m:m>
                <m:mPr>
                  <m:plcHide m:val="1"/>
                  <m:mcs>
                    <m:mc>
                      <m:mcPr>
                        <m:count m:val="9"/>
                        <m:mcJc m:val="center"/>
                      </m:mcPr>
                    </m:mc>
                  </m:mcs>
                  <m:ctrlPr>
                    <w:rPr>
                      <w:rFonts w:ascii="Cambria Math" w:hAnsi="Cambria Math"/>
                      <w:i/>
                    </w:rPr>
                  </m:ctrlPr>
                </m:mPr>
                <m:mr>
                  <m:e>
                    <m:r>
                      <m:rPr>
                        <m:sty m:val="bi"/>
                      </m:rPr>
                      <w:rPr>
                        <w:rFonts w:ascii="Cambria Math" w:hAnsi="Cambria Math"/>
                      </w:rPr>
                      <m:t>Sample</m:t>
                    </m:r>
                  </m:e>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m</m:t>
                            </m:r>
                          </m:e>
                        </m:acc>
                      </m:e>
                      <m:sub>
                        <m:r>
                          <m:rPr>
                            <m:nor/>
                          </m:rPr>
                          <m:t>LBE </m:t>
                        </m:r>
                      </m:sub>
                    </m:sSub>
                  </m:e>
                  <m:e>
                    <m:sSub>
                      <m:sSubPr>
                        <m:ctrlPr>
                          <w:rPr>
                            <w:rFonts w:ascii="Cambria Math" w:hAnsi="Cambria Math"/>
                          </w:rPr>
                        </m:ctrlPr>
                      </m:sSubPr>
                      <m:e>
                        <m:r>
                          <m:rPr>
                            <m:sty m:val="b"/>
                          </m:rPr>
                          <w:rPr>
                            <w:rFonts w:ascii="Cambria Math" w:hAnsi="Cambria Math"/>
                          </w:rPr>
                          <m:t>T</m:t>
                        </m:r>
                      </m:e>
                      <m:sub>
                        <m:r>
                          <m:rPr>
                            <m:nor/>
                          </m:rPr>
                          <m:t>IN,FPS </m:t>
                        </m:r>
                      </m:sub>
                    </m:sSub>
                  </m:e>
                  <m:e>
                    <m:sSub>
                      <m:sSubPr>
                        <m:ctrlPr>
                          <w:rPr>
                            <w:rFonts w:ascii="Cambria Math" w:hAnsi="Cambria Math"/>
                          </w:rPr>
                        </m:ctrlPr>
                      </m:sSubPr>
                      <m:e>
                        <m:r>
                          <m:rPr>
                            <m:sty m:val="b"/>
                          </m:rPr>
                          <w:rPr>
                            <w:rFonts w:ascii="Cambria Math" w:hAnsi="Cambria Math"/>
                          </w:rPr>
                          <m:t>Q</m:t>
                        </m:r>
                      </m:e>
                      <m:sub>
                        <m:r>
                          <m:rPr>
                            <m:nor/>
                          </m:rPr>
                          <m:t>eff </m:t>
                        </m:r>
                      </m:sub>
                    </m:sSub>
                  </m:e>
                  <m:e>
                    <m:sSub>
                      <m:sSubPr>
                        <m:ctrlPr>
                          <w:rPr>
                            <w:rFonts w:ascii="Cambria Math" w:hAnsi="Cambria Math"/>
                          </w:rPr>
                        </m:ctrlPr>
                      </m:sSubPr>
                      <m:e>
                        <m:r>
                          <m:rPr>
                            <m:sty m:val="b"/>
                          </m:rPr>
                          <w:rPr>
                            <w:rFonts w:ascii="Cambria Math" w:hAnsi="Cambria Math"/>
                          </w:rPr>
                          <m:t>Q</m:t>
                        </m:r>
                      </m:e>
                      <m:sub>
                        <m:r>
                          <m:rPr>
                            <m:nor/>
                          </m:rPr>
                          <m:t>pre </m:t>
                        </m:r>
                      </m:sub>
                    </m:sSub>
                  </m:e>
                  <m:e>
                    <m:r>
                      <m:rPr>
                        <m:sty m:val="b"/>
                      </m:rPr>
                      <w:rPr>
                        <w:rFonts w:ascii="Cambria Math" w:hAnsi="Cambria Math"/>
                      </w:rPr>
                      <m:t>k</m:t>
                    </m:r>
                  </m:e>
                  <m:e>
                    <m:sSub>
                      <m:sSubPr>
                        <m:ctrlPr>
                          <w:rPr>
                            <w:rFonts w:ascii="Cambria Math" w:hAnsi="Cambria Math"/>
                          </w:rPr>
                        </m:ctrlPr>
                      </m:sSubPr>
                      <m:e>
                        <m:r>
                          <m:rPr>
                            <m:sty m:val="b"/>
                          </m:rPr>
                          <w:rPr>
                            <w:rFonts w:ascii="Cambria Math" w:hAnsi="Cambria Math"/>
                          </w:rPr>
                          <m:t>C</m:t>
                        </m:r>
                      </m:e>
                      <m:sub>
                        <m:r>
                          <m:rPr>
                            <m:sty m:val="b"/>
                          </m:rPr>
                          <w:rPr>
                            <w:rFonts w:ascii="Cambria Math" w:hAnsi="Cambria Math"/>
                          </w:rPr>
                          <m:t>P</m:t>
                        </m:r>
                      </m:sub>
                    </m:sSub>
                  </m:e>
                  <m:e>
                    <m:r>
                      <m:rPr>
                        <m:sty m:val="bi"/>
                      </m:rPr>
                      <w:rPr>
                        <w:rFonts w:ascii="Cambria Math" w:hAnsi="Cambria Math"/>
                      </w:rPr>
                      <m:t>v</m:t>
                    </m:r>
                  </m:e>
                  <m:e>
                    <m:r>
                      <m:rPr>
                        <m:sty m:val="bi"/>
                      </m:rPr>
                      <w:rPr>
                        <w:rFonts w:ascii="Cambria Math" w:hAnsi="Cambria Math"/>
                      </w:rPr>
                      <m:t>ρ</m:t>
                    </m:r>
                  </m:e>
                </m:mr>
                <m:mr>
                  <m:e>
                    <m:r>
                      <m:rPr>
                        <m:sty m:val="bi"/>
                      </m:rPr>
                      <w:rPr>
                        <w:rFonts w:ascii="Cambria Math" w:hAnsi="Cambria Math"/>
                      </w:rPr>
                      <m:t>STD</m:t>
                    </m:r>
                    <m:r>
                      <m:rPr>
                        <m:sty m:val="b"/>
                      </m:rPr>
                      <w:rPr>
                        <w:rFonts w:ascii="Cambria Math" w:hAnsi="Cambria Math"/>
                      </w:rPr>
                      <m:t>01</m:t>
                    </m:r>
                  </m:e>
                  <m:e>
                    <m:sSub>
                      <m:sSubPr>
                        <m:ctrlPr>
                          <w:rPr>
                            <w:rFonts w:ascii="Cambria Math" w:hAnsi="Cambria Math"/>
                          </w:rPr>
                        </m:ctrlPr>
                      </m:sSubPr>
                      <m:e>
                        <m:r>
                          <w:rPr>
                            <w:rFonts w:ascii="Cambria Math" w:hAnsi="Cambria Math"/>
                          </w:rPr>
                          <m:t>σ</m:t>
                        </m:r>
                      </m:e>
                      <m:sub>
                        <m:r>
                          <m:rPr>
                            <m:sty m:val="p"/>
                          </m:rPr>
                          <w:rPr>
                            <w:rFonts w:ascii="Cambria Math" w:hAnsi="Cambria Math"/>
                          </w:rPr>
                          <m:t>1</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02</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03</m:t>
                    </m:r>
                  </m:e>
                  <m:e>
                    <m:r>
                      <m:rPr>
                        <m:sty m:val="p"/>
                      </m:rPr>
                      <w:rPr>
                        <w:rFonts w:ascii="Cambria Math" w:hAnsi="Cambria Math"/>
                      </w:rPr>
                      <m:t>0</m:t>
                    </m:r>
                  </m:e>
                  <m:e>
                    <m:sSub>
                      <m:sSubPr>
                        <m:ctrlPr>
                          <w:rPr>
                            <w:rFonts w:ascii="Cambria Math" w:hAnsi="Cambria Math"/>
                          </w:rPr>
                        </m:ctrlPr>
                      </m:sSubPr>
                      <m:e>
                        <m:r>
                          <w:rPr>
                            <w:rFonts w:ascii="Cambria Math" w:hAnsi="Cambria Math"/>
                          </w:rPr>
                          <m:t>σ</m:t>
                        </m:r>
                      </m:e>
                      <m:sub>
                        <m:r>
                          <m:rPr>
                            <m:sty m:val="p"/>
                          </m:rPr>
                          <w:rPr>
                            <w:rFonts w:ascii="Cambria Math" w:hAnsi="Cambria Math"/>
                          </w:rPr>
                          <m:t>2</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m:t>
                    </m:r>
                    <m:r>
                      <m:rPr>
                        <m:sty m:val="bi"/>
                      </m:rPr>
                      <w:rPr>
                        <w:rFonts w:ascii="Cambria Math" w:hAnsi="Cambria Math"/>
                      </w:rPr>
                      <m:t>D</m:t>
                    </m:r>
                    <m:r>
                      <m:rPr>
                        <m:sty m:val="b"/>
                      </m:rPr>
                      <w:rPr>
                        <w:rFonts w:ascii="Cambria Math" w:hAnsi="Cambria Math"/>
                      </w:rPr>
                      <m:t>04</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2</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05</m:t>
                    </m:r>
                  </m:e>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σ</m:t>
                        </m:r>
                      </m:e>
                      <m:sub>
                        <m:r>
                          <m:rPr>
                            <m:sty m:val="p"/>
                          </m:rPr>
                          <w:rPr>
                            <w:rFonts w:ascii="Cambria Math" w:hAnsi="Cambria Math"/>
                          </w:rPr>
                          <m:t>3</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06</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3</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07</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σ</m:t>
                        </m:r>
                      </m:e>
                      <m:sub>
                        <m:r>
                          <m:rPr>
                            <m:sty m:val="p"/>
                          </m:rPr>
                          <w:rPr>
                            <w:rFonts w:ascii="Cambria Math" w:hAnsi="Cambria Math"/>
                          </w:rPr>
                          <m:t>4</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08</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4</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09</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σ</m:t>
                        </m:r>
                      </m:e>
                      <m:sub>
                        <m:r>
                          <m:rPr>
                            <m:sty m:val="p"/>
                          </m:rPr>
                          <w:rPr>
                            <w:rFonts w:ascii="Cambria Math" w:hAnsi="Cambria Math"/>
                          </w:rPr>
                          <m:t>5</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10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5</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11</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σ</m:t>
                        </m:r>
                      </m:e>
                      <m:sub>
                        <m:r>
                          <m:rPr>
                            <m:sty m:val="p"/>
                          </m:rPr>
                          <w:rPr>
                            <w:rFonts w:ascii="Cambria Math" w:hAnsi="Cambria Math"/>
                          </w:rPr>
                          <m:t>6</m:t>
                        </m:r>
                      </m:sub>
                    </m:sSub>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12</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6</m:t>
                        </m:r>
                      </m:sub>
                    </m:sSub>
                  </m:e>
                  <m:e>
                    <m:r>
                      <m:rPr>
                        <m:sty m:val="p"/>
                      </m:rPr>
                      <w:rPr>
                        <w:rFonts w:ascii="Cambria Math" w:hAnsi="Cambria Math"/>
                      </w:rPr>
                      <m:t>0</m:t>
                    </m:r>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13</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σ</m:t>
                        </m:r>
                      </m:e>
                      <m:sub>
                        <m:r>
                          <m:rPr>
                            <m:sty m:val="p"/>
                          </m:rPr>
                          <w:rPr>
                            <w:rFonts w:ascii="Cambria Math" w:hAnsi="Cambria Math"/>
                          </w:rPr>
                          <m:t>7</m:t>
                        </m:r>
                      </m:sub>
                    </m:sSub>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14</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7</m:t>
                        </m:r>
                      </m:sub>
                    </m:sSub>
                  </m:e>
                  <m:e>
                    <m:r>
                      <m:rPr>
                        <m:sty m:val="p"/>
                      </m:rPr>
                      <w:rPr>
                        <w:rFonts w:ascii="Cambria Math" w:hAnsi="Cambria Math"/>
                      </w:rPr>
                      <m:t>0</m:t>
                    </m:r>
                  </m:e>
                </m:mr>
                <m:mr>
                  <m:e>
                    <m:r>
                      <m:rPr>
                        <m:sty m:val="bi"/>
                      </m:rPr>
                      <w:rPr>
                        <w:rFonts w:ascii="Cambria Math" w:hAnsi="Cambria Math"/>
                      </w:rPr>
                      <m:t>STD</m:t>
                    </m:r>
                    <m:r>
                      <m:rPr>
                        <m:sty m:val="b"/>
                      </m:rPr>
                      <w:rPr>
                        <w:rFonts w:ascii="Cambria Math" w:hAnsi="Cambria Math"/>
                      </w:rPr>
                      <m:t>15</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sSub>
                      <m:sSubPr>
                        <m:ctrlPr>
                          <w:rPr>
                            <w:rFonts w:ascii="Cambria Math" w:hAnsi="Cambria Math"/>
                          </w:rPr>
                        </m:ctrlPr>
                      </m:sSubPr>
                      <m:e>
                        <m:r>
                          <w:rPr>
                            <w:rFonts w:ascii="Cambria Math" w:hAnsi="Cambria Math"/>
                          </w:rPr>
                          <m:t>σ</m:t>
                        </m:r>
                      </m:e>
                      <m:sub>
                        <m:r>
                          <m:rPr>
                            <m:sty m:val="p"/>
                          </m:rPr>
                          <w:rPr>
                            <w:rFonts w:ascii="Cambria Math" w:hAnsi="Cambria Math"/>
                          </w:rPr>
                          <m:t>8</m:t>
                        </m:r>
                      </m:sub>
                    </m:sSub>
                  </m:e>
                </m:mr>
                <m:mr>
                  <m:e>
                    <m:r>
                      <m:rPr>
                        <m:sty m:val="bi"/>
                      </m:rPr>
                      <w:rPr>
                        <w:rFonts w:ascii="Cambria Math" w:hAnsi="Cambria Math"/>
                      </w:rPr>
                      <m:t>STD</m:t>
                    </m:r>
                    <m:r>
                      <m:rPr>
                        <m:sty m:val="p"/>
                      </m:rPr>
                      <w:rPr>
                        <w:rFonts w:ascii="Cambria Math" w:hAnsi="Cambria Math"/>
                      </w:rPr>
                      <m:t>16</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8</m:t>
                        </m:r>
                      </m:sub>
                    </m:sSub>
                  </m:e>
                </m:mr>
              </m:m>
            </m:e>
          </m:d>
        </m:oMath>
      </m:oMathPara>
    </w:p>
    <w:p w14:paraId="41C26131" w14:textId="77777777" w:rsidR="00DB7139" w:rsidRDefault="00DB7139" w:rsidP="00AF603F">
      <w:pPr>
        <w:spacing w:line="240" w:lineRule="auto"/>
        <w:ind w:left="360"/>
        <w:rPr>
          <w:rFonts w:ascii="Times New Roman" w:hAnsi="Times New Roman" w:cs="Times New Roman"/>
          <w:sz w:val="24"/>
          <w:szCs w:val="24"/>
        </w:rPr>
      </w:pPr>
    </w:p>
    <w:p w14:paraId="05AB87A6" w14:textId="00E0A786" w:rsidR="00DB7139" w:rsidRDefault="00DB7139" w:rsidP="00DB7139">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As an example, using a local sensitivity approach </w:t>
      </w:r>
      <w:r w:rsidR="00C06714">
        <w:rPr>
          <w:rFonts w:ascii="Times New Roman" w:hAnsi="Times New Roman" w:cs="Times New Roman"/>
          <w:sz w:val="24"/>
          <w:szCs w:val="24"/>
        </w:rPr>
        <w:t>[</w:t>
      </w:r>
      <w:r w:rsidR="0024116A">
        <w:rPr>
          <w:rFonts w:ascii="Times New Roman" w:hAnsi="Times New Roman" w:cs="Times New Roman"/>
          <w:sz w:val="24"/>
          <w:szCs w:val="24"/>
        </w:rPr>
        <w:fldChar w:fldCharType="begin"/>
      </w:r>
      <w:r w:rsidR="0024116A">
        <w:rPr>
          <w:rFonts w:ascii="Times New Roman" w:hAnsi="Times New Roman" w:cs="Times New Roman"/>
          <w:sz w:val="24"/>
          <w:szCs w:val="24"/>
        </w:rPr>
        <w:instrText xml:space="preserve"> REF _Ref222224737 \r \h </w:instrText>
      </w:r>
      <w:r w:rsidR="0024116A">
        <w:rPr>
          <w:rFonts w:ascii="Times New Roman" w:hAnsi="Times New Roman" w:cs="Times New Roman"/>
          <w:sz w:val="24"/>
          <w:szCs w:val="24"/>
        </w:rPr>
      </w:r>
      <w:r w:rsidR="0024116A">
        <w:rPr>
          <w:rFonts w:ascii="Times New Roman" w:hAnsi="Times New Roman" w:cs="Times New Roman"/>
          <w:sz w:val="24"/>
          <w:szCs w:val="24"/>
        </w:rPr>
        <w:fldChar w:fldCharType="separate"/>
      </w:r>
      <w:r w:rsidR="0024116A">
        <w:rPr>
          <w:rFonts w:ascii="Times New Roman" w:hAnsi="Times New Roman" w:cs="Times New Roman"/>
          <w:sz w:val="24"/>
          <w:szCs w:val="24"/>
        </w:rPr>
        <w:t>11</w:t>
      </w:r>
      <w:r w:rsidR="0024116A">
        <w:rPr>
          <w:rFonts w:ascii="Times New Roman" w:hAnsi="Times New Roman" w:cs="Times New Roman"/>
          <w:sz w:val="24"/>
          <w:szCs w:val="24"/>
        </w:rPr>
        <w:fldChar w:fldCharType="end"/>
      </w:r>
      <w:r w:rsidR="00C06714">
        <w:rPr>
          <w:rFonts w:ascii="Times New Roman" w:hAnsi="Times New Roman" w:cs="Times New Roman"/>
          <w:sz w:val="24"/>
          <w:szCs w:val="24"/>
        </w:rPr>
        <w:t>]</w:t>
      </w:r>
      <w:r>
        <w:rPr>
          <w:rFonts w:ascii="Times New Roman" w:hAnsi="Times New Roman" w:cs="Times New Roman"/>
          <w:sz w:val="24"/>
          <w:szCs w:val="24"/>
        </w:rPr>
        <w:t xml:space="preserve"> to i</w:t>
      </w:r>
      <w:r w:rsidRPr="006B2FD9">
        <w:rPr>
          <w:rFonts w:ascii="Times New Roman" w:hAnsi="Times New Roman" w:cs="Times New Roman"/>
          <w:sz w:val="24"/>
          <w:szCs w:val="24"/>
        </w:rPr>
        <w:t>nvestigate a local range around a fixed point in the parameter space and the corresponding change in the outputs when changing each input parameter individually it is possible to derive the diagram reported in Figure</w:t>
      </w:r>
      <w:r>
        <w:rPr>
          <w:rFonts w:ascii="Times New Roman" w:hAnsi="Times New Roman" w:cs="Times New Roman"/>
          <w:sz w:val="24"/>
          <w:szCs w:val="24"/>
        </w:rPr>
        <w:t xml:space="preserve"> </w:t>
      </w:r>
      <w:r w:rsidR="00832CCA">
        <w:rPr>
          <w:rFonts w:ascii="Times New Roman" w:hAnsi="Times New Roman" w:cs="Times New Roman"/>
          <w:sz w:val="24"/>
          <w:szCs w:val="24"/>
        </w:rPr>
        <w:fldChar w:fldCharType="begin"/>
      </w:r>
      <w:r w:rsidR="00832CCA">
        <w:rPr>
          <w:rFonts w:ascii="Times New Roman" w:hAnsi="Times New Roman" w:cs="Times New Roman"/>
          <w:sz w:val="24"/>
          <w:szCs w:val="24"/>
        </w:rPr>
        <w:instrText xml:space="preserve"> REF _Ref221635946 \h </w:instrText>
      </w:r>
      <w:r w:rsidR="00832CCA">
        <w:rPr>
          <w:rFonts w:ascii="Times New Roman" w:hAnsi="Times New Roman" w:cs="Times New Roman"/>
          <w:sz w:val="24"/>
          <w:szCs w:val="24"/>
        </w:rPr>
      </w:r>
      <w:r w:rsidR="00832CCA">
        <w:rPr>
          <w:rFonts w:ascii="Times New Roman" w:hAnsi="Times New Roman" w:cs="Times New Roman"/>
          <w:sz w:val="24"/>
          <w:szCs w:val="24"/>
        </w:rPr>
        <w:fldChar w:fldCharType="separate"/>
      </w:r>
      <w:r w:rsidR="00832CCA">
        <w:rPr>
          <w:rFonts w:ascii="Times New Roman" w:hAnsi="Times New Roman" w:cs="Times New Roman"/>
          <w:noProof/>
          <w:sz w:val="24"/>
          <w:szCs w:val="24"/>
          <w:lang w:val="en-US"/>
        </w:rPr>
        <w:t>10</w:t>
      </w:r>
      <w:r w:rsidR="00832CCA">
        <w:rPr>
          <w:rFonts w:ascii="Times New Roman" w:hAnsi="Times New Roman" w:cs="Times New Roman"/>
          <w:sz w:val="24"/>
          <w:szCs w:val="24"/>
        </w:rPr>
        <w:fldChar w:fldCharType="end"/>
      </w:r>
      <w:r w:rsidRPr="006B2FD9">
        <w:rPr>
          <w:rFonts w:ascii="Times New Roman" w:hAnsi="Times New Roman" w:cs="Times New Roman"/>
          <w:sz w:val="24"/>
          <w:szCs w:val="24"/>
        </w:rPr>
        <w:t>. This shows that uncertainties on the thermal conductivity, dynamic viscosity and density only play a minor role in the propagation of uncertainties. Larger contributions are instead reported by the mass flow rate, power (</w:t>
      </w:r>
      <w:proofErr w:type="spellStart"/>
      <w:r w:rsidRPr="006B2FD9">
        <w:rPr>
          <w:rFonts w:ascii="Times New Roman" w:hAnsi="Times New Roman" w:cs="Times New Roman"/>
          <w:sz w:val="24"/>
          <w:szCs w:val="24"/>
        </w:rPr>
        <w:t>Qeff</w:t>
      </w:r>
      <w:proofErr w:type="spellEnd"/>
      <w:r w:rsidRPr="006B2FD9">
        <w:rPr>
          <w:rFonts w:ascii="Times New Roman" w:hAnsi="Times New Roman" w:cs="Times New Roman"/>
          <w:sz w:val="24"/>
          <w:szCs w:val="24"/>
        </w:rPr>
        <w:t xml:space="preserve"> and </w:t>
      </w:r>
      <w:proofErr w:type="spellStart"/>
      <w:r w:rsidRPr="006B2FD9">
        <w:rPr>
          <w:rFonts w:ascii="Times New Roman" w:hAnsi="Times New Roman" w:cs="Times New Roman"/>
          <w:sz w:val="24"/>
          <w:szCs w:val="24"/>
        </w:rPr>
        <w:t>Qpre</w:t>
      </w:r>
      <w:proofErr w:type="spellEnd"/>
      <w:r w:rsidRPr="006B2FD9">
        <w:rPr>
          <w:rFonts w:ascii="Times New Roman" w:hAnsi="Times New Roman" w:cs="Times New Roman"/>
          <w:sz w:val="24"/>
          <w:szCs w:val="24"/>
        </w:rPr>
        <w:t xml:space="preserve">), specific heat and inlet temperature. As a consequence, only </w:t>
      </w:r>
      <w:r w:rsidR="00C06714" w:rsidRPr="006B2FD9">
        <w:rPr>
          <w:rFonts w:ascii="Times New Roman" w:hAnsi="Times New Roman" w:cs="Times New Roman"/>
          <w:sz w:val="24"/>
          <w:szCs w:val="24"/>
        </w:rPr>
        <w:t>these</w:t>
      </w:r>
      <w:r w:rsidRPr="006B2FD9">
        <w:rPr>
          <w:rFonts w:ascii="Times New Roman" w:hAnsi="Times New Roman" w:cs="Times New Roman"/>
          <w:sz w:val="24"/>
          <w:szCs w:val="24"/>
        </w:rPr>
        <w:t xml:space="preserve"> latest five parameters were considered for additional calculations involving the modified </w:t>
      </w:r>
      <w:proofErr w:type="spellStart"/>
      <w:r w:rsidRPr="006B2FD9">
        <w:rPr>
          <w:rFonts w:ascii="Times New Roman" w:hAnsi="Times New Roman" w:cs="Times New Roman"/>
          <w:sz w:val="24"/>
          <w:szCs w:val="24"/>
        </w:rPr>
        <w:t>Had</w:t>
      </w:r>
      <w:r>
        <w:rPr>
          <w:rFonts w:ascii="Times New Roman" w:hAnsi="Times New Roman" w:cs="Times New Roman"/>
          <w:sz w:val="24"/>
          <w:szCs w:val="24"/>
        </w:rPr>
        <w:t>a</w:t>
      </w:r>
      <w:r w:rsidRPr="006B2FD9">
        <w:rPr>
          <w:rFonts w:ascii="Times New Roman" w:hAnsi="Times New Roman" w:cs="Times New Roman"/>
          <w:sz w:val="24"/>
          <w:szCs w:val="24"/>
        </w:rPr>
        <w:t>mard</w:t>
      </w:r>
      <w:proofErr w:type="spellEnd"/>
      <w:r w:rsidRPr="006B2FD9">
        <w:rPr>
          <w:rFonts w:ascii="Times New Roman" w:hAnsi="Times New Roman" w:cs="Times New Roman"/>
          <w:sz w:val="24"/>
          <w:szCs w:val="24"/>
        </w:rPr>
        <w:t xml:space="preserve"> and Random Sampling Approaches.</w:t>
      </w:r>
    </w:p>
    <w:p w14:paraId="7526547C" w14:textId="77777777" w:rsidR="00DB7139" w:rsidRDefault="00DB7139" w:rsidP="00DB7139">
      <w:pPr>
        <w:keepNext/>
        <w:spacing w:after="0"/>
        <w:jc w:val="center"/>
      </w:pPr>
      <w:r>
        <w:rPr>
          <w:noProof/>
          <w:lang w:val="ru-RU" w:eastAsia="ru-RU"/>
        </w:rPr>
        <w:drawing>
          <wp:inline distT="0" distB="0" distL="0" distR="0" wp14:anchorId="15F51E97" wp14:editId="77A3438B">
            <wp:extent cx="4686101" cy="3383280"/>
            <wp:effectExtent l="0" t="0" r="635" b="7620"/>
            <wp:docPr id="340522463" name="Pictur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22463" name="Picture 1" descr="Immagine che contiene testo, schermata, linea, Diagramma&#10;&#10;Il contenuto generato dall'IA potrebbe non essere corrett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86101" cy="3383280"/>
                    </a:xfrm>
                    <a:prstGeom prst="rect">
                      <a:avLst/>
                    </a:prstGeom>
                    <a:noFill/>
                  </pic:spPr>
                </pic:pic>
              </a:graphicData>
            </a:graphic>
          </wp:inline>
        </w:drawing>
      </w:r>
    </w:p>
    <w:p w14:paraId="5A84065E" w14:textId="3D1992A7" w:rsidR="00DB7139" w:rsidRPr="00DB7139" w:rsidRDefault="00DB7139" w:rsidP="00DB7139">
      <w:pPr>
        <w:pStyle w:val="a8"/>
        <w:jc w:val="center"/>
        <w:rPr>
          <w:rFonts w:ascii="Times New Roman" w:hAnsi="Times New Roman" w:cs="Times New Roman"/>
          <w:i w:val="0"/>
          <w:iCs w:val="0"/>
          <w:color w:val="auto"/>
          <w:sz w:val="24"/>
          <w:szCs w:val="24"/>
        </w:rPr>
      </w:pPr>
      <w:bookmarkStart w:id="54" w:name="_Toc189133923"/>
      <w:bookmarkStart w:id="55" w:name="_Toc196389769"/>
      <w:r w:rsidRPr="00DB7139">
        <w:rPr>
          <w:rFonts w:ascii="Times New Roman" w:hAnsi="Times New Roman" w:cs="Times New Roman"/>
          <w:i w:val="0"/>
          <w:color w:val="auto"/>
          <w:sz w:val="24"/>
          <w:szCs w:val="24"/>
          <w:lang w:val="en-US"/>
        </w:rPr>
        <w:t xml:space="preserve">Figure </w:t>
      </w:r>
      <w:r w:rsidRPr="00DB7139">
        <w:rPr>
          <w:rFonts w:ascii="Times New Roman" w:hAnsi="Times New Roman" w:cs="Times New Roman"/>
          <w:i w:val="0"/>
          <w:color w:val="auto"/>
          <w:sz w:val="24"/>
          <w:szCs w:val="24"/>
        </w:rPr>
        <w:fldChar w:fldCharType="begin"/>
      </w:r>
      <w:r w:rsidRPr="00DB7139">
        <w:rPr>
          <w:rFonts w:ascii="Times New Roman" w:hAnsi="Times New Roman" w:cs="Times New Roman"/>
          <w:i w:val="0"/>
          <w:color w:val="auto"/>
          <w:sz w:val="24"/>
          <w:szCs w:val="24"/>
          <w:lang w:val="en-US"/>
        </w:rPr>
        <w:instrText xml:space="preserve"> SEQ </w:instrText>
      </w:r>
      <w:r w:rsidRPr="00DB7139">
        <w:rPr>
          <w:rFonts w:ascii="Times New Roman" w:hAnsi="Times New Roman" w:cs="Times New Roman"/>
          <w:i w:val="0"/>
          <w:color w:val="auto"/>
          <w:sz w:val="24"/>
          <w:szCs w:val="24"/>
        </w:rPr>
        <w:instrText>Рисунок</w:instrText>
      </w:r>
      <w:r w:rsidRPr="00DB7139">
        <w:rPr>
          <w:rFonts w:ascii="Times New Roman" w:hAnsi="Times New Roman" w:cs="Times New Roman"/>
          <w:i w:val="0"/>
          <w:color w:val="auto"/>
          <w:sz w:val="24"/>
          <w:szCs w:val="24"/>
          <w:lang w:val="en-US"/>
        </w:rPr>
        <w:instrText xml:space="preserve"> \* ARABIC \s 1 </w:instrText>
      </w:r>
      <w:r w:rsidRPr="00DB7139">
        <w:rPr>
          <w:rFonts w:ascii="Times New Roman" w:hAnsi="Times New Roman" w:cs="Times New Roman"/>
          <w:i w:val="0"/>
          <w:color w:val="auto"/>
          <w:sz w:val="24"/>
          <w:szCs w:val="24"/>
        </w:rPr>
        <w:fldChar w:fldCharType="separate"/>
      </w:r>
      <w:bookmarkStart w:id="56" w:name="_Ref221635946"/>
      <w:r>
        <w:rPr>
          <w:rFonts w:ascii="Times New Roman" w:hAnsi="Times New Roman" w:cs="Times New Roman"/>
          <w:i w:val="0"/>
          <w:noProof/>
          <w:color w:val="auto"/>
          <w:sz w:val="24"/>
          <w:szCs w:val="24"/>
          <w:lang w:val="en-US"/>
        </w:rPr>
        <w:t>10</w:t>
      </w:r>
      <w:bookmarkEnd w:id="56"/>
      <w:r w:rsidRPr="00DB7139">
        <w:rPr>
          <w:rFonts w:ascii="Times New Roman" w:hAnsi="Times New Roman" w:cs="Times New Roman"/>
          <w:i w:val="0"/>
          <w:noProof/>
          <w:color w:val="auto"/>
          <w:sz w:val="24"/>
          <w:szCs w:val="24"/>
        </w:rPr>
        <w:fldChar w:fldCharType="end"/>
      </w:r>
      <w:r w:rsidRPr="00DB7139">
        <w:rPr>
          <w:rFonts w:ascii="Times New Roman" w:hAnsi="Times New Roman" w:cs="Times New Roman"/>
          <w:i w:val="0"/>
          <w:color w:val="auto"/>
          <w:sz w:val="24"/>
          <w:szCs w:val="24"/>
          <w:lang w:val="en-US"/>
        </w:rPr>
        <w:t xml:space="preserve"> –</w:t>
      </w:r>
      <w:r w:rsidRPr="00DB7139">
        <w:rPr>
          <w:rFonts w:ascii="Times New Roman" w:hAnsi="Times New Roman" w:cs="Times New Roman"/>
          <w:bCs/>
          <w:i w:val="0"/>
          <w:color w:val="auto"/>
          <w:sz w:val="24"/>
          <w:szCs w:val="24"/>
          <w:lang w:val="en-US"/>
        </w:rPr>
        <w:t xml:space="preserve">– </w:t>
      </w:r>
      <w:r w:rsidRPr="00DB7139">
        <w:rPr>
          <w:rFonts w:ascii="Times New Roman" w:hAnsi="Times New Roman" w:cs="Times New Roman"/>
          <w:i w:val="0"/>
          <w:iCs w:val="0"/>
          <w:color w:val="auto"/>
          <w:sz w:val="24"/>
          <w:szCs w:val="24"/>
        </w:rPr>
        <w:t>Local SA for the input parameters in the ADP10 1SS (STD ensemble) case.</w:t>
      </w:r>
      <w:bookmarkEnd w:id="54"/>
      <w:bookmarkEnd w:id="55"/>
    </w:p>
    <w:p w14:paraId="43E8ADD5" w14:textId="6FBBD4C3" w:rsidR="00DB7139" w:rsidRDefault="00DB7139" w:rsidP="00DB7139">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 modified </w:t>
      </w:r>
      <w:proofErr w:type="spellStart"/>
      <w:r>
        <w:rPr>
          <w:rFonts w:ascii="Times New Roman" w:hAnsi="Times New Roman" w:cs="Times New Roman"/>
          <w:sz w:val="24"/>
          <w:szCs w:val="24"/>
        </w:rPr>
        <w:t>Hadamard</w:t>
      </w:r>
      <w:proofErr w:type="spellEnd"/>
      <w:r>
        <w:rPr>
          <w:rFonts w:ascii="Times New Roman" w:hAnsi="Times New Roman" w:cs="Times New Roman"/>
          <w:sz w:val="24"/>
          <w:szCs w:val="24"/>
        </w:rPr>
        <w:t xml:space="preserve"> approach considers that all the involved parameters are changed in each calculation. It is an advanced approach as it allows observing the mutual impact of different parameters. Again, on average, the selected group (a group which is sampled deterministically) grants that on average, the sample represents the reference conditions; once again all the </w:t>
      </w:r>
      <w:proofErr w:type="spellStart"/>
      <w:r>
        <w:rPr>
          <w:rFonts w:ascii="Times New Roman" w:hAnsi="Times New Roman" w:cs="Times New Roman"/>
          <w:sz w:val="24"/>
          <w:szCs w:val="24"/>
        </w:rPr>
        <w:t>sigmas</w:t>
      </w:r>
      <w:proofErr w:type="spellEnd"/>
      <w:r>
        <w:rPr>
          <w:rFonts w:ascii="Times New Roman" w:hAnsi="Times New Roman" w:cs="Times New Roman"/>
          <w:sz w:val="24"/>
          <w:szCs w:val="24"/>
        </w:rPr>
        <w:t xml:space="preserve"> are balanced in another run of the sample. Again, see the matrix below, only sixteen calculations are required to perform the uncertainty quantification analysis.</w:t>
      </w:r>
    </w:p>
    <w:p w14:paraId="05BA93B2" w14:textId="77777777" w:rsidR="00DB7139" w:rsidRDefault="00B710C3" w:rsidP="00DB7139">
      <w:pPr>
        <w:spacing w:line="360" w:lineRule="auto"/>
        <w:jc w:val="both"/>
        <w:rPr>
          <w:rFonts w:ascii="Times New Roman" w:hAnsi="Times New Roman" w:cs="Times New Roman"/>
          <w:sz w:val="24"/>
          <w:szCs w:val="24"/>
        </w:rPr>
      </w:pPr>
      <m:oMathPara>
        <m:oMath>
          <m:sSubSup>
            <m:sSubSupPr>
              <m:ctrlPr>
                <w:rPr>
                  <w:rFonts w:ascii="Cambria Math" w:hAnsi="Cambria Math"/>
                  <w:sz w:val="23"/>
                  <w:szCs w:val="23"/>
                </w:rPr>
              </m:ctrlPr>
            </m:sSubSupPr>
            <m:e>
              <m:r>
                <m:rPr>
                  <m:sty m:val="b"/>
                </m:rPr>
                <w:rPr>
                  <w:rFonts w:ascii="Cambria Math" w:hAnsi="Cambria Math"/>
                  <w:sz w:val="23"/>
                  <w:szCs w:val="23"/>
                </w:rPr>
                <m:t>Σ</m:t>
              </m:r>
            </m:e>
            <m:sub>
              <m:r>
                <m:rPr>
                  <m:sty m:val="bi"/>
                </m:rPr>
                <w:rPr>
                  <w:rFonts w:ascii="Cambria Math" w:hAnsi="Cambria Math"/>
                  <w:sz w:val="23"/>
                  <w:szCs w:val="23"/>
                </w:rPr>
                <m:t>HAD</m:t>
              </m:r>
            </m:sub>
            <m:sup>
              <m:r>
                <m:rPr>
                  <m:sty m:val="bi"/>
                </m:rPr>
                <w:rPr>
                  <w:rFonts w:ascii="Cambria Math" w:hAnsi="Cambria Math"/>
                  <w:sz w:val="23"/>
                  <w:szCs w:val="23"/>
                </w:rPr>
                <m:t>T</m:t>
              </m:r>
            </m:sup>
          </m:sSubSup>
          <m:r>
            <m:rPr>
              <m:sty m:val="p"/>
            </m:rPr>
            <w:rPr>
              <w:rFonts w:ascii="Cambria Math" w:hAnsi="Cambria Math"/>
              <w:sz w:val="23"/>
              <w:szCs w:val="23"/>
            </w:rPr>
            <m:t>=</m:t>
          </m:r>
          <m:d>
            <m:dPr>
              <m:ctrlPr>
                <w:rPr>
                  <w:rFonts w:ascii="Cambria Math" w:hAnsi="Cambria Math"/>
                  <w:sz w:val="23"/>
                  <w:szCs w:val="23"/>
                </w:rPr>
              </m:ctrlPr>
            </m:dPr>
            <m:e>
              <m:m>
                <m:mPr>
                  <m:plcHide m:val="1"/>
                  <m:mcs>
                    <m:mc>
                      <m:mcPr>
                        <m:count m:val="6"/>
                        <m:mcJc m:val="center"/>
                      </m:mcPr>
                    </m:mc>
                  </m:mcs>
                  <m:ctrlPr>
                    <w:rPr>
                      <w:rFonts w:ascii="Cambria Math" w:hAnsi="Cambria Math"/>
                      <w:i/>
                      <w:sz w:val="23"/>
                      <w:szCs w:val="23"/>
                    </w:rPr>
                  </m:ctrlPr>
                </m:mPr>
                <m:mr>
                  <m:e>
                    <m:r>
                      <m:rPr>
                        <m:nor/>
                      </m:rPr>
                      <w:rPr>
                        <w:sz w:val="23"/>
                        <w:szCs w:val="23"/>
                      </w:rPr>
                      <m:t> </m:t>
                    </m:r>
                    <m:r>
                      <m:rPr>
                        <m:nor/>
                      </m:rPr>
                      <w:rPr>
                        <w:b/>
                        <w:bCs/>
                        <w:sz w:val="23"/>
                        <w:szCs w:val="23"/>
                      </w:rPr>
                      <m:t>Sample</m:t>
                    </m:r>
                    <m:r>
                      <m:rPr>
                        <m:nor/>
                      </m:rPr>
                      <w:rPr>
                        <w:sz w:val="23"/>
                        <w:szCs w:val="23"/>
                      </w:rPr>
                      <m:t> </m:t>
                    </m:r>
                  </m:e>
                  <m:e>
                    <m:sSub>
                      <m:sSubPr>
                        <m:ctrlPr>
                          <w:rPr>
                            <w:rFonts w:ascii="Cambria Math" w:hAnsi="Cambria Math"/>
                            <w:sz w:val="23"/>
                            <w:szCs w:val="23"/>
                          </w:rPr>
                        </m:ctrlPr>
                      </m:sSubPr>
                      <m:e>
                        <m:acc>
                          <m:accPr>
                            <m:chr m:val="˙"/>
                            <m:ctrlPr>
                              <w:rPr>
                                <w:rFonts w:ascii="Cambria Math" w:hAnsi="Cambria Math"/>
                                <w:sz w:val="23"/>
                                <w:szCs w:val="23"/>
                              </w:rPr>
                            </m:ctrlPr>
                          </m:accPr>
                          <m:e>
                            <m:r>
                              <m:rPr>
                                <m:sty m:val="b"/>
                              </m:rPr>
                              <w:rPr>
                                <w:rFonts w:ascii="Cambria Math" w:hAnsi="Cambria Math"/>
                                <w:sz w:val="23"/>
                                <w:szCs w:val="23"/>
                              </w:rPr>
                              <m:t>m</m:t>
                            </m:r>
                          </m:e>
                        </m:acc>
                      </m:e>
                      <m:sub>
                        <m:r>
                          <m:rPr>
                            <m:sty m:val="p"/>
                          </m:rPr>
                          <w:rPr>
                            <w:rFonts w:ascii="Cambria Math" w:hAnsi="Cambria Math"/>
                            <w:sz w:val="23"/>
                            <w:szCs w:val="23"/>
                          </w:rPr>
                          <m:t>LBE</m:t>
                        </m:r>
                      </m:sub>
                    </m:sSub>
                  </m:e>
                  <m:e>
                    <m:sSub>
                      <m:sSubPr>
                        <m:ctrlPr>
                          <w:rPr>
                            <w:rFonts w:ascii="Cambria Math" w:hAnsi="Cambria Math"/>
                            <w:sz w:val="23"/>
                            <w:szCs w:val="23"/>
                          </w:rPr>
                        </m:ctrlPr>
                      </m:sSubPr>
                      <m:e>
                        <m:r>
                          <m:rPr>
                            <m:sty m:val="b"/>
                          </m:rPr>
                          <w:rPr>
                            <w:rFonts w:ascii="Cambria Math" w:hAnsi="Cambria Math"/>
                            <w:sz w:val="23"/>
                            <w:szCs w:val="23"/>
                          </w:rPr>
                          <m:t>T</m:t>
                        </m:r>
                      </m:e>
                      <m:sub>
                        <m:r>
                          <m:rPr>
                            <m:sty m:val="p"/>
                          </m:rPr>
                          <w:rPr>
                            <w:rFonts w:ascii="Cambria Math" w:hAnsi="Cambria Math"/>
                            <w:sz w:val="23"/>
                            <w:szCs w:val="23"/>
                          </w:rPr>
                          <m:t>IN,FPS</m:t>
                        </m:r>
                      </m:sub>
                    </m:sSub>
                  </m:e>
                  <m:e>
                    <m:sSub>
                      <m:sSubPr>
                        <m:ctrlPr>
                          <w:rPr>
                            <w:rFonts w:ascii="Cambria Math" w:hAnsi="Cambria Math"/>
                            <w:sz w:val="23"/>
                            <w:szCs w:val="23"/>
                          </w:rPr>
                        </m:ctrlPr>
                      </m:sSubPr>
                      <m:e>
                        <m:r>
                          <m:rPr>
                            <m:sty m:val="b"/>
                          </m:rPr>
                          <w:rPr>
                            <w:rFonts w:ascii="Cambria Math" w:hAnsi="Cambria Math"/>
                            <w:sz w:val="23"/>
                            <w:szCs w:val="23"/>
                          </w:rPr>
                          <m:t>Q</m:t>
                        </m:r>
                      </m:e>
                      <m:sub>
                        <m:r>
                          <m:rPr>
                            <m:nor/>
                          </m:rPr>
                          <w:rPr>
                            <w:sz w:val="23"/>
                            <w:szCs w:val="23"/>
                          </w:rPr>
                          <m:t>eff </m:t>
                        </m:r>
                      </m:sub>
                    </m:sSub>
                  </m:e>
                  <m:e>
                    <m:sSub>
                      <m:sSubPr>
                        <m:ctrlPr>
                          <w:rPr>
                            <w:rFonts w:ascii="Cambria Math" w:hAnsi="Cambria Math"/>
                            <w:sz w:val="23"/>
                            <w:szCs w:val="23"/>
                          </w:rPr>
                        </m:ctrlPr>
                      </m:sSubPr>
                      <m:e>
                        <m:r>
                          <m:rPr>
                            <m:sty m:val="b"/>
                          </m:rPr>
                          <w:rPr>
                            <w:rFonts w:ascii="Cambria Math" w:hAnsi="Cambria Math"/>
                            <w:sz w:val="23"/>
                            <w:szCs w:val="23"/>
                          </w:rPr>
                          <m:t>Q</m:t>
                        </m:r>
                      </m:e>
                      <m:sub>
                        <m:r>
                          <m:rPr>
                            <m:sty m:val="p"/>
                          </m:rPr>
                          <w:rPr>
                            <w:rFonts w:ascii="Cambria Math" w:hAnsi="Cambria Math"/>
                            <w:sz w:val="23"/>
                            <w:szCs w:val="23"/>
                          </w:rPr>
                          <m:t>pre</m:t>
                        </m:r>
                      </m:sub>
                    </m:sSub>
                  </m:e>
                  <m:e>
                    <m:sSub>
                      <m:sSubPr>
                        <m:ctrlPr>
                          <w:rPr>
                            <w:rFonts w:ascii="Cambria Math" w:hAnsi="Cambria Math"/>
                            <w:sz w:val="23"/>
                            <w:szCs w:val="23"/>
                          </w:rPr>
                        </m:ctrlPr>
                      </m:sSubPr>
                      <m:e>
                        <m:r>
                          <m:rPr>
                            <m:sty m:val="b"/>
                          </m:rPr>
                          <w:rPr>
                            <w:rFonts w:ascii="Cambria Math" w:hAnsi="Cambria Math"/>
                            <w:sz w:val="23"/>
                            <w:szCs w:val="23"/>
                          </w:rPr>
                          <m:t>C</m:t>
                        </m:r>
                      </m:e>
                      <m:sub>
                        <m:r>
                          <m:rPr>
                            <m:sty m:val="p"/>
                          </m:rPr>
                          <w:rPr>
                            <w:rFonts w:ascii="Cambria Math" w:hAnsi="Cambria Math"/>
                            <w:sz w:val="23"/>
                            <w:szCs w:val="23"/>
                          </w:rPr>
                          <m:t>p</m:t>
                        </m:r>
                      </m:sub>
                    </m:sSub>
                  </m:e>
                </m:mr>
                <m:mr>
                  <m:e>
                    <m:r>
                      <m:rPr>
                        <m:sty m:val="bi"/>
                      </m:rPr>
                      <w:rPr>
                        <w:rFonts w:ascii="Cambria Math" w:hAnsi="Cambria Math"/>
                        <w:sz w:val="23"/>
                        <w:szCs w:val="23"/>
                      </w:rPr>
                      <m:t>HAD</m:t>
                    </m:r>
                    <m:r>
                      <m:rPr>
                        <m:sty m:val="b"/>
                      </m:rPr>
                      <w:rPr>
                        <w:rFonts w:ascii="Cambria Math" w:hAnsi="Cambria Math"/>
                        <w:sz w:val="23"/>
                        <w:szCs w:val="23"/>
                      </w:rPr>
                      <m:t>01</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02</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03</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04</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05</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06</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07</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08</m:t>
                    </m:r>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09</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10</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11</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12</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13</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14</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15</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r>
                  <m:e>
                    <m:r>
                      <m:rPr>
                        <m:sty m:val="bi"/>
                      </m:rPr>
                      <w:rPr>
                        <w:rFonts w:ascii="Cambria Math" w:hAnsi="Cambria Math"/>
                        <w:sz w:val="23"/>
                        <w:szCs w:val="23"/>
                      </w:rPr>
                      <m:t>HAD</m:t>
                    </m:r>
                    <m:r>
                      <m:rPr>
                        <m:sty m:val="b"/>
                      </m:rPr>
                      <w:rPr>
                        <w:rFonts w:ascii="Cambria Math" w:hAnsi="Cambria Math"/>
                        <w:sz w:val="23"/>
                        <w:szCs w:val="23"/>
                      </w:rPr>
                      <m:t>16</m:t>
                    </m:r>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1</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2</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3</m:t>
                        </m:r>
                      </m:sub>
                    </m:sSub>
                  </m:e>
                  <m:e>
                    <m:r>
                      <m:rPr>
                        <m:sty m:val="p"/>
                      </m:rPr>
                      <w:rPr>
                        <w:rFonts w:ascii="Cambria Math" w:hAnsi="Cambria Math"/>
                        <w:sz w:val="23"/>
                        <w:szCs w:val="23"/>
                      </w:rPr>
                      <m:t>-</m:t>
                    </m:r>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4</m:t>
                        </m:r>
                      </m:sub>
                    </m:sSub>
                  </m:e>
                  <m:e>
                    <m:sSub>
                      <m:sSubPr>
                        <m:ctrlPr>
                          <w:rPr>
                            <w:rFonts w:ascii="Cambria Math" w:hAnsi="Cambria Math"/>
                            <w:sz w:val="23"/>
                            <w:szCs w:val="23"/>
                          </w:rPr>
                        </m:ctrlPr>
                      </m:sSubPr>
                      <m:e>
                        <m:r>
                          <w:rPr>
                            <w:rFonts w:ascii="Cambria Math" w:hAnsi="Cambria Math"/>
                            <w:sz w:val="23"/>
                            <w:szCs w:val="23"/>
                          </w:rPr>
                          <m:t>σ</m:t>
                        </m:r>
                      </m:e>
                      <m:sub>
                        <m:r>
                          <m:rPr>
                            <m:sty m:val="p"/>
                          </m:rPr>
                          <w:rPr>
                            <w:rFonts w:ascii="Cambria Math" w:hAnsi="Cambria Math"/>
                            <w:sz w:val="23"/>
                            <w:szCs w:val="23"/>
                          </w:rPr>
                          <m:t>5</m:t>
                        </m:r>
                      </m:sub>
                    </m:sSub>
                  </m:e>
                </m:mr>
              </m:m>
            </m:e>
          </m:d>
        </m:oMath>
      </m:oMathPara>
    </w:p>
    <w:p w14:paraId="4BB6D056" w14:textId="2A90F5A6" w:rsidR="00DB7139" w:rsidRDefault="00DB7139" w:rsidP="00DB7139">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 the Random Sampling Approach (RS), instead, it is assumed that the actual values of each parameter are distributed following the normal distribution around the average value </w:t>
      </w:r>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m:t>
            </m:r>
          </m:sub>
        </m:sSub>
      </m:oMath>
      <w:r w:rsidRPr="00992735">
        <w:rPr>
          <w:rFonts w:ascii="Times New Roman" w:hAnsi="Times New Roman" w:cs="Times New Roman"/>
          <w:sz w:val="24"/>
          <w:szCs w:val="24"/>
        </w:rPr>
        <w:t>. To be coherent with the approach, several values have to be sampled inside a ±2</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oMath>
      <w:r w:rsidRPr="00992735">
        <w:rPr>
          <w:rFonts w:ascii="Times New Roman" w:hAnsi="Times New Roman" w:cs="Times New Roman"/>
          <w:sz w:val="24"/>
          <w:szCs w:val="24"/>
        </w:rPr>
        <w:t xml:space="preserve"> (standard deviation) range straddling the average value. This approach requires way more calculations than the previous ones and it was considered as reference for the present application.</w:t>
      </w:r>
    </w:p>
    <w:p w14:paraId="162CABAD" w14:textId="157974A1" w:rsidR="00DB7139" w:rsidRDefault="00DB7139" w:rsidP="00DB7139">
      <w:pPr>
        <w:spacing w:line="240" w:lineRule="auto"/>
        <w:ind w:left="360"/>
        <w:jc w:val="both"/>
        <w:rPr>
          <w:rFonts w:ascii="Times New Roman" w:hAnsi="Times New Roman" w:cs="Times New Roman"/>
          <w:iCs/>
          <w:sz w:val="24"/>
          <w:szCs w:val="24"/>
        </w:rPr>
      </w:pPr>
      <w:r w:rsidRPr="00992735">
        <w:rPr>
          <w:rFonts w:ascii="Times New Roman" w:hAnsi="Times New Roman" w:cs="Times New Roman"/>
          <w:sz w:val="24"/>
          <w:szCs w:val="24"/>
        </w:rPr>
        <w:t>The Figure</w:t>
      </w:r>
      <w:r w:rsidR="006567B8">
        <w:rPr>
          <w:rFonts w:ascii="Times New Roman" w:hAnsi="Times New Roman" w:cs="Times New Roman"/>
          <w:sz w:val="24"/>
          <w:szCs w:val="24"/>
        </w:rPr>
        <w:t xml:space="preserve"> </w:t>
      </w:r>
      <w:r w:rsidR="006567B8">
        <w:rPr>
          <w:rFonts w:ascii="Times New Roman" w:hAnsi="Times New Roman" w:cs="Times New Roman"/>
          <w:sz w:val="24"/>
          <w:szCs w:val="24"/>
        </w:rPr>
        <w:fldChar w:fldCharType="begin"/>
      </w:r>
      <w:r w:rsidR="006567B8">
        <w:rPr>
          <w:rFonts w:ascii="Times New Roman" w:hAnsi="Times New Roman" w:cs="Times New Roman"/>
          <w:sz w:val="24"/>
          <w:szCs w:val="24"/>
        </w:rPr>
        <w:instrText xml:space="preserve"> REF _Ref222224857 \h </w:instrText>
      </w:r>
      <w:r w:rsidR="006567B8">
        <w:rPr>
          <w:rFonts w:ascii="Times New Roman" w:hAnsi="Times New Roman" w:cs="Times New Roman"/>
          <w:sz w:val="24"/>
          <w:szCs w:val="24"/>
        </w:rPr>
      </w:r>
      <w:r w:rsidR="006567B8">
        <w:rPr>
          <w:rFonts w:ascii="Times New Roman" w:hAnsi="Times New Roman" w:cs="Times New Roman"/>
          <w:sz w:val="24"/>
          <w:szCs w:val="24"/>
        </w:rPr>
        <w:fldChar w:fldCharType="separate"/>
      </w:r>
      <w:r w:rsidR="006567B8" w:rsidRPr="007935F4">
        <w:rPr>
          <w:rFonts w:ascii="Times New Roman" w:hAnsi="Times New Roman" w:cs="Times New Roman"/>
          <w:noProof/>
          <w:sz w:val="24"/>
          <w:szCs w:val="24"/>
          <w:lang w:val="en-US"/>
        </w:rPr>
        <w:t>11</w:t>
      </w:r>
      <w:r w:rsidR="006567B8">
        <w:rPr>
          <w:rFonts w:ascii="Times New Roman" w:hAnsi="Times New Roman" w:cs="Times New Roman"/>
          <w:sz w:val="24"/>
          <w:szCs w:val="24"/>
        </w:rPr>
        <w:fldChar w:fldCharType="end"/>
      </w:r>
      <w:r w:rsidRPr="00992735">
        <w:rPr>
          <w:rFonts w:ascii="Times New Roman" w:hAnsi="Times New Roman" w:cs="Times New Roman"/>
          <w:sz w:val="24"/>
          <w:szCs w:val="24"/>
        </w:rPr>
        <w:t xml:space="preserve"> below reports a comparison between the experimental values </w:t>
      </w:r>
      <w:r>
        <w:rPr>
          <w:rFonts w:ascii="Times New Roman" w:hAnsi="Times New Roman" w:cs="Times New Roman"/>
          <w:sz w:val="24"/>
          <w:szCs w:val="24"/>
        </w:rPr>
        <w:t xml:space="preserve">(red line) </w:t>
      </w:r>
      <w:r w:rsidRPr="00992735">
        <w:rPr>
          <w:rFonts w:ascii="Times New Roman" w:hAnsi="Times New Roman" w:cs="Times New Roman"/>
          <w:sz w:val="24"/>
          <w:szCs w:val="24"/>
        </w:rPr>
        <w:t>and its corresponding uncertainty range, together with the results from the CFD calculation performed adopting the reference conditions</w:t>
      </w:r>
      <w:r>
        <w:rPr>
          <w:rFonts w:ascii="Times New Roman" w:hAnsi="Times New Roman" w:cs="Times New Roman"/>
          <w:sz w:val="24"/>
          <w:szCs w:val="24"/>
        </w:rPr>
        <w:t xml:space="preserve"> (Black line) and the calculations performed following the Standard approach.</w:t>
      </w:r>
      <w:r w:rsidR="008878C7">
        <w:rPr>
          <w:rFonts w:ascii="Times New Roman" w:hAnsi="Times New Roman" w:cs="Times New Roman"/>
          <w:sz w:val="24"/>
          <w:szCs w:val="24"/>
        </w:rPr>
        <w:t xml:space="preserve"> For a more detailed description the reader is referred to [</w:t>
      </w:r>
      <w:r w:rsidR="008878C7">
        <w:rPr>
          <w:rFonts w:ascii="Times New Roman" w:hAnsi="Times New Roman" w:cs="Times New Roman"/>
          <w:sz w:val="24"/>
          <w:szCs w:val="24"/>
        </w:rPr>
        <w:fldChar w:fldCharType="begin"/>
      </w:r>
      <w:r w:rsidR="008878C7">
        <w:rPr>
          <w:rFonts w:ascii="Times New Roman" w:hAnsi="Times New Roman" w:cs="Times New Roman"/>
          <w:sz w:val="24"/>
          <w:szCs w:val="24"/>
        </w:rPr>
        <w:instrText xml:space="preserve"> REF _Ref222224811 \r \h </w:instrText>
      </w:r>
      <w:r w:rsidR="008878C7">
        <w:rPr>
          <w:rFonts w:ascii="Times New Roman" w:hAnsi="Times New Roman" w:cs="Times New Roman"/>
          <w:sz w:val="24"/>
          <w:szCs w:val="24"/>
        </w:rPr>
      </w:r>
      <w:r w:rsidR="008878C7">
        <w:rPr>
          <w:rFonts w:ascii="Times New Roman" w:hAnsi="Times New Roman" w:cs="Times New Roman"/>
          <w:sz w:val="24"/>
          <w:szCs w:val="24"/>
        </w:rPr>
        <w:fldChar w:fldCharType="separate"/>
      </w:r>
      <w:r w:rsidR="008878C7">
        <w:rPr>
          <w:rFonts w:ascii="Times New Roman" w:hAnsi="Times New Roman" w:cs="Times New Roman"/>
          <w:sz w:val="24"/>
          <w:szCs w:val="24"/>
        </w:rPr>
        <w:t>12</w:t>
      </w:r>
      <w:r w:rsidR="008878C7">
        <w:rPr>
          <w:rFonts w:ascii="Times New Roman" w:hAnsi="Times New Roman" w:cs="Times New Roman"/>
          <w:sz w:val="24"/>
          <w:szCs w:val="24"/>
        </w:rPr>
        <w:fldChar w:fldCharType="end"/>
      </w:r>
      <w:r w:rsidR="008878C7">
        <w:rPr>
          <w:rFonts w:ascii="Times New Roman" w:hAnsi="Times New Roman" w:cs="Times New Roman"/>
          <w:sz w:val="24"/>
          <w:szCs w:val="24"/>
        </w:rPr>
        <w:t>].</w:t>
      </w:r>
      <w:r>
        <w:rPr>
          <w:rFonts w:ascii="Times New Roman" w:hAnsi="Times New Roman" w:cs="Times New Roman"/>
          <w:sz w:val="24"/>
          <w:szCs w:val="24"/>
        </w:rPr>
        <w:t xml:space="preserve"> Each blue line represents one of the sixteen calculations, the green dashed line represents their average while the blue shaded area represents a range of two standard deviations straddling the average value. As it can be observed, the average value from the UQ analyses is very close to the CFD reference calculation. UQ calculations </w:t>
      </w:r>
      <w:proofErr w:type="spellStart"/>
      <w:r>
        <w:rPr>
          <w:rFonts w:ascii="Times New Roman" w:hAnsi="Times New Roman" w:cs="Times New Roman"/>
          <w:sz w:val="24"/>
          <w:szCs w:val="24"/>
        </w:rPr>
        <w:t>overpredicting</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underpredicting</w:t>
      </w:r>
      <w:proofErr w:type="spellEnd"/>
      <w:r>
        <w:rPr>
          <w:rFonts w:ascii="Times New Roman" w:hAnsi="Times New Roman" w:cs="Times New Roman"/>
          <w:sz w:val="24"/>
          <w:szCs w:val="24"/>
        </w:rPr>
        <w:t xml:space="preserve"> the experimental values do exist and, once the average and standard deviation are calculated, all the measured values are included in a ±2</w:t>
      </w:r>
      <m:oMath>
        <m:r>
          <w:rPr>
            <w:rFonts w:ascii="Cambria Math" w:hAnsi="Cambria Math" w:cs="Times New Roman"/>
            <w:sz w:val="24"/>
            <w:szCs w:val="24"/>
          </w:rPr>
          <m:t>σ</m:t>
        </m:r>
      </m:oMath>
      <w:r>
        <w:rPr>
          <w:rFonts w:ascii="Times New Roman" w:hAnsi="Times New Roman" w:cs="Times New Roman"/>
          <w:iCs/>
          <w:sz w:val="24"/>
          <w:szCs w:val="24"/>
        </w:rPr>
        <w:t xml:space="preserve"> range. It can also be observed that the uncertainty range increases while moving towards the outlet of the FPS, this is in accordance with the fact that uncertainties related to the mass flow, supplied heat and specific heat </w:t>
      </w:r>
      <w:proofErr w:type="spellStart"/>
      <w:r>
        <w:rPr>
          <w:rFonts w:ascii="Times New Roman" w:hAnsi="Times New Roman" w:cs="Times New Roman"/>
          <w:iCs/>
          <w:sz w:val="24"/>
          <w:szCs w:val="24"/>
        </w:rPr>
        <w:t>build up</w:t>
      </w:r>
      <w:proofErr w:type="spellEnd"/>
      <w:r>
        <w:rPr>
          <w:rFonts w:ascii="Times New Roman" w:hAnsi="Times New Roman" w:cs="Times New Roman"/>
          <w:iCs/>
          <w:sz w:val="24"/>
          <w:szCs w:val="24"/>
        </w:rPr>
        <w:t xml:space="preserve"> along the heated section; they are small at the inlet but way larger at the outlet.</w:t>
      </w:r>
    </w:p>
    <w:p w14:paraId="4234B6B5" w14:textId="77777777" w:rsidR="00DB7139" w:rsidRDefault="00DB7139" w:rsidP="00DB7139">
      <w:pPr>
        <w:spacing w:after="0"/>
        <w:jc w:val="center"/>
      </w:pPr>
      <w:r w:rsidRPr="00534FDA">
        <w:rPr>
          <w:noProof/>
          <w:lang w:val="ru-RU" w:eastAsia="ru-RU"/>
        </w:rPr>
        <w:lastRenderedPageBreak/>
        <w:drawing>
          <wp:inline distT="0" distB="0" distL="0" distR="0" wp14:anchorId="15466C14" wp14:editId="49ACF1BD">
            <wp:extent cx="5486400" cy="3291840"/>
            <wp:effectExtent l="0" t="0" r="0" b="3810"/>
            <wp:docPr id="2052441912" name="Picture 1" descr="A graph with blue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1912" name="Picture 1" descr="A graph with blue and red lines&#10;&#10;Description automatically generated"/>
                    <pic:cNvPicPr/>
                  </pic:nvPicPr>
                  <pic:blipFill>
                    <a:blip r:embed="rId45"/>
                    <a:stretch>
                      <a:fillRect/>
                    </a:stretch>
                  </pic:blipFill>
                  <pic:spPr>
                    <a:xfrm>
                      <a:off x="0" y="0"/>
                      <a:ext cx="5486400" cy="3291840"/>
                    </a:xfrm>
                    <a:prstGeom prst="rect">
                      <a:avLst/>
                    </a:prstGeom>
                  </pic:spPr>
                </pic:pic>
              </a:graphicData>
            </a:graphic>
          </wp:inline>
        </w:drawing>
      </w:r>
    </w:p>
    <w:p w14:paraId="7B520994" w14:textId="6F7C054C" w:rsidR="00DB7139" w:rsidRPr="007935F4" w:rsidRDefault="00DB7139" w:rsidP="00DB7139">
      <w:pPr>
        <w:pStyle w:val="a8"/>
        <w:jc w:val="center"/>
        <w:rPr>
          <w:rFonts w:ascii="Times New Roman" w:hAnsi="Times New Roman" w:cs="Times New Roman"/>
          <w:i w:val="0"/>
          <w:iCs w:val="0"/>
          <w:color w:val="auto"/>
          <w:sz w:val="24"/>
          <w:szCs w:val="24"/>
        </w:rPr>
      </w:pPr>
      <w:bookmarkStart w:id="57" w:name="_Toc189133920"/>
      <w:bookmarkStart w:id="58" w:name="_Toc196389766"/>
      <w:r w:rsidRPr="007935F4">
        <w:rPr>
          <w:rFonts w:ascii="Times New Roman" w:hAnsi="Times New Roman" w:cs="Times New Roman"/>
          <w:i w:val="0"/>
          <w:color w:val="auto"/>
          <w:sz w:val="24"/>
          <w:szCs w:val="24"/>
          <w:lang w:val="en-US"/>
        </w:rPr>
        <w:t xml:space="preserve">Figure </w:t>
      </w:r>
      <w:r w:rsidRPr="007935F4">
        <w:rPr>
          <w:rFonts w:ascii="Times New Roman" w:hAnsi="Times New Roman" w:cs="Times New Roman"/>
          <w:i w:val="0"/>
          <w:color w:val="auto"/>
          <w:sz w:val="24"/>
          <w:szCs w:val="24"/>
        </w:rPr>
        <w:fldChar w:fldCharType="begin"/>
      </w:r>
      <w:r w:rsidRPr="007935F4">
        <w:rPr>
          <w:rFonts w:ascii="Times New Roman" w:hAnsi="Times New Roman" w:cs="Times New Roman"/>
          <w:i w:val="0"/>
          <w:color w:val="auto"/>
          <w:sz w:val="24"/>
          <w:szCs w:val="24"/>
          <w:lang w:val="en-US"/>
        </w:rPr>
        <w:instrText xml:space="preserve"> SEQ </w:instrText>
      </w:r>
      <w:r w:rsidRPr="007935F4">
        <w:rPr>
          <w:rFonts w:ascii="Times New Roman" w:hAnsi="Times New Roman" w:cs="Times New Roman"/>
          <w:i w:val="0"/>
          <w:color w:val="auto"/>
          <w:sz w:val="24"/>
          <w:szCs w:val="24"/>
        </w:rPr>
        <w:instrText>Рисунок</w:instrText>
      </w:r>
      <w:r w:rsidRPr="007935F4">
        <w:rPr>
          <w:rFonts w:ascii="Times New Roman" w:hAnsi="Times New Roman" w:cs="Times New Roman"/>
          <w:i w:val="0"/>
          <w:color w:val="auto"/>
          <w:sz w:val="24"/>
          <w:szCs w:val="24"/>
          <w:lang w:val="en-US"/>
        </w:rPr>
        <w:instrText xml:space="preserve"> \* ARABIC \s 1 </w:instrText>
      </w:r>
      <w:r w:rsidRPr="007935F4">
        <w:rPr>
          <w:rFonts w:ascii="Times New Roman" w:hAnsi="Times New Roman" w:cs="Times New Roman"/>
          <w:i w:val="0"/>
          <w:color w:val="auto"/>
          <w:sz w:val="24"/>
          <w:szCs w:val="24"/>
        </w:rPr>
        <w:fldChar w:fldCharType="separate"/>
      </w:r>
      <w:bookmarkStart w:id="59" w:name="_Ref222224857"/>
      <w:r w:rsidRPr="007935F4">
        <w:rPr>
          <w:rFonts w:ascii="Times New Roman" w:hAnsi="Times New Roman" w:cs="Times New Roman"/>
          <w:i w:val="0"/>
          <w:noProof/>
          <w:color w:val="auto"/>
          <w:sz w:val="24"/>
          <w:szCs w:val="24"/>
          <w:lang w:val="en-US"/>
        </w:rPr>
        <w:t>11</w:t>
      </w:r>
      <w:bookmarkEnd w:id="59"/>
      <w:r w:rsidRPr="007935F4">
        <w:rPr>
          <w:rFonts w:ascii="Times New Roman" w:hAnsi="Times New Roman" w:cs="Times New Roman"/>
          <w:i w:val="0"/>
          <w:noProof/>
          <w:color w:val="auto"/>
          <w:sz w:val="24"/>
          <w:szCs w:val="24"/>
        </w:rPr>
        <w:fldChar w:fldCharType="end"/>
      </w:r>
      <w:r w:rsidRPr="007935F4">
        <w:rPr>
          <w:rFonts w:ascii="Times New Roman" w:hAnsi="Times New Roman" w:cs="Times New Roman"/>
          <w:i w:val="0"/>
          <w:color w:val="auto"/>
          <w:sz w:val="24"/>
          <w:szCs w:val="24"/>
          <w:lang w:val="en-US"/>
        </w:rPr>
        <w:t xml:space="preserve"> –</w:t>
      </w:r>
      <w:r w:rsidRPr="007935F4">
        <w:rPr>
          <w:rFonts w:ascii="Times New Roman" w:hAnsi="Times New Roman" w:cs="Times New Roman"/>
          <w:bCs/>
          <w:i w:val="0"/>
          <w:color w:val="auto"/>
          <w:sz w:val="24"/>
          <w:szCs w:val="24"/>
          <w:lang w:val="en-US"/>
        </w:rPr>
        <w:t xml:space="preserve">– </w:t>
      </w:r>
      <w:r w:rsidRPr="007935F4">
        <w:rPr>
          <w:rFonts w:ascii="Times New Roman" w:hAnsi="Times New Roman" w:cs="Times New Roman"/>
          <w:i w:val="0"/>
          <w:iCs w:val="0"/>
          <w:color w:val="auto"/>
          <w:sz w:val="24"/>
          <w:szCs w:val="24"/>
        </w:rPr>
        <w:t xml:space="preserve">Comparison of experimental data measurements and CFD Prediction </w:t>
      </w:r>
      <w:r w:rsidRPr="007935F4">
        <w:rPr>
          <w:rFonts w:ascii="Times New Roman" w:hAnsi="Times New Roman" w:cs="Times New Roman"/>
          <w:i w:val="0"/>
          <w:iCs w:val="0"/>
          <w:color w:val="auto"/>
          <w:sz w:val="24"/>
          <w:szCs w:val="24"/>
        </w:rPr>
        <w:br/>
        <w:t>in the ADP10 1SS (STD ensemble) case.</w:t>
      </w:r>
      <w:bookmarkEnd w:id="57"/>
      <w:bookmarkEnd w:id="58"/>
    </w:p>
    <w:p w14:paraId="5088B124" w14:textId="2AAC1698" w:rsidR="00DB7139" w:rsidRPr="00DB7139" w:rsidRDefault="00DB7139" w:rsidP="00DB7139">
      <w:pPr>
        <w:spacing w:line="240" w:lineRule="auto"/>
        <w:ind w:left="360"/>
        <w:jc w:val="both"/>
        <w:rPr>
          <w:rFonts w:ascii="Times New Roman" w:hAnsi="Times New Roman" w:cs="Times New Roman"/>
          <w:sz w:val="24"/>
          <w:szCs w:val="24"/>
        </w:rPr>
      </w:pPr>
      <w:r w:rsidRPr="00DB7139">
        <w:rPr>
          <w:rFonts w:ascii="Times New Roman" w:hAnsi="Times New Roman" w:cs="Times New Roman"/>
          <w:sz w:val="24"/>
          <w:szCs w:val="24"/>
        </w:rPr>
        <w:t xml:space="preserve">Once the other approaches are applied it is possible to compare the results. As it can be observed, in this case the Standard and </w:t>
      </w:r>
      <w:proofErr w:type="spellStart"/>
      <w:r w:rsidRPr="00DB7139">
        <w:rPr>
          <w:rFonts w:ascii="Times New Roman" w:hAnsi="Times New Roman" w:cs="Times New Roman"/>
          <w:sz w:val="24"/>
          <w:szCs w:val="24"/>
        </w:rPr>
        <w:t>Hadamard</w:t>
      </w:r>
      <w:proofErr w:type="spellEnd"/>
      <w:r w:rsidRPr="00DB7139">
        <w:rPr>
          <w:rFonts w:ascii="Times New Roman" w:hAnsi="Times New Roman" w:cs="Times New Roman"/>
          <w:sz w:val="24"/>
          <w:szCs w:val="24"/>
        </w:rPr>
        <w:t xml:space="preserve"> approaches report similar uncertainty ranges while the RS approach returns a smaller uncertainty range, more in line with the experimental one. All the approaches managed to provide similar average values and in general achieve some level of success in suitably propagating the uncertainties.</w:t>
      </w:r>
    </w:p>
    <w:p w14:paraId="14D55D79" w14:textId="77777777" w:rsidR="00DB7139" w:rsidRDefault="00DB7139" w:rsidP="00DB7139">
      <w:pPr>
        <w:spacing w:before="240"/>
        <w:jc w:val="center"/>
        <w:rPr>
          <w:sz w:val="23"/>
          <w:szCs w:val="23"/>
        </w:rPr>
      </w:pPr>
      <w:r>
        <w:rPr>
          <w:noProof/>
          <w:sz w:val="23"/>
          <w:szCs w:val="23"/>
          <w:lang w:val="ru-RU" w:eastAsia="ru-RU"/>
        </w:rPr>
        <w:drawing>
          <wp:inline distT="0" distB="0" distL="0" distR="0" wp14:anchorId="4C7161C1" wp14:editId="34C01396">
            <wp:extent cx="4827600" cy="2880000"/>
            <wp:effectExtent l="0" t="0" r="0" b="0"/>
            <wp:docPr id="3253015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27600" cy="2880000"/>
                    </a:xfrm>
                    <a:prstGeom prst="rect">
                      <a:avLst/>
                    </a:prstGeom>
                    <a:noFill/>
                    <a:ln>
                      <a:noFill/>
                    </a:ln>
                  </pic:spPr>
                </pic:pic>
              </a:graphicData>
            </a:graphic>
          </wp:inline>
        </w:drawing>
      </w:r>
    </w:p>
    <w:p w14:paraId="586F99F0" w14:textId="50E822CE" w:rsidR="00DB7139" w:rsidRPr="007935F4" w:rsidRDefault="00DB7139" w:rsidP="00DB7139">
      <w:pPr>
        <w:pStyle w:val="a8"/>
        <w:jc w:val="center"/>
        <w:rPr>
          <w:rFonts w:ascii="Times New Roman" w:hAnsi="Times New Roman" w:cs="Times New Roman"/>
          <w:i w:val="0"/>
          <w:iCs w:val="0"/>
          <w:color w:val="auto"/>
          <w:sz w:val="24"/>
          <w:szCs w:val="24"/>
        </w:rPr>
      </w:pPr>
      <w:r w:rsidRPr="007935F4">
        <w:rPr>
          <w:rFonts w:ascii="Times New Roman" w:hAnsi="Times New Roman" w:cs="Times New Roman"/>
          <w:i w:val="0"/>
          <w:color w:val="auto"/>
          <w:sz w:val="24"/>
          <w:szCs w:val="24"/>
          <w:lang w:val="en-US"/>
        </w:rPr>
        <w:t xml:space="preserve">Figure </w:t>
      </w:r>
      <w:r w:rsidRPr="007935F4">
        <w:rPr>
          <w:rFonts w:ascii="Times New Roman" w:hAnsi="Times New Roman" w:cs="Times New Roman"/>
          <w:i w:val="0"/>
          <w:color w:val="auto"/>
          <w:sz w:val="24"/>
          <w:szCs w:val="24"/>
        </w:rPr>
        <w:fldChar w:fldCharType="begin"/>
      </w:r>
      <w:r w:rsidRPr="007935F4">
        <w:rPr>
          <w:rFonts w:ascii="Times New Roman" w:hAnsi="Times New Roman" w:cs="Times New Roman"/>
          <w:i w:val="0"/>
          <w:color w:val="auto"/>
          <w:sz w:val="24"/>
          <w:szCs w:val="24"/>
          <w:lang w:val="en-US"/>
        </w:rPr>
        <w:instrText xml:space="preserve"> SEQ </w:instrText>
      </w:r>
      <w:r w:rsidRPr="007935F4">
        <w:rPr>
          <w:rFonts w:ascii="Times New Roman" w:hAnsi="Times New Roman" w:cs="Times New Roman"/>
          <w:i w:val="0"/>
          <w:color w:val="auto"/>
          <w:sz w:val="24"/>
          <w:szCs w:val="24"/>
        </w:rPr>
        <w:instrText>Рисунок</w:instrText>
      </w:r>
      <w:r w:rsidRPr="007935F4">
        <w:rPr>
          <w:rFonts w:ascii="Times New Roman" w:hAnsi="Times New Roman" w:cs="Times New Roman"/>
          <w:i w:val="0"/>
          <w:color w:val="auto"/>
          <w:sz w:val="24"/>
          <w:szCs w:val="24"/>
          <w:lang w:val="en-US"/>
        </w:rPr>
        <w:instrText xml:space="preserve"> \* ARABIC \s 1 </w:instrText>
      </w:r>
      <w:r w:rsidRPr="007935F4">
        <w:rPr>
          <w:rFonts w:ascii="Times New Roman" w:hAnsi="Times New Roman" w:cs="Times New Roman"/>
          <w:i w:val="0"/>
          <w:color w:val="auto"/>
          <w:sz w:val="24"/>
          <w:szCs w:val="24"/>
        </w:rPr>
        <w:fldChar w:fldCharType="separate"/>
      </w:r>
      <w:r w:rsidRPr="007935F4">
        <w:rPr>
          <w:rFonts w:ascii="Times New Roman" w:hAnsi="Times New Roman" w:cs="Times New Roman"/>
          <w:i w:val="0"/>
          <w:noProof/>
          <w:color w:val="auto"/>
          <w:sz w:val="24"/>
          <w:szCs w:val="24"/>
          <w:lang w:val="en-US"/>
        </w:rPr>
        <w:t>12</w:t>
      </w:r>
      <w:r w:rsidRPr="007935F4">
        <w:rPr>
          <w:rFonts w:ascii="Times New Roman" w:hAnsi="Times New Roman" w:cs="Times New Roman"/>
          <w:i w:val="0"/>
          <w:noProof/>
          <w:color w:val="auto"/>
          <w:sz w:val="24"/>
          <w:szCs w:val="24"/>
        </w:rPr>
        <w:fldChar w:fldCharType="end"/>
      </w:r>
      <w:r w:rsidRPr="007935F4">
        <w:rPr>
          <w:rFonts w:ascii="Times New Roman" w:hAnsi="Times New Roman" w:cs="Times New Roman"/>
          <w:i w:val="0"/>
          <w:color w:val="auto"/>
          <w:sz w:val="24"/>
          <w:szCs w:val="24"/>
          <w:lang w:val="en-US"/>
        </w:rPr>
        <w:t xml:space="preserve"> –</w:t>
      </w:r>
      <w:r w:rsidRPr="007935F4">
        <w:rPr>
          <w:rFonts w:ascii="Times New Roman" w:hAnsi="Times New Roman" w:cs="Times New Roman"/>
          <w:bCs/>
          <w:i w:val="0"/>
          <w:color w:val="auto"/>
          <w:sz w:val="24"/>
          <w:szCs w:val="24"/>
          <w:lang w:val="en-US"/>
        </w:rPr>
        <w:t xml:space="preserve">– </w:t>
      </w:r>
      <w:r w:rsidRPr="007935F4">
        <w:rPr>
          <w:rFonts w:ascii="Times New Roman" w:hAnsi="Times New Roman" w:cs="Times New Roman"/>
          <w:i w:val="0"/>
          <w:iCs w:val="0"/>
          <w:color w:val="auto"/>
          <w:sz w:val="24"/>
          <w:szCs w:val="24"/>
        </w:rPr>
        <w:t xml:space="preserve">Upper and lower bound for the methods adopted in the UQ analysis. </w:t>
      </w:r>
    </w:p>
    <w:p w14:paraId="0AC2BB87" w14:textId="3929F71C" w:rsidR="00DB7139" w:rsidRPr="00E5203A" w:rsidRDefault="00E5203A" w:rsidP="00DB7139">
      <w:pPr>
        <w:spacing w:line="240" w:lineRule="auto"/>
        <w:ind w:left="360"/>
        <w:jc w:val="both"/>
        <w:rPr>
          <w:rFonts w:ascii="Times New Roman" w:hAnsi="Times New Roman" w:cs="Times New Roman"/>
          <w:sz w:val="24"/>
          <w:szCs w:val="24"/>
        </w:rPr>
      </w:pPr>
      <w:r w:rsidRPr="00E5203A">
        <w:rPr>
          <w:rFonts w:ascii="Times New Roman" w:hAnsi="Times New Roman" w:cs="Times New Roman"/>
          <w:sz w:val="24"/>
          <w:szCs w:val="24"/>
        </w:rPr>
        <w:t>As a final statement on this application, it can be reported that three different UQ methods; namely the DS method, the RS method were applied to the NACIE-UP benchmark ADP10 1SS test case.</w:t>
      </w:r>
    </w:p>
    <w:p w14:paraId="19F9B8A1" w14:textId="2DC54FBB" w:rsidR="00E5203A" w:rsidRPr="00E5203A" w:rsidRDefault="00E5203A" w:rsidP="00DB7139">
      <w:pPr>
        <w:spacing w:line="240" w:lineRule="auto"/>
        <w:ind w:left="360"/>
        <w:jc w:val="both"/>
        <w:rPr>
          <w:rFonts w:ascii="Times New Roman" w:hAnsi="Times New Roman" w:cs="Times New Roman"/>
          <w:sz w:val="24"/>
          <w:szCs w:val="24"/>
        </w:rPr>
      </w:pPr>
      <w:r w:rsidRPr="00E5203A">
        <w:rPr>
          <w:rFonts w:ascii="Times New Roman" w:hAnsi="Times New Roman" w:cs="Times New Roman"/>
          <w:sz w:val="24"/>
          <w:szCs w:val="24"/>
        </w:rPr>
        <w:lastRenderedPageBreak/>
        <w:t xml:space="preserve">For the STD ensemble, the confidence interval was found to overestimate by a factor of 1.7 the standard deviation spread around the experimental data.  For the HAD ensemble, the confidence interval overestimated the standard deviation spread by a factor of 1.6. For the RS sample, the confidence interval again overestimated the standard deviation but by a smaller factor (0.7) with the model prediction closely aligned with experimental data. Correlation analysis indicated that inlet temperature had the most significant impact on temperature distribution at Section-A, followed by upstream power release and mass flow rate. </w:t>
      </w:r>
      <w:proofErr w:type="spellStart"/>
      <w:r w:rsidRPr="00E5203A">
        <w:rPr>
          <w:rFonts w:ascii="Times New Roman" w:hAnsi="Times New Roman" w:cs="Times New Roman"/>
          <w:sz w:val="24"/>
          <w:szCs w:val="24"/>
        </w:rPr>
        <w:t>Thermophysical</w:t>
      </w:r>
      <w:proofErr w:type="spellEnd"/>
      <w:r w:rsidRPr="00E5203A">
        <w:rPr>
          <w:rFonts w:ascii="Times New Roman" w:hAnsi="Times New Roman" w:cs="Times New Roman"/>
          <w:sz w:val="24"/>
          <w:szCs w:val="24"/>
        </w:rPr>
        <w:t xml:space="preserve"> properties such as density, viscosity, and thermal conductivity had a negligible influence on temperature distribution within the FPS.</w:t>
      </w:r>
    </w:p>
    <w:p w14:paraId="0590764E" w14:textId="4095BC6B" w:rsidR="00E5203A" w:rsidRPr="00E5203A" w:rsidRDefault="00E5203A" w:rsidP="00DB7139">
      <w:pPr>
        <w:spacing w:line="240" w:lineRule="auto"/>
        <w:ind w:left="360"/>
        <w:jc w:val="both"/>
        <w:rPr>
          <w:rFonts w:ascii="Times New Roman" w:hAnsi="Times New Roman" w:cs="Times New Roman"/>
          <w:sz w:val="24"/>
          <w:szCs w:val="24"/>
        </w:rPr>
      </w:pPr>
      <w:r w:rsidRPr="00E5203A">
        <w:rPr>
          <w:rFonts w:ascii="Times New Roman" w:hAnsi="Times New Roman" w:cs="Times New Roman"/>
          <w:sz w:val="24"/>
          <w:szCs w:val="24"/>
        </w:rPr>
        <w:t>Furthermore, the application of UQ methodologies confirms the robustness of these models in predicting temperature distributions, with inlet temperature, upstream power release, and mass flow rate emerging as the most influential parameters. These findings emphasize the suitability of the Porous-Wire and Solid-Wire approaches for extensive engineering use, particularly in large CFD domains and uncertainty quantification studies.</w:t>
      </w:r>
    </w:p>
    <w:p w14:paraId="6BA0D1AD" w14:textId="77777777" w:rsidR="00DB7139" w:rsidRDefault="00DB7139" w:rsidP="00DB7139">
      <w:pPr>
        <w:spacing w:line="240" w:lineRule="auto"/>
        <w:ind w:left="360"/>
        <w:jc w:val="both"/>
        <w:rPr>
          <w:rFonts w:ascii="Times New Roman" w:hAnsi="Times New Roman" w:cs="Times New Roman"/>
          <w:sz w:val="24"/>
          <w:szCs w:val="24"/>
        </w:rPr>
      </w:pPr>
    </w:p>
    <w:p w14:paraId="3E076654" w14:textId="3CED8B65" w:rsidR="001F3772" w:rsidRPr="00BC27AD" w:rsidRDefault="001F3772" w:rsidP="000A2F0B">
      <w:pPr>
        <w:pStyle w:val="a4"/>
        <w:numPr>
          <w:ilvl w:val="1"/>
          <w:numId w:val="8"/>
        </w:numPr>
        <w:spacing w:line="240" w:lineRule="auto"/>
        <w:rPr>
          <w:rFonts w:ascii="Times New Roman" w:hAnsi="Times New Roman" w:cs="Times New Roman"/>
          <w:sz w:val="24"/>
          <w:szCs w:val="24"/>
        </w:rPr>
      </w:pPr>
      <w:r>
        <w:rPr>
          <w:rFonts w:ascii="Times New Roman" w:hAnsi="Times New Roman" w:cs="Times New Roman"/>
          <w:sz w:val="24"/>
          <w:szCs w:val="24"/>
          <w:lang w:val="en-US"/>
        </w:rPr>
        <w:t>Conclusions</w:t>
      </w:r>
    </w:p>
    <w:p w14:paraId="782B0E6A" w14:textId="37881CC9" w:rsidR="00EF55EF" w:rsidRDefault="00EF55EF" w:rsidP="00BC27AD">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Despite relatively low number of the participa</w:t>
      </w:r>
      <w:r w:rsidR="00B22FE5">
        <w:rPr>
          <w:rFonts w:ascii="Times New Roman" w:hAnsi="Times New Roman" w:cs="Times New Roman"/>
          <w:sz w:val="24"/>
          <w:szCs w:val="24"/>
        </w:rPr>
        <w:t>nt</w:t>
      </w:r>
      <w:r>
        <w:rPr>
          <w:rFonts w:ascii="Times New Roman" w:hAnsi="Times New Roman" w:cs="Times New Roman"/>
          <w:sz w:val="24"/>
          <w:szCs w:val="24"/>
        </w:rPr>
        <w:t xml:space="preserve">s who presented the results of the uncertainty and sensitivity analysis in this paper, it reflects the variety of existing approaches. The reason for this variety is not individual preference, but the specifics of the TH codes used. First of all, it is the computational burden. System codes allow running hundreds of multivariate simulations, making classic statistical approaches applicable. </w:t>
      </w:r>
      <w:proofErr w:type="spellStart"/>
      <w:r>
        <w:rPr>
          <w:rFonts w:ascii="Times New Roman" w:hAnsi="Times New Roman" w:cs="Times New Roman"/>
          <w:sz w:val="24"/>
          <w:szCs w:val="24"/>
        </w:rPr>
        <w:t>Subchannel</w:t>
      </w:r>
      <w:proofErr w:type="spellEnd"/>
      <w:r>
        <w:rPr>
          <w:rFonts w:ascii="Times New Roman" w:hAnsi="Times New Roman" w:cs="Times New Roman"/>
          <w:sz w:val="24"/>
          <w:szCs w:val="24"/>
        </w:rPr>
        <w:t xml:space="preserve"> codes </w:t>
      </w:r>
      <w:r w:rsidR="006526B0">
        <w:rPr>
          <w:rFonts w:ascii="Times New Roman" w:hAnsi="Times New Roman" w:cs="Times New Roman"/>
          <w:sz w:val="24"/>
          <w:szCs w:val="24"/>
        </w:rPr>
        <w:t>are also computationally efficient, opening the way to perturbation theory approaches and related explicit physical insights on the sensitivity contribution of the involved parameters</w:t>
      </w:r>
      <w:r>
        <w:rPr>
          <w:rFonts w:ascii="Times New Roman" w:hAnsi="Times New Roman" w:cs="Times New Roman"/>
          <w:sz w:val="24"/>
          <w:szCs w:val="24"/>
        </w:rPr>
        <w:t>. CFD codes</w:t>
      </w:r>
      <w:r w:rsidR="006526B0">
        <w:rPr>
          <w:rFonts w:ascii="Times New Roman" w:hAnsi="Times New Roman" w:cs="Times New Roman"/>
          <w:sz w:val="24"/>
          <w:szCs w:val="24"/>
        </w:rPr>
        <w:t xml:space="preserve">, being much more computationally heavy, </w:t>
      </w:r>
      <w:r>
        <w:rPr>
          <w:rFonts w:ascii="Times New Roman" w:hAnsi="Times New Roman" w:cs="Times New Roman"/>
          <w:sz w:val="24"/>
          <w:szCs w:val="24"/>
        </w:rPr>
        <w:t xml:space="preserve">limit the number of </w:t>
      </w:r>
      <w:r w:rsidR="003B15E4">
        <w:rPr>
          <w:rFonts w:ascii="Times New Roman" w:hAnsi="Times New Roman" w:cs="Times New Roman"/>
          <w:sz w:val="24"/>
          <w:szCs w:val="24"/>
        </w:rPr>
        <w:t xml:space="preserve">possible </w:t>
      </w:r>
      <w:r>
        <w:rPr>
          <w:rFonts w:ascii="Times New Roman" w:hAnsi="Times New Roman" w:cs="Times New Roman"/>
          <w:sz w:val="24"/>
          <w:szCs w:val="24"/>
        </w:rPr>
        <w:t xml:space="preserve">simulations </w:t>
      </w:r>
      <w:r w:rsidR="006526B0">
        <w:rPr>
          <w:rFonts w:ascii="Times New Roman" w:hAnsi="Times New Roman" w:cs="Times New Roman"/>
          <w:sz w:val="24"/>
          <w:szCs w:val="24"/>
        </w:rPr>
        <w:t xml:space="preserve">to about a dozen, </w:t>
      </w:r>
      <w:r>
        <w:rPr>
          <w:rFonts w:ascii="Times New Roman" w:hAnsi="Times New Roman" w:cs="Times New Roman"/>
          <w:sz w:val="24"/>
          <w:szCs w:val="24"/>
        </w:rPr>
        <w:t xml:space="preserve">thus reducing the choice of applicable methods. </w:t>
      </w:r>
    </w:p>
    <w:p w14:paraId="6E6C5E9F" w14:textId="15AB8185" w:rsidR="00BC27AD" w:rsidRDefault="00BC27AD" w:rsidP="00BC27AD">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The difference in the approaches, used TH c</w:t>
      </w:r>
      <w:r w:rsidR="008A128A">
        <w:rPr>
          <w:rFonts w:ascii="Times New Roman" w:hAnsi="Times New Roman" w:cs="Times New Roman"/>
          <w:sz w:val="24"/>
          <w:szCs w:val="24"/>
        </w:rPr>
        <w:t>odes, and studied parameters do</w:t>
      </w:r>
      <w:r>
        <w:rPr>
          <w:rFonts w:ascii="Times New Roman" w:hAnsi="Times New Roman" w:cs="Times New Roman"/>
          <w:sz w:val="24"/>
          <w:szCs w:val="24"/>
        </w:rPr>
        <w:t xml:space="preserve"> not allow any direct comparison of the uncertainty and sensitivity study results. However, some common features can be mentioned. First, the sensitivity study allowed the participants to check the correctness of their </w:t>
      </w:r>
      <w:r w:rsidR="008A128A">
        <w:rPr>
          <w:rFonts w:ascii="Times New Roman" w:hAnsi="Times New Roman" w:cs="Times New Roman"/>
          <w:sz w:val="24"/>
          <w:szCs w:val="24"/>
        </w:rPr>
        <w:t xml:space="preserve">TH </w:t>
      </w:r>
      <w:r w:rsidR="00A36FB8">
        <w:rPr>
          <w:rFonts w:ascii="Times New Roman" w:hAnsi="Times New Roman" w:cs="Times New Roman"/>
          <w:sz w:val="24"/>
          <w:szCs w:val="24"/>
        </w:rPr>
        <w:t>simulations</w:t>
      </w:r>
      <w:r>
        <w:rPr>
          <w:rFonts w:ascii="Times New Roman" w:hAnsi="Times New Roman" w:cs="Times New Roman"/>
          <w:sz w:val="24"/>
          <w:szCs w:val="24"/>
        </w:rPr>
        <w:t xml:space="preserve"> by comparing its results with theoretical predictions. </w:t>
      </w:r>
      <w:r w:rsidR="00967A1A">
        <w:rPr>
          <w:rFonts w:ascii="Times New Roman" w:hAnsi="Times New Roman" w:cs="Times New Roman"/>
          <w:sz w:val="24"/>
          <w:szCs w:val="24"/>
        </w:rPr>
        <w:t xml:space="preserve">Second, </w:t>
      </w:r>
      <w:r w:rsidR="008A128A">
        <w:rPr>
          <w:rFonts w:ascii="Times New Roman" w:hAnsi="Times New Roman" w:cs="Times New Roman"/>
          <w:sz w:val="24"/>
          <w:szCs w:val="24"/>
        </w:rPr>
        <w:t>the results allowed to more reliably quantify the codes errors with respect to different uncertainties and to understand the influence of these uncertainties.</w:t>
      </w:r>
    </w:p>
    <w:p w14:paraId="5C8709A2" w14:textId="08D58B90" w:rsidR="006526B0" w:rsidRDefault="006526B0" w:rsidP="00BC27AD">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ENEA demonstrated the feasibility of generalized perturbation theory approaches when applied to the </w:t>
      </w:r>
      <w:proofErr w:type="spellStart"/>
      <w:r>
        <w:rPr>
          <w:rFonts w:ascii="Times New Roman" w:hAnsi="Times New Roman" w:cs="Times New Roman"/>
          <w:sz w:val="24"/>
          <w:szCs w:val="24"/>
        </w:rPr>
        <w:t>subchannel</w:t>
      </w:r>
      <w:proofErr w:type="spellEnd"/>
      <w:r>
        <w:rPr>
          <w:rFonts w:ascii="Times New Roman" w:hAnsi="Times New Roman" w:cs="Times New Roman"/>
          <w:sz w:val="24"/>
          <w:szCs w:val="24"/>
        </w:rPr>
        <w:t xml:space="preserve"> code ANTEO+. GPT allows for direct evaluation of sensitivity coefficients without the need to statistically interpret results, and thus more intuitively retrieving the physical contribution and its origin in the various terms of the conservation equations. Further development will be elaborated to extend the approach to other parameters of interest.</w:t>
      </w:r>
    </w:p>
    <w:p w14:paraId="465D78B6" w14:textId="43896431" w:rsidR="008A128A" w:rsidRDefault="008A128A" w:rsidP="00BC27AD">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IBRAE RAN </w:t>
      </w:r>
      <w:r w:rsidR="005572CB">
        <w:rPr>
          <w:rFonts w:ascii="Times New Roman" w:hAnsi="Times New Roman" w:cs="Times New Roman"/>
          <w:sz w:val="24"/>
          <w:szCs w:val="24"/>
        </w:rPr>
        <w:t>successfully applied their methodology to estimate the code error with strong statistical support</w:t>
      </w:r>
      <w:r w:rsidR="0094617D">
        <w:rPr>
          <w:rFonts w:ascii="Times New Roman" w:hAnsi="Times New Roman" w:cs="Times New Roman"/>
          <w:sz w:val="24"/>
          <w:szCs w:val="24"/>
        </w:rPr>
        <w:t xml:space="preserve"> and account for different types of uncertainties</w:t>
      </w:r>
      <w:r w:rsidR="005572CB">
        <w:rPr>
          <w:rFonts w:ascii="Times New Roman" w:hAnsi="Times New Roman" w:cs="Times New Roman"/>
          <w:sz w:val="24"/>
          <w:szCs w:val="24"/>
        </w:rPr>
        <w:t xml:space="preserve">. The comparison of the error estimates for open and blind tests showed the predictive capability of the methodology as well as of the </w:t>
      </w:r>
      <w:r w:rsidR="005572CB" w:rsidRPr="00C83063">
        <w:rPr>
          <w:rFonts w:ascii="Times New Roman" w:hAnsi="Times New Roman" w:cs="Times New Roman"/>
          <w:sz w:val="24"/>
          <w:szCs w:val="24"/>
          <w:lang w:val="en-US"/>
        </w:rPr>
        <w:t>HYDRA-IBRAE/LM</w:t>
      </w:r>
      <w:r w:rsidR="005572CB">
        <w:rPr>
          <w:rFonts w:ascii="Times New Roman" w:hAnsi="Times New Roman" w:cs="Times New Roman"/>
          <w:sz w:val="24"/>
          <w:szCs w:val="24"/>
          <w:lang w:val="en-US"/>
        </w:rPr>
        <w:t xml:space="preserve"> code.</w:t>
      </w:r>
    </w:p>
    <w:p w14:paraId="0AECA800" w14:textId="7DAA71B2" w:rsidR="008A128A" w:rsidRPr="00BC27AD" w:rsidRDefault="00C06714" w:rsidP="00BC27AD">
      <w:pPr>
        <w:spacing w:line="240" w:lineRule="auto"/>
        <w:ind w:left="360"/>
        <w:jc w:val="both"/>
        <w:rPr>
          <w:rFonts w:ascii="Times New Roman" w:hAnsi="Times New Roman" w:cs="Times New Roman"/>
          <w:sz w:val="24"/>
          <w:szCs w:val="24"/>
        </w:rPr>
      </w:pPr>
      <w:r w:rsidRPr="00C06714">
        <w:rPr>
          <w:rFonts w:ascii="Times New Roman" w:hAnsi="Times New Roman" w:cs="Times New Roman"/>
          <w:sz w:val="24"/>
          <w:szCs w:val="24"/>
        </w:rPr>
        <w:t xml:space="preserve">With regard to the CFD-based uncertainty quantification activities carried out at </w:t>
      </w:r>
      <w:proofErr w:type="spellStart"/>
      <w:r w:rsidRPr="00C06714">
        <w:rPr>
          <w:rFonts w:ascii="Times New Roman" w:hAnsi="Times New Roman" w:cs="Times New Roman"/>
          <w:sz w:val="24"/>
          <w:szCs w:val="24"/>
        </w:rPr>
        <w:t>UniPi</w:t>
      </w:r>
      <w:proofErr w:type="spellEnd"/>
      <w:r w:rsidRPr="00C06714">
        <w:rPr>
          <w:rFonts w:ascii="Times New Roman" w:hAnsi="Times New Roman" w:cs="Times New Roman"/>
          <w:sz w:val="24"/>
          <w:szCs w:val="24"/>
        </w:rPr>
        <w:t xml:space="preserve">, it should be emphasised that the high computational demand represents a significant obstacle to widespread application. Nevertheless, the use of the DS method in this study </w:t>
      </w:r>
      <w:r w:rsidRPr="00C06714">
        <w:rPr>
          <w:rFonts w:ascii="Times New Roman" w:hAnsi="Times New Roman" w:cs="Times New Roman"/>
          <w:sz w:val="24"/>
          <w:szCs w:val="24"/>
        </w:rPr>
        <w:lastRenderedPageBreak/>
        <w:t>proved to be both effective and robust, yielding uncertainty bounds comparable to more computationally intensive approaches while maintaining a reasonable and manageable cost. Although high-resolution three-dimensional simulations require substantial computational resources—thus limiting their use for real-time or full-system analyses—alternative strategies may help alleviate this constraint. In particular, GPU-accelerated solvers and hybrid modelling approaches, such as CFD–system code coupling, could be further explored to enhance efficiency without compromising predictive capability.</w:t>
      </w:r>
    </w:p>
    <w:p w14:paraId="5A9D43B4" w14:textId="03EE866E" w:rsidR="001F3772" w:rsidRPr="00C83063" w:rsidRDefault="00C83063" w:rsidP="08743BF6">
      <w:pPr>
        <w:rPr>
          <w:rFonts w:ascii="Times New Roman" w:hAnsi="Times New Roman" w:cs="Times New Roman"/>
          <w:bCs/>
          <w:sz w:val="24"/>
          <w:szCs w:val="24"/>
        </w:rPr>
      </w:pPr>
      <w:r w:rsidRPr="00C83063">
        <w:rPr>
          <w:rFonts w:ascii="Times New Roman" w:hAnsi="Times New Roman" w:cs="Times New Roman"/>
          <w:bCs/>
          <w:sz w:val="24"/>
          <w:szCs w:val="24"/>
        </w:rPr>
        <w:t>References</w:t>
      </w:r>
      <w:r>
        <w:rPr>
          <w:rFonts w:ascii="Times New Roman" w:hAnsi="Times New Roman" w:cs="Times New Roman"/>
          <w:bCs/>
          <w:sz w:val="24"/>
          <w:szCs w:val="24"/>
        </w:rPr>
        <w:t>:</w:t>
      </w:r>
    </w:p>
    <w:p w14:paraId="73AD9494" w14:textId="1185B343" w:rsidR="001C0B1F" w:rsidRPr="001C0B1F" w:rsidRDefault="001C0B1F" w:rsidP="003E5E54">
      <w:pPr>
        <w:numPr>
          <w:ilvl w:val="0"/>
          <w:numId w:val="14"/>
        </w:numPr>
        <w:contextualSpacing/>
        <w:jc w:val="both"/>
        <w:rPr>
          <w:rFonts w:ascii="Times New Roman" w:eastAsia="DengXian" w:hAnsi="Times New Roman" w:cs="Times New Roman"/>
          <w:sz w:val="24"/>
          <w:szCs w:val="24"/>
          <w14:ligatures w14:val="none"/>
        </w:rPr>
      </w:pPr>
      <w:bookmarkStart w:id="60" w:name="_Ref190262792"/>
      <w:bookmarkStart w:id="61" w:name="_Ref221308454"/>
      <w:r w:rsidRPr="001C0B1F">
        <w:rPr>
          <w:rFonts w:ascii="Times New Roman" w:hAnsi="Times New Roman" w:cs="Times New Roman"/>
          <w:color w:val="222222"/>
          <w:sz w:val="24"/>
          <w:szCs w:val="24"/>
          <w:shd w:val="clear" w:color="auto" w:fill="FFFFFF"/>
          <w:lang w:val="en-US"/>
        </w:rPr>
        <w:t>Williams, M. L. (1979). Development of depletion perturbation theory for coupled neutron/nuclide fields.</w:t>
      </w:r>
      <w:r w:rsidRPr="001C0B1F">
        <w:rPr>
          <w:rStyle w:val="apple-converted-space"/>
          <w:rFonts w:ascii="Times New Roman" w:hAnsi="Times New Roman" w:cs="Times New Roman"/>
          <w:color w:val="222222"/>
          <w:sz w:val="24"/>
          <w:szCs w:val="24"/>
          <w:shd w:val="clear" w:color="auto" w:fill="FFFFFF"/>
          <w:lang w:val="en-US"/>
        </w:rPr>
        <w:t> </w:t>
      </w:r>
      <w:r w:rsidRPr="001C0B1F">
        <w:rPr>
          <w:rFonts w:ascii="Times New Roman" w:hAnsi="Times New Roman" w:cs="Times New Roman"/>
          <w:color w:val="222222"/>
          <w:sz w:val="24"/>
          <w:szCs w:val="24"/>
        </w:rPr>
        <w:t>Nuclear Science and Engineering</w:t>
      </w:r>
      <w:r w:rsidRPr="001C0B1F">
        <w:rPr>
          <w:rFonts w:ascii="Times New Roman" w:hAnsi="Times New Roman" w:cs="Times New Roman"/>
          <w:color w:val="222222"/>
          <w:sz w:val="24"/>
          <w:szCs w:val="24"/>
          <w:shd w:val="clear" w:color="auto" w:fill="FFFFFF"/>
        </w:rPr>
        <w:t>,</w:t>
      </w:r>
      <w:r w:rsidRPr="001C0B1F">
        <w:rPr>
          <w:rStyle w:val="apple-converted-space"/>
          <w:rFonts w:ascii="Times New Roman" w:hAnsi="Times New Roman" w:cs="Times New Roman"/>
          <w:color w:val="222222"/>
          <w:sz w:val="24"/>
          <w:szCs w:val="24"/>
          <w:shd w:val="clear" w:color="auto" w:fill="FFFFFF"/>
        </w:rPr>
        <w:t> </w:t>
      </w:r>
      <w:r w:rsidRPr="001C0B1F">
        <w:rPr>
          <w:rFonts w:ascii="Times New Roman" w:hAnsi="Times New Roman" w:cs="Times New Roman"/>
          <w:color w:val="222222"/>
          <w:sz w:val="24"/>
          <w:szCs w:val="24"/>
        </w:rPr>
        <w:t>70</w:t>
      </w:r>
      <w:r w:rsidRPr="001C0B1F">
        <w:rPr>
          <w:rFonts w:ascii="Times New Roman" w:hAnsi="Times New Roman" w:cs="Times New Roman"/>
          <w:color w:val="222222"/>
          <w:sz w:val="24"/>
          <w:szCs w:val="24"/>
          <w:shd w:val="clear" w:color="auto" w:fill="FFFFFF"/>
        </w:rPr>
        <w:t>(1), 20-36.</w:t>
      </w:r>
      <w:bookmarkEnd w:id="60"/>
    </w:p>
    <w:p w14:paraId="513AD453" w14:textId="050E35A9" w:rsidR="001C0B1F" w:rsidRPr="001C0B1F" w:rsidRDefault="001C0B1F" w:rsidP="003E5E54">
      <w:pPr>
        <w:numPr>
          <w:ilvl w:val="0"/>
          <w:numId w:val="14"/>
        </w:numPr>
        <w:contextualSpacing/>
        <w:jc w:val="both"/>
        <w:rPr>
          <w:rFonts w:ascii="Times New Roman" w:eastAsia="DengXian" w:hAnsi="Times New Roman" w:cs="Times New Roman"/>
          <w:sz w:val="24"/>
          <w:szCs w:val="24"/>
          <w14:ligatures w14:val="none"/>
        </w:rPr>
      </w:pPr>
      <w:bookmarkStart w:id="62" w:name="_Ref221632736"/>
      <w:r w:rsidRPr="001C0B1F">
        <w:rPr>
          <w:rFonts w:ascii="Times New Roman" w:hAnsi="Times New Roman" w:cs="Times New Roman"/>
          <w:color w:val="222222"/>
          <w:sz w:val="24"/>
          <w:szCs w:val="24"/>
          <w:shd w:val="clear" w:color="auto" w:fill="FFFFFF"/>
          <w:lang w:val="en-US"/>
        </w:rPr>
        <w:t xml:space="preserve">Parks, C. V., Tomlinson, E. T. and E. M. </w:t>
      </w:r>
      <w:proofErr w:type="spellStart"/>
      <w:r w:rsidRPr="001C0B1F">
        <w:rPr>
          <w:rFonts w:ascii="Times New Roman" w:hAnsi="Times New Roman" w:cs="Times New Roman"/>
          <w:color w:val="222222"/>
          <w:sz w:val="24"/>
          <w:szCs w:val="24"/>
          <w:shd w:val="clear" w:color="auto" w:fill="FFFFFF"/>
          <w:lang w:val="en-US"/>
        </w:rPr>
        <w:t>Oblow</w:t>
      </w:r>
      <w:proofErr w:type="spellEnd"/>
      <w:r w:rsidRPr="001C0B1F">
        <w:rPr>
          <w:rFonts w:ascii="Times New Roman" w:hAnsi="Times New Roman" w:cs="Times New Roman"/>
          <w:color w:val="222222"/>
          <w:sz w:val="24"/>
          <w:szCs w:val="24"/>
          <w:shd w:val="clear" w:color="auto" w:fill="FFFFFF"/>
          <w:lang w:val="en-US"/>
        </w:rPr>
        <w:t xml:space="preserve"> (1979). The application of generalized perturbation theory to fast reactor safety sensitivity studies.</w:t>
      </w:r>
      <w:r w:rsidRPr="001C0B1F">
        <w:rPr>
          <w:rStyle w:val="apple-converted-space"/>
          <w:rFonts w:ascii="Times New Roman" w:hAnsi="Times New Roman" w:cs="Times New Roman"/>
          <w:color w:val="222222"/>
          <w:sz w:val="24"/>
          <w:szCs w:val="24"/>
          <w:shd w:val="clear" w:color="auto" w:fill="FFFFFF"/>
          <w:lang w:val="en-US"/>
        </w:rPr>
        <w:t> Technical Report 7908/6-29</w:t>
      </w:r>
      <w:r w:rsidRPr="001C0B1F">
        <w:rPr>
          <w:rFonts w:ascii="Times New Roman" w:hAnsi="Times New Roman" w:cs="Times New Roman"/>
          <w:color w:val="222222"/>
          <w:sz w:val="24"/>
          <w:szCs w:val="24"/>
          <w:shd w:val="clear" w:color="auto" w:fill="FFFFFF"/>
          <w:lang w:val="en-US"/>
        </w:rPr>
        <w:t>.</w:t>
      </w:r>
      <w:bookmarkEnd w:id="62"/>
    </w:p>
    <w:p w14:paraId="1F1835DC" w14:textId="77777777" w:rsidR="00216C2C" w:rsidRPr="001C0B1F" w:rsidRDefault="00216C2C" w:rsidP="003E5E54">
      <w:pPr>
        <w:numPr>
          <w:ilvl w:val="0"/>
          <w:numId w:val="14"/>
        </w:numPr>
        <w:contextualSpacing/>
        <w:jc w:val="both"/>
        <w:rPr>
          <w:rFonts w:ascii="Times New Roman" w:eastAsia="DengXian" w:hAnsi="Times New Roman" w:cs="Times New Roman"/>
          <w:sz w:val="24"/>
          <w:szCs w:val="24"/>
          <w14:ligatures w14:val="none"/>
        </w:rPr>
      </w:pPr>
      <w:bookmarkStart w:id="63" w:name="_Ref221313116"/>
      <w:proofErr w:type="spellStart"/>
      <w:r w:rsidRPr="001C0B1F">
        <w:rPr>
          <w:rFonts w:ascii="Times New Roman" w:eastAsia="DengXian" w:hAnsi="Times New Roman" w:cs="Times New Roman"/>
          <w:sz w:val="24"/>
          <w:szCs w:val="24"/>
          <w14:ligatures w14:val="none"/>
        </w:rPr>
        <w:t>Glaeser</w:t>
      </w:r>
      <w:proofErr w:type="spellEnd"/>
      <w:r w:rsidRPr="001C0B1F">
        <w:rPr>
          <w:rFonts w:ascii="Times New Roman" w:eastAsia="DengXian" w:hAnsi="Times New Roman" w:cs="Times New Roman"/>
          <w:sz w:val="24"/>
          <w:szCs w:val="24"/>
          <w14:ligatures w14:val="none"/>
        </w:rPr>
        <w:t xml:space="preserve">, Horst. ‘GRS Method for Uncertainty and Sensitivity Evaluation of Code Results and Applications’. </w:t>
      </w:r>
      <w:r w:rsidRPr="001C0B1F">
        <w:rPr>
          <w:rFonts w:ascii="Times New Roman" w:eastAsia="DengXian" w:hAnsi="Times New Roman" w:cs="Times New Roman"/>
          <w:i/>
          <w:iCs/>
          <w:sz w:val="24"/>
          <w:szCs w:val="24"/>
          <w14:ligatures w14:val="none"/>
        </w:rPr>
        <w:t>Science and Technology of Nuclear Installations</w:t>
      </w:r>
      <w:r w:rsidRPr="001C0B1F">
        <w:rPr>
          <w:rFonts w:ascii="Times New Roman" w:eastAsia="DengXian" w:hAnsi="Times New Roman" w:cs="Times New Roman"/>
          <w:sz w:val="24"/>
          <w:szCs w:val="24"/>
          <w14:ligatures w14:val="none"/>
        </w:rPr>
        <w:t xml:space="preserve"> 2008 (2008): 1–7. </w:t>
      </w:r>
      <w:hyperlink r:id="rId47" w:history="1">
        <w:r w:rsidRPr="001C0B1F">
          <w:rPr>
            <w:rFonts w:ascii="Times New Roman" w:eastAsia="DengXian" w:hAnsi="Times New Roman" w:cs="Times New Roman"/>
            <w:color w:val="0000FF"/>
            <w:sz w:val="24"/>
            <w:szCs w:val="24"/>
            <w:u w:val="single"/>
            <w14:ligatures w14:val="none"/>
          </w:rPr>
          <w:t>https://doi.org/10.1155/2008/798901</w:t>
        </w:r>
      </w:hyperlink>
      <w:r w:rsidRPr="001C0B1F">
        <w:rPr>
          <w:rFonts w:ascii="Times New Roman" w:eastAsia="DengXian" w:hAnsi="Times New Roman" w:cs="Times New Roman"/>
          <w:sz w:val="24"/>
          <w:szCs w:val="24"/>
          <w14:ligatures w14:val="none"/>
        </w:rPr>
        <w:t>.</w:t>
      </w:r>
      <w:bookmarkEnd w:id="63"/>
    </w:p>
    <w:p w14:paraId="19C22421" w14:textId="77777777" w:rsidR="001C0B1F" w:rsidRPr="001C0B1F" w:rsidRDefault="001C0B1F" w:rsidP="003E5E54">
      <w:pPr>
        <w:numPr>
          <w:ilvl w:val="0"/>
          <w:numId w:val="14"/>
        </w:numPr>
        <w:contextualSpacing/>
        <w:jc w:val="both"/>
        <w:rPr>
          <w:rFonts w:ascii="Calibri" w:eastAsia="DengXian" w:hAnsi="Calibri" w:cs="Times New Roman"/>
          <w14:ligatures w14:val="none"/>
        </w:rPr>
      </w:pPr>
      <w:bookmarkStart w:id="64" w:name="_Ref221632797"/>
      <w:r w:rsidRPr="001C0B1F">
        <w:rPr>
          <w:rFonts w:ascii="Times New Roman" w:eastAsia="DengXian" w:hAnsi="Times New Roman" w:cs="Times New Roman"/>
          <w:sz w:val="24"/>
          <w:szCs w:val="24"/>
          <w14:ligatures w14:val="none"/>
        </w:rPr>
        <w:t xml:space="preserve">Oberkampf, William L, and Christopher J Roy. </w:t>
      </w:r>
      <w:r w:rsidRPr="001C0B1F">
        <w:rPr>
          <w:rFonts w:ascii="Times New Roman" w:eastAsia="DengXian" w:hAnsi="Times New Roman" w:cs="Times New Roman"/>
          <w:i/>
          <w:sz w:val="24"/>
          <w:szCs w:val="24"/>
          <w14:ligatures w14:val="none"/>
        </w:rPr>
        <w:t>Verification and Validation in Scientific Computing</w:t>
      </w:r>
      <w:r w:rsidRPr="001C0B1F">
        <w:rPr>
          <w:rFonts w:ascii="Times New Roman" w:eastAsia="DengXian" w:hAnsi="Times New Roman" w:cs="Times New Roman"/>
          <w:sz w:val="24"/>
          <w:szCs w:val="24"/>
          <w14:ligatures w14:val="none"/>
        </w:rPr>
        <w:t>. Cambridge University Press, 2010.</w:t>
      </w:r>
      <w:bookmarkEnd w:id="61"/>
      <w:bookmarkEnd w:id="64"/>
    </w:p>
    <w:p w14:paraId="47F0BD83" w14:textId="77777777" w:rsidR="001C0B1F" w:rsidRPr="001C0B1F" w:rsidRDefault="001C0B1F" w:rsidP="003E5E54">
      <w:pPr>
        <w:numPr>
          <w:ilvl w:val="0"/>
          <w:numId w:val="14"/>
        </w:numPr>
        <w:contextualSpacing/>
        <w:jc w:val="both"/>
        <w:rPr>
          <w:rFonts w:ascii="Times New Roman" w:eastAsia="DengXian" w:hAnsi="Times New Roman" w:cs="Times New Roman"/>
          <w:sz w:val="24"/>
          <w:szCs w:val="24"/>
          <w14:ligatures w14:val="none"/>
        </w:rPr>
      </w:pPr>
      <w:r w:rsidRPr="001C0B1F">
        <w:rPr>
          <w:rFonts w:ascii="Times New Roman" w:eastAsia="DengXian" w:hAnsi="Times New Roman" w:cs="Times New Roman"/>
          <w:sz w:val="24"/>
          <w:szCs w:val="24"/>
          <w14:ligatures w14:val="none"/>
        </w:rPr>
        <w:t xml:space="preserve"> </w:t>
      </w:r>
      <w:bookmarkStart w:id="65" w:name="_Ref221308756"/>
      <w:r w:rsidRPr="001C0B1F">
        <w:rPr>
          <w:rFonts w:ascii="Times New Roman" w:eastAsia="DengXian" w:hAnsi="Times New Roman" w:cs="Times New Roman"/>
          <w:i/>
          <w:sz w:val="24"/>
          <w:szCs w:val="24"/>
          <w14:ligatures w14:val="none"/>
        </w:rPr>
        <w:t>Standard for Verification and Validation in Computational Fluid Dynamics and Heat Transfer. An American National Standard.</w:t>
      </w:r>
      <w:r w:rsidRPr="001C0B1F">
        <w:rPr>
          <w:rFonts w:ascii="Times New Roman" w:eastAsia="DengXian" w:hAnsi="Times New Roman" w:cs="Times New Roman"/>
          <w:sz w:val="24"/>
          <w:szCs w:val="24"/>
          <w14:ligatures w14:val="none"/>
        </w:rPr>
        <w:t xml:space="preserve"> ASME V&amp;V 20 – 2009. 2009.</w:t>
      </w:r>
      <w:bookmarkEnd w:id="65"/>
      <w:r w:rsidRPr="001C0B1F">
        <w:rPr>
          <w:rFonts w:ascii="Times New Roman" w:eastAsia="DengXian" w:hAnsi="Times New Roman" w:cs="Times New Roman"/>
          <w:sz w:val="24"/>
          <w:szCs w:val="24"/>
          <w:lang w:val="en-US"/>
          <w14:ligatures w14:val="none"/>
        </w:rPr>
        <w:t xml:space="preserve"> </w:t>
      </w:r>
    </w:p>
    <w:p w14:paraId="79A314EA" w14:textId="77777777" w:rsidR="001C0B1F" w:rsidRPr="001C0B1F" w:rsidRDefault="001C0B1F" w:rsidP="003E5E54">
      <w:pPr>
        <w:numPr>
          <w:ilvl w:val="0"/>
          <w:numId w:val="14"/>
        </w:numPr>
        <w:contextualSpacing/>
        <w:jc w:val="both"/>
        <w:rPr>
          <w:rFonts w:ascii="Times New Roman" w:eastAsia="DengXian" w:hAnsi="Times New Roman" w:cs="Times New Roman"/>
          <w:sz w:val="24"/>
          <w:szCs w:val="24"/>
          <w14:ligatures w14:val="none"/>
        </w:rPr>
      </w:pPr>
      <w:bookmarkStart w:id="66" w:name="_Ref221311806"/>
      <w:proofErr w:type="spellStart"/>
      <w:r w:rsidRPr="001C0B1F">
        <w:rPr>
          <w:rFonts w:ascii="Times New Roman" w:eastAsia="DengXian" w:hAnsi="Times New Roman" w:cs="Times New Roman"/>
          <w:sz w:val="24"/>
          <w:szCs w:val="24"/>
          <w14:ligatures w14:val="none"/>
        </w:rPr>
        <w:t>Ryzhov</w:t>
      </w:r>
      <w:proofErr w:type="spellEnd"/>
      <w:r w:rsidRPr="001C0B1F">
        <w:rPr>
          <w:rFonts w:ascii="Times New Roman" w:eastAsia="DengXian" w:hAnsi="Times New Roman" w:cs="Times New Roman"/>
          <w:sz w:val="24"/>
          <w:szCs w:val="24"/>
          <w14:ligatures w14:val="none"/>
        </w:rPr>
        <w:t xml:space="preserve">, N.I., K.S. </w:t>
      </w:r>
      <w:proofErr w:type="spellStart"/>
      <w:r w:rsidRPr="001C0B1F">
        <w:rPr>
          <w:rFonts w:ascii="Times New Roman" w:eastAsia="DengXian" w:hAnsi="Times New Roman" w:cs="Times New Roman"/>
          <w:sz w:val="24"/>
          <w:szCs w:val="24"/>
          <w14:ligatures w14:val="none"/>
        </w:rPr>
        <w:t>Dolganov</w:t>
      </w:r>
      <w:proofErr w:type="spellEnd"/>
      <w:r w:rsidRPr="001C0B1F">
        <w:rPr>
          <w:rFonts w:ascii="Times New Roman" w:eastAsia="DengXian" w:hAnsi="Times New Roman" w:cs="Times New Roman"/>
          <w:sz w:val="24"/>
          <w:szCs w:val="24"/>
          <w14:ligatures w14:val="none"/>
        </w:rPr>
        <w:t xml:space="preserve">, </w:t>
      </w:r>
      <w:proofErr w:type="spellStart"/>
      <w:r w:rsidRPr="001C0B1F">
        <w:rPr>
          <w:rFonts w:ascii="Times New Roman" w:eastAsia="DengXian" w:hAnsi="Times New Roman" w:cs="Times New Roman"/>
          <w:sz w:val="24"/>
          <w:szCs w:val="24"/>
          <w14:ligatures w14:val="none"/>
        </w:rPr>
        <w:t>Yu.A</w:t>
      </w:r>
      <w:proofErr w:type="spellEnd"/>
      <w:r w:rsidRPr="001C0B1F">
        <w:rPr>
          <w:rFonts w:ascii="Times New Roman" w:eastAsia="DengXian" w:hAnsi="Times New Roman" w:cs="Times New Roman"/>
          <w:sz w:val="24"/>
          <w:szCs w:val="24"/>
          <w14:ligatures w14:val="none"/>
        </w:rPr>
        <w:t xml:space="preserve">. </w:t>
      </w:r>
      <w:proofErr w:type="spellStart"/>
      <w:r w:rsidRPr="001C0B1F">
        <w:rPr>
          <w:rFonts w:ascii="Times New Roman" w:eastAsia="DengXian" w:hAnsi="Times New Roman" w:cs="Times New Roman"/>
          <w:sz w:val="24"/>
          <w:szCs w:val="24"/>
          <w14:ligatures w14:val="none"/>
        </w:rPr>
        <w:t>Zvonarev</w:t>
      </w:r>
      <w:proofErr w:type="spellEnd"/>
      <w:r w:rsidRPr="001C0B1F">
        <w:rPr>
          <w:rFonts w:ascii="Times New Roman" w:eastAsia="DengXian" w:hAnsi="Times New Roman" w:cs="Times New Roman"/>
          <w:sz w:val="24"/>
          <w:szCs w:val="24"/>
          <w14:ligatures w14:val="none"/>
        </w:rPr>
        <w:t xml:space="preserve">, et al. ‘Evaluation of Uncertainties Associated with Best Estimates of Parameters in the Deterministic Analysis of a Severe Accident’. </w:t>
      </w:r>
      <w:r w:rsidRPr="001C0B1F">
        <w:rPr>
          <w:rFonts w:ascii="Times New Roman" w:eastAsia="DengXian" w:hAnsi="Times New Roman" w:cs="Times New Roman"/>
          <w:i/>
          <w:iCs/>
          <w:sz w:val="24"/>
          <w:szCs w:val="24"/>
          <w14:ligatures w14:val="none"/>
        </w:rPr>
        <w:t>Nuclear Engineering and Design</w:t>
      </w:r>
      <w:r w:rsidRPr="001C0B1F">
        <w:rPr>
          <w:rFonts w:ascii="Times New Roman" w:eastAsia="DengXian" w:hAnsi="Times New Roman" w:cs="Times New Roman"/>
          <w:sz w:val="24"/>
          <w:szCs w:val="24"/>
          <w14:ligatures w14:val="none"/>
        </w:rPr>
        <w:t xml:space="preserve"> 415 (December 2023): 112741. </w:t>
      </w:r>
      <w:hyperlink r:id="rId48" w:history="1">
        <w:r w:rsidRPr="001C0B1F">
          <w:rPr>
            <w:rFonts w:ascii="Times New Roman" w:eastAsia="DengXian" w:hAnsi="Times New Roman" w:cs="Times New Roman"/>
            <w:color w:val="0000FF"/>
            <w:sz w:val="24"/>
            <w:szCs w:val="24"/>
            <w:u w:val="single"/>
            <w14:ligatures w14:val="none"/>
          </w:rPr>
          <w:t>https://doi.org/10.1016/j.nucengdes.2023.112741</w:t>
        </w:r>
      </w:hyperlink>
      <w:r w:rsidRPr="001C0B1F">
        <w:rPr>
          <w:rFonts w:ascii="Times New Roman" w:eastAsia="DengXian" w:hAnsi="Times New Roman" w:cs="Times New Roman"/>
          <w:sz w:val="24"/>
          <w:szCs w:val="24"/>
          <w14:ligatures w14:val="none"/>
        </w:rPr>
        <w:t>.</w:t>
      </w:r>
      <w:bookmarkEnd w:id="66"/>
    </w:p>
    <w:p w14:paraId="00665C68" w14:textId="77777777" w:rsidR="001C0B1F" w:rsidRPr="001C0B1F" w:rsidRDefault="001C0B1F" w:rsidP="003E5E54">
      <w:pPr>
        <w:numPr>
          <w:ilvl w:val="0"/>
          <w:numId w:val="14"/>
        </w:numPr>
        <w:contextualSpacing/>
        <w:jc w:val="both"/>
        <w:rPr>
          <w:rFonts w:ascii="Times New Roman" w:eastAsia="DengXian" w:hAnsi="Times New Roman" w:cs="Times New Roman"/>
          <w:sz w:val="24"/>
          <w:szCs w:val="24"/>
          <w14:ligatures w14:val="none"/>
        </w:rPr>
      </w:pPr>
      <w:bookmarkStart w:id="67" w:name="_Ref221311978"/>
      <w:r w:rsidRPr="001C0B1F">
        <w:rPr>
          <w:rFonts w:ascii="Times New Roman" w:eastAsia="DengXian" w:hAnsi="Times New Roman" w:cs="Times New Roman"/>
          <w:sz w:val="24"/>
          <w:szCs w:val="24"/>
          <w14:ligatures w14:val="none"/>
        </w:rPr>
        <w:t xml:space="preserve">Moiseenko, E.V., N.A. Mosunova, V.F. </w:t>
      </w:r>
      <w:proofErr w:type="spellStart"/>
      <w:r w:rsidRPr="001C0B1F">
        <w:rPr>
          <w:rFonts w:ascii="Times New Roman" w:eastAsia="DengXian" w:hAnsi="Times New Roman" w:cs="Times New Roman"/>
          <w:sz w:val="24"/>
          <w:szCs w:val="24"/>
          <w14:ligatures w14:val="none"/>
        </w:rPr>
        <w:t>Strizhov</w:t>
      </w:r>
      <w:proofErr w:type="spellEnd"/>
      <w:r w:rsidRPr="001C0B1F">
        <w:rPr>
          <w:rFonts w:ascii="Times New Roman" w:eastAsia="DengXian" w:hAnsi="Times New Roman" w:cs="Times New Roman"/>
          <w:sz w:val="24"/>
          <w:szCs w:val="24"/>
          <w14:ligatures w14:val="none"/>
        </w:rPr>
        <w:t xml:space="preserve">, and D.S. </w:t>
      </w:r>
      <w:proofErr w:type="spellStart"/>
      <w:r w:rsidRPr="001C0B1F">
        <w:rPr>
          <w:rFonts w:ascii="Times New Roman" w:eastAsia="DengXian" w:hAnsi="Times New Roman" w:cs="Times New Roman"/>
          <w:sz w:val="24"/>
          <w:szCs w:val="24"/>
          <w14:ligatures w14:val="none"/>
        </w:rPr>
        <w:t>Synitcyn</w:t>
      </w:r>
      <w:proofErr w:type="spellEnd"/>
      <w:r w:rsidRPr="001C0B1F">
        <w:rPr>
          <w:rFonts w:ascii="Times New Roman" w:eastAsia="DengXian" w:hAnsi="Times New Roman" w:cs="Times New Roman"/>
          <w:sz w:val="24"/>
          <w:szCs w:val="24"/>
          <w14:ligatures w14:val="none"/>
        </w:rPr>
        <w:t xml:space="preserve">. ‘Uniform Approach to Validation of Codes in Application for Conservative and Realistic Accidents </w:t>
      </w:r>
      <w:proofErr w:type="spellStart"/>
      <w:r w:rsidRPr="001C0B1F">
        <w:rPr>
          <w:rFonts w:ascii="Times New Roman" w:eastAsia="DengXian" w:hAnsi="Times New Roman" w:cs="Times New Roman"/>
          <w:sz w:val="24"/>
          <w:szCs w:val="24"/>
          <w14:ligatures w14:val="none"/>
        </w:rPr>
        <w:t>Modeling</w:t>
      </w:r>
      <w:proofErr w:type="spellEnd"/>
      <w:r w:rsidRPr="001C0B1F">
        <w:rPr>
          <w:rFonts w:ascii="Times New Roman" w:eastAsia="DengXian" w:hAnsi="Times New Roman" w:cs="Times New Roman"/>
          <w:sz w:val="24"/>
          <w:szCs w:val="24"/>
          <w14:ligatures w14:val="none"/>
        </w:rPr>
        <w:t xml:space="preserve">’. </w:t>
      </w:r>
      <w:r w:rsidRPr="001C0B1F">
        <w:rPr>
          <w:rFonts w:ascii="Times New Roman" w:eastAsia="DengXian" w:hAnsi="Times New Roman" w:cs="Times New Roman"/>
          <w:i/>
          <w:iCs/>
          <w:sz w:val="24"/>
          <w:szCs w:val="24"/>
          <w14:ligatures w14:val="none"/>
        </w:rPr>
        <w:t>Progress in Nuclear Energy</w:t>
      </w:r>
      <w:r w:rsidRPr="001C0B1F">
        <w:rPr>
          <w:rFonts w:ascii="Times New Roman" w:eastAsia="DengXian" w:hAnsi="Times New Roman" w:cs="Times New Roman"/>
          <w:sz w:val="24"/>
          <w:szCs w:val="24"/>
          <w14:ligatures w14:val="none"/>
        </w:rPr>
        <w:t xml:space="preserve"> 193 (March 2026): 106195. </w:t>
      </w:r>
      <w:hyperlink r:id="rId49" w:history="1">
        <w:r w:rsidRPr="001C0B1F">
          <w:rPr>
            <w:rFonts w:ascii="Times New Roman" w:eastAsia="DengXian" w:hAnsi="Times New Roman" w:cs="Times New Roman"/>
            <w:color w:val="0000FF"/>
            <w:sz w:val="24"/>
            <w:szCs w:val="24"/>
            <w:u w:val="single"/>
            <w14:ligatures w14:val="none"/>
          </w:rPr>
          <w:t>https://doi.org/10.1016/j.pnucene.2025.106195</w:t>
        </w:r>
      </w:hyperlink>
      <w:r w:rsidRPr="001C0B1F">
        <w:rPr>
          <w:rFonts w:ascii="Times New Roman" w:eastAsia="DengXian" w:hAnsi="Times New Roman" w:cs="Times New Roman"/>
          <w:sz w:val="24"/>
          <w:szCs w:val="24"/>
          <w14:ligatures w14:val="none"/>
        </w:rPr>
        <w:t>.</w:t>
      </w:r>
      <w:bookmarkEnd w:id="67"/>
    </w:p>
    <w:p w14:paraId="2ECAE7A6" w14:textId="77777777" w:rsidR="001C0B1F" w:rsidRPr="001C0B1F" w:rsidRDefault="001C0B1F" w:rsidP="003E5E54">
      <w:pPr>
        <w:numPr>
          <w:ilvl w:val="0"/>
          <w:numId w:val="14"/>
        </w:numPr>
        <w:spacing w:after="0" w:line="240" w:lineRule="auto"/>
        <w:contextualSpacing/>
        <w:jc w:val="both"/>
        <w:rPr>
          <w:rFonts w:ascii="Times New Roman" w:eastAsia="DengXian" w:hAnsi="Times New Roman" w:cs="Times New Roman"/>
          <w:kern w:val="0"/>
          <w:sz w:val="24"/>
          <w:szCs w:val="24"/>
          <w:lang w:val="en-US" w:eastAsia="ru-RU"/>
          <w14:ligatures w14:val="none"/>
        </w:rPr>
      </w:pPr>
      <w:bookmarkStart w:id="68" w:name="_Ref221313326"/>
      <w:r w:rsidRPr="001C0B1F">
        <w:rPr>
          <w:rFonts w:ascii="Times New Roman" w:eastAsia="DengXian" w:hAnsi="Times New Roman" w:cs="Times New Roman"/>
          <w:i/>
          <w:iCs/>
          <w:kern w:val="0"/>
          <w:sz w:val="24"/>
          <w:szCs w:val="24"/>
          <w:lang w:val="en-US" w:eastAsia="ru-RU"/>
          <w14:ligatures w14:val="none"/>
        </w:rPr>
        <w:t>Best Estimate Safety Analysis for Nuclear Power Plants: Uncertainty Evaluation</w:t>
      </w:r>
      <w:r w:rsidRPr="001C0B1F">
        <w:rPr>
          <w:rFonts w:ascii="Times New Roman" w:eastAsia="DengXian" w:hAnsi="Times New Roman" w:cs="Times New Roman"/>
          <w:kern w:val="0"/>
          <w:sz w:val="24"/>
          <w:szCs w:val="24"/>
          <w:lang w:val="en-US" w:eastAsia="ru-RU"/>
          <w14:ligatures w14:val="none"/>
        </w:rPr>
        <w:t xml:space="preserve">. Safety Reports Series 52. </w:t>
      </w:r>
      <w:proofErr w:type="spellStart"/>
      <w:r w:rsidRPr="001C0B1F">
        <w:rPr>
          <w:rFonts w:ascii="Times New Roman" w:eastAsia="DengXian" w:hAnsi="Times New Roman" w:cs="Times New Roman"/>
          <w:kern w:val="0"/>
          <w:sz w:val="24"/>
          <w:szCs w:val="24"/>
          <w:lang w:val="en-US" w:eastAsia="ru-RU"/>
          <w14:ligatures w14:val="none"/>
        </w:rPr>
        <w:t>Internat.</w:t>
      </w:r>
      <w:proofErr w:type="spellEnd"/>
      <w:r w:rsidRPr="001C0B1F">
        <w:rPr>
          <w:rFonts w:ascii="Times New Roman" w:eastAsia="DengXian" w:hAnsi="Times New Roman" w:cs="Times New Roman"/>
          <w:kern w:val="0"/>
          <w:sz w:val="24"/>
          <w:szCs w:val="24"/>
          <w:lang w:val="en-US" w:eastAsia="ru-RU"/>
          <w14:ligatures w14:val="none"/>
        </w:rPr>
        <w:t xml:space="preserve"> Atomic Energy Agency, 2008.</w:t>
      </w:r>
      <w:bookmarkEnd w:id="68"/>
    </w:p>
    <w:p w14:paraId="3925A166" w14:textId="77777777" w:rsidR="001C0B1F" w:rsidRPr="00C06714" w:rsidRDefault="001C0B1F" w:rsidP="003E5E54">
      <w:pPr>
        <w:numPr>
          <w:ilvl w:val="0"/>
          <w:numId w:val="14"/>
        </w:numPr>
        <w:spacing w:after="0" w:line="240" w:lineRule="auto"/>
        <w:contextualSpacing/>
        <w:jc w:val="both"/>
        <w:rPr>
          <w:rFonts w:ascii="Times New Roman" w:eastAsia="DengXian" w:hAnsi="Times New Roman" w:cs="Times New Roman"/>
          <w:kern w:val="0"/>
          <w:sz w:val="24"/>
          <w:szCs w:val="24"/>
          <w:lang w:val="ru-RU" w:eastAsia="ru-RU"/>
          <w14:ligatures w14:val="none"/>
        </w:rPr>
      </w:pPr>
      <w:bookmarkStart w:id="69" w:name="_Ref221313844"/>
      <w:r w:rsidRPr="001C0B1F">
        <w:rPr>
          <w:rFonts w:ascii="Times New Roman" w:eastAsia="DengXian" w:hAnsi="Times New Roman" w:cs="Times New Roman"/>
          <w:kern w:val="0"/>
          <w:sz w:val="24"/>
          <w:szCs w:val="24"/>
          <w:lang w:val="en-US" w:eastAsia="ru-RU"/>
          <w14:ligatures w14:val="none"/>
        </w:rPr>
        <w:t xml:space="preserve">ISO/IEC. </w:t>
      </w:r>
      <w:r w:rsidRPr="001C0B1F">
        <w:rPr>
          <w:rFonts w:ascii="Times New Roman" w:eastAsia="DengXian" w:hAnsi="Times New Roman" w:cs="Times New Roman"/>
          <w:i/>
          <w:iCs/>
          <w:kern w:val="0"/>
          <w:sz w:val="24"/>
          <w:szCs w:val="24"/>
          <w:lang w:val="en-US" w:eastAsia="ru-RU"/>
          <w14:ligatures w14:val="none"/>
        </w:rPr>
        <w:t>Uncertainty of Measurement</w:t>
      </w:r>
      <w:r w:rsidRPr="001C0B1F">
        <w:rPr>
          <w:rFonts w:ascii="Times New Roman" w:eastAsia="DengXian" w:hAnsi="Times New Roman" w:cs="Times New Roman"/>
          <w:kern w:val="0"/>
          <w:sz w:val="24"/>
          <w:szCs w:val="24"/>
          <w:lang w:val="en-US" w:eastAsia="ru-RU"/>
          <w14:ligatures w14:val="none"/>
        </w:rPr>
        <w:t xml:space="preserve">. ISO/IEC Guide 98-3:2008. Pt 3, </w:t>
      </w:r>
      <w:r w:rsidRPr="001C0B1F">
        <w:rPr>
          <w:rFonts w:ascii="Times New Roman" w:eastAsia="DengXian" w:hAnsi="Times New Roman" w:cs="Times New Roman"/>
          <w:i/>
          <w:iCs/>
          <w:kern w:val="0"/>
          <w:sz w:val="24"/>
          <w:szCs w:val="24"/>
          <w:lang w:val="en-US" w:eastAsia="ru-RU"/>
          <w14:ligatures w14:val="none"/>
        </w:rPr>
        <w:t>Guide to the Expression of Uncertainty in Measurement (GUM:1995)</w:t>
      </w:r>
      <w:r w:rsidRPr="001C0B1F">
        <w:rPr>
          <w:rFonts w:ascii="Times New Roman" w:eastAsia="DengXian" w:hAnsi="Times New Roman" w:cs="Times New Roman"/>
          <w:kern w:val="0"/>
          <w:sz w:val="24"/>
          <w:szCs w:val="24"/>
          <w:lang w:val="en-US" w:eastAsia="ru-RU"/>
          <w14:ligatures w14:val="none"/>
        </w:rPr>
        <w:t xml:space="preserve">. </w:t>
      </w:r>
      <w:proofErr w:type="spellStart"/>
      <w:r w:rsidRPr="001C0B1F">
        <w:rPr>
          <w:rFonts w:ascii="Times New Roman" w:eastAsia="DengXian" w:hAnsi="Times New Roman" w:cs="Times New Roman"/>
          <w:kern w:val="0"/>
          <w:sz w:val="24"/>
          <w:szCs w:val="24"/>
          <w:lang w:val="ru-RU" w:eastAsia="ru-RU"/>
          <w14:ligatures w14:val="none"/>
        </w:rPr>
        <w:t>International</w:t>
      </w:r>
      <w:proofErr w:type="spellEnd"/>
      <w:r w:rsidRPr="001C0B1F">
        <w:rPr>
          <w:rFonts w:ascii="Times New Roman" w:eastAsia="DengXian" w:hAnsi="Times New Roman" w:cs="Times New Roman"/>
          <w:kern w:val="0"/>
          <w:sz w:val="24"/>
          <w:szCs w:val="24"/>
          <w:lang w:val="ru-RU" w:eastAsia="ru-RU"/>
          <w14:ligatures w14:val="none"/>
        </w:rPr>
        <w:t xml:space="preserve"> </w:t>
      </w:r>
      <w:proofErr w:type="spellStart"/>
      <w:r w:rsidRPr="001C0B1F">
        <w:rPr>
          <w:rFonts w:ascii="Times New Roman" w:eastAsia="DengXian" w:hAnsi="Times New Roman" w:cs="Times New Roman"/>
          <w:kern w:val="0"/>
          <w:sz w:val="24"/>
          <w:szCs w:val="24"/>
          <w:lang w:val="ru-RU" w:eastAsia="ru-RU"/>
          <w14:ligatures w14:val="none"/>
        </w:rPr>
        <w:t>Organization</w:t>
      </w:r>
      <w:proofErr w:type="spellEnd"/>
      <w:r w:rsidRPr="001C0B1F">
        <w:rPr>
          <w:rFonts w:ascii="Times New Roman" w:eastAsia="DengXian" w:hAnsi="Times New Roman" w:cs="Times New Roman"/>
          <w:kern w:val="0"/>
          <w:sz w:val="24"/>
          <w:szCs w:val="24"/>
          <w:lang w:val="ru-RU" w:eastAsia="ru-RU"/>
          <w14:ligatures w14:val="none"/>
        </w:rPr>
        <w:t xml:space="preserve"> </w:t>
      </w:r>
      <w:proofErr w:type="spellStart"/>
      <w:r w:rsidRPr="001C0B1F">
        <w:rPr>
          <w:rFonts w:ascii="Times New Roman" w:eastAsia="DengXian" w:hAnsi="Times New Roman" w:cs="Times New Roman"/>
          <w:kern w:val="0"/>
          <w:sz w:val="24"/>
          <w:szCs w:val="24"/>
          <w:lang w:val="ru-RU" w:eastAsia="ru-RU"/>
          <w14:ligatures w14:val="none"/>
        </w:rPr>
        <w:t>for</w:t>
      </w:r>
      <w:proofErr w:type="spellEnd"/>
      <w:r w:rsidRPr="001C0B1F">
        <w:rPr>
          <w:rFonts w:ascii="Times New Roman" w:eastAsia="DengXian" w:hAnsi="Times New Roman" w:cs="Times New Roman"/>
          <w:kern w:val="0"/>
          <w:sz w:val="24"/>
          <w:szCs w:val="24"/>
          <w:lang w:val="ru-RU" w:eastAsia="ru-RU"/>
          <w14:ligatures w14:val="none"/>
        </w:rPr>
        <w:t xml:space="preserve"> </w:t>
      </w:r>
      <w:proofErr w:type="spellStart"/>
      <w:r w:rsidRPr="001C0B1F">
        <w:rPr>
          <w:rFonts w:ascii="Times New Roman" w:eastAsia="DengXian" w:hAnsi="Times New Roman" w:cs="Times New Roman"/>
          <w:kern w:val="0"/>
          <w:sz w:val="24"/>
          <w:szCs w:val="24"/>
          <w:lang w:val="ru-RU" w:eastAsia="ru-RU"/>
          <w14:ligatures w14:val="none"/>
        </w:rPr>
        <w:t>Standardization</w:t>
      </w:r>
      <w:proofErr w:type="spellEnd"/>
      <w:r w:rsidRPr="001C0B1F">
        <w:rPr>
          <w:rFonts w:ascii="Times New Roman" w:eastAsia="DengXian" w:hAnsi="Times New Roman" w:cs="Times New Roman"/>
          <w:kern w:val="0"/>
          <w:sz w:val="24"/>
          <w:szCs w:val="24"/>
          <w:lang w:val="ru-RU" w:eastAsia="ru-RU"/>
          <w14:ligatures w14:val="none"/>
        </w:rPr>
        <w:t>, 2008.</w:t>
      </w:r>
      <w:bookmarkEnd w:id="69"/>
    </w:p>
    <w:p w14:paraId="00BBD808" w14:textId="7AEF5850" w:rsidR="00C06714" w:rsidRPr="00C06714" w:rsidRDefault="00C06714" w:rsidP="003E5E54">
      <w:pPr>
        <w:numPr>
          <w:ilvl w:val="0"/>
          <w:numId w:val="14"/>
        </w:numPr>
        <w:spacing w:after="0" w:line="240" w:lineRule="auto"/>
        <w:contextualSpacing/>
        <w:jc w:val="both"/>
        <w:rPr>
          <w:rFonts w:ascii="Times New Roman" w:eastAsia="DengXian" w:hAnsi="Times New Roman" w:cs="Times New Roman"/>
          <w:kern w:val="0"/>
          <w:sz w:val="24"/>
          <w:szCs w:val="24"/>
          <w:lang w:val="ru-RU" w:eastAsia="ru-RU"/>
          <w14:ligatures w14:val="none"/>
        </w:rPr>
      </w:pPr>
      <w:bookmarkStart w:id="70" w:name="_Ref222224728"/>
      <w:proofErr w:type="spellStart"/>
      <w:r w:rsidRPr="00C06714">
        <w:rPr>
          <w:rFonts w:ascii="Times New Roman" w:eastAsia="DengXian" w:hAnsi="Times New Roman" w:cs="Times New Roman"/>
          <w:kern w:val="0"/>
          <w:sz w:val="24"/>
          <w:szCs w:val="24"/>
          <w:lang w:val="en-US" w:eastAsia="ru-RU"/>
          <w14:ligatures w14:val="none"/>
        </w:rPr>
        <w:t>Hessling</w:t>
      </w:r>
      <w:proofErr w:type="spellEnd"/>
      <w:r w:rsidRPr="00C06714">
        <w:rPr>
          <w:rFonts w:ascii="Times New Roman" w:eastAsia="DengXian" w:hAnsi="Times New Roman" w:cs="Times New Roman"/>
          <w:kern w:val="0"/>
          <w:sz w:val="24"/>
          <w:szCs w:val="24"/>
          <w:lang w:val="en-US" w:eastAsia="ru-RU"/>
          <w14:ligatures w14:val="none"/>
        </w:rPr>
        <w:t xml:space="preserve">, J.P., 2013. Deterministic Sampling for Propagating Model Covariance. </w:t>
      </w:r>
      <w:r w:rsidRPr="00C06714">
        <w:rPr>
          <w:rFonts w:ascii="Times New Roman" w:eastAsia="DengXian" w:hAnsi="Times New Roman" w:cs="Times New Roman"/>
          <w:kern w:val="0"/>
          <w:sz w:val="24"/>
          <w:szCs w:val="24"/>
          <w:lang w:val="ru-RU" w:eastAsia="ru-RU"/>
          <w14:ligatures w14:val="none"/>
        </w:rPr>
        <w:t xml:space="preserve">SIAMASA J. </w:t>
      </w:r>
      <w:proofErr w:type="spellStart"/>
      <w:r w:rsidRPr="00C06714">
        <w:rPr>
          <w:rFonts w:ascii="Times New Roman" w:eastAsia="DengXian" w:hAnsi="Times New Roman" w:cs="Times New Roman"/>
          <w:kern w:val="0"/>
          <w:sz w:val="24"/>
          <w:szCs w:val="24"/>
          <w:lang w:val="ru-RU" w:eastAsia="ru-RU"/>
          <w14:ligatures w14:val="none"/>
        </w:rPr>
        <w:t>Uncertain</w:t>
      </w:r>
      <w:proofErr w:type="spellEnd"/>
      <w:r w:rsidRPr="00C06714">
        <w:rPr>
          <w:rFonts w:ascii="Times New Roman" w:eastAsia="DengXian" w:hAnsi="Times New Roman" w:cs="Times New Roman"/>
          <w:kern w:val="0"/>
          <w:sz w:val="24"/>
          <w:szCs w:val="24"/>
          <w:lang w:val="ru-RU" w:eastAsia="ru-RU"/>
          <w14:ligatures w14:val="none"/>
        </w:rPr>
        <w:t xml:space="preserve">. </w:t>
      </w:r>
      <w:proofErr w:type="spellStart"/>
      <w:r w:rsidRPr="00C06714">
        <w:rPr>
          <w:rFonts w:ascii="Times New Roman" w:eastAsia="DengXian" w:hAnsi="Times New Roman" w:cs="Times New Roman"/>
          <w:kern w:val="0"/>
          <w:sz w:val="24"/>
          <w:szCs w:val="24"/>
          <w:lang w:val="ru-RU" w:eastAsia="ru-RU"/>
          <w14:ligatures w14:val="none"/>
        </w:rPr>
        <w:t>Quantif</w:t>
      </w:r>
      <w:proofErr w:type="spellEnd"/>
      <w:r w:rsidRPr="00C06714">
        <w:rPr>
          <w:rFonts w:ascii="Times New Roman" w:eastAsia="DengXian" w:hAnsi="Times New Roman" w:cs="Times New Roman"/>
          <w:kern w:val="0"/>
          <w:sz w:val="24"/>
          <w:szCs w:val="24"/>
          <w:lang w:val="ru-RU" w:eastAsia="ru-RU"/>
          <w14:ligatures w14:val="none"/>
        </w:rPr>
        <w:t xml:space="preserve">. 1, 297–318. </w:t>
      </w:r>
      <w:hyperlink r:id="rId50" w:history="1">
        <w:r w:rsidRPr="00445D08">
          <w:rPr>
            <w:rStyle w:val="aa"/>
            <w:rFonts w:ascii="Times New Roman" w:eastAsia="DengXian" w:hAnsi="Times New Roman" w:cs="Times New Roman"/>
            <w:kern w:val="0"/>
            <w:sz w:val="24"/>
            <w:szCs w:val="24"/>
            <w:lang w:val="ru-RU" w:eastAsia="ru-RU"/>
            <w14:ligatures w14:val="none"/>
          </w:rPr>
          <w:t>https://doi.org/10.1137/120899133</w:t>
        </w:r>
      </w:hyperlink>
      <w:bookmarkEnd w:id="70"/>
    </w:p>
    <w:p w14:paraId="3C216DE3" w14:textId="50C2A1B3" w:rsidR="00C06714" w:rsidRDefault="003E5E54" w:rsidP="003E5E54">
      <w:pPr>
        <w:numPr>
          <w:ilvl w:val="0"/>
          <w:numId w:val="14"/>
        </w:numPr>
        <w:spacing w:after="0" w:line="240" w:lineRule="auto"/>
        <w:contextualSpacing/>
        <w:jc w:val="both"/>
        <w:rPr>
          <w:rFonts w:ascii="Times New Roman" w:eastAsia="DengXian" w:hAnsi="Times New Roman" w:cs="Times New Roman"/>
          <w:kern w:val="0"/>
          <w:sz w:val="24"/>
          <w:szCs w:val="24"/>
          <w:lang w:val="en-US" w:eastAsia="ru-RU"/>
          <w14:ligatures w14:val="none"/>
        </w:rPr>
      </w:pPr>
      <w:bookmarkStart w:id="71" w:name="_Ref222224737"/>
      <w:r w:rsidRPr="003E5E54">
        <w:rPr>
          <w:rFonts w:ascii="Times New Roman" w:eastAsia="DengXian" w:hAnsi="Times New Roman" w:cs="Times New Roman"/>
          <w:kern w:val="0"/>
          <w:sz w:val="24"/>
          <w:szCs w:val="24"/>
          <w:lang w:val="en-US" w:eastAsia="ru-RU"/>
          <w14:ligatures w14:val="none"/>
        </w:rPr>
        <w:t xml:space="preserve">Smith, R., C., 2014. Uncertainty Quantification: Theory, Implementation, and Applications | SIAM Publications Library [WWW Document]. </w:t>
      </w:r>
      <w:proofErr w:type="spellStart"/>
      <w:r w:rsidRPr="003E5E54">
        <w:rPr>
          <w:rFonts w:ascii="Times New Roman" w:eastAsia="DengXian" w:hAnsi="Times New Roman" w:cs="Times New Roman"/>
          <w:kern w:val="0"/>
          <w:sz w:val="24"/>
          <w:szCs w:val="24"/>
          <w:lang w:val="en-US" w:eastAsia="ru-RU"/>
          <w14:ligatures w14:val="none"/>
        </w:rPr>
        <w:t>Comput</w:t>
      </w:r>
      <w:proofErr w:type="spellEnd"/>
      <w:r w:rsidRPr="003E5E54">
        <w:rPr>
          <w:rFonts w:ascii="Times New Roman" w:eastAsia="DengXian" w:hAnsi="Times New Roman" w:cs="Times New Roman"/>
          <w:kern w:val="0"/>
          <w:sz w:val="24"/>
          <w:szCs w:val="24"/>
          <w:lang w:val="en-US" w:eastAsia="ru-RU"/>
          <w14:ligatures w14:val="none"/>
        </w:rPr>
        <w:t xml:space="preserve">. Sci. Eng. URL </w:t>
      </w:r>
      <w:hyperlink r:id="rId51" w:history="1">
        <w:r w:rsidRPr="00445D08">
          <w:rPr>
            <w:rStyle w:val="aa"/>
            <w:rFonts w:ascii="Times New Roman" w:eastAsia="DengXian" w:hAnsi="Times New Roman" w:cs="Times New Roman"/>
            <w:kern w:val="0"/>
            <w:sz w:val="24"/>
            <w:szCs w:val="24"/>
            <w:lang w:val="en-US" w:eastAsia="ru-RU"/>
            <w14:ligatures w14:val="none"/>
          </w:rPr>
          <w:t>https://epubs.siam.org/doi/book/10.1137/1.9781611973228</w:t>
        </w:r>
      </w:hyperlink>
      <w:r>
        <w:rPr>
          <w:rFonts w:ascii="Times New Roman" w:eastAsia="DengXian" w:hAnsi="Times New Roman" w:cs="Times New Roman"/>
          <w:kern w:val="0"/>
          <w:sz w:val="24"/>
          <w:szCs w:val="24"/>
          <w:lang w:val="en-US" w:eastAsia="ru-RU"/>
          <w14:ligatures w14:val="none"/>
        </w:rPr>
        <w:t xml:space="preserve"> </w:t>
      </w:r>
      <w:r w:rsidRPr="003E5E54">
        <w:rPr>
          <w:rFonts w:ascii="Times New Roman" w:eastAsia="DengXian" w:hAnsi="Times New Roman" w:cs="Times New Roman"/>
          <w:kern w:val="0"/>
          <w:sz w:val="24"/>
          <w:szCs w:val="24"/>
          <w:lang w:val="en-US" w:eastAsia="ru-RU"/>
          <w14:ligatures w14:val="none"/>
        </w:rPr>
        <w:t>(accessed 2.16.</w:t>
      </w:r>
      <w:r>
        <w:rPr>
          <w:rFonts w:ascii="Times New Roman" w:eastAsia="DengXian" w:hAnsi="Times New Roman" w:cs="Times New Roman"/>
          <w:kern w:val="0"/>
          <w:sz w:val="24"/>
          <w:szCs w:val="24"/>
          <w:lang w:val="en-US" w:eastAsia="ru-RU"/>
          <w14:ligatures w14:val="none"/>
        </w:rPr>
        <w:t>20</w:t>
      </w:r>
      <w:r w:rsidRPr="003E5E54">
        <w:rPr>
          <w:rFonts w:ascii="Times New Roman" w:eastAsia="DengXian" w:hAnsi="Times New Roman" w:cs="Times New Roman"/>
          <w:kern w:val="0"/>
          <w:sz w:val="24"/>
          <w:szCs w:val="24"/>
          <w:lang w:val="en-US" w:eastAsia="ru-RU"/>
          <w14:ligatures w14:val="none"/>
        </w:rPr>
        <w:t>26)</w:t>
      </w:r>
      <w:bookmarkEnd w:id="71"/>
      <w:r>
        <w:rPr>
          <w:rFonts w:ascii="Times New Roman" w:eastAsia="DengXian" w:hAnsi="Times New Roman" w:cs="Times New Roman"/>
          <w:kern w:val="0"/>
          <w:sz w:val="24"/>
          <w:szCs w:val="24"/>
          <w:lang w:val="en-US" w:eastAsia="ru-RU"/>
          <w14:ligatures w14:val="none"/>
        </w:rPr>
        <w:t xml:space="preserve">  </w:t>
      </w:r>
    </w:p>
    <w:p w14:paraId="55C23315" w14:textId="1BB08090" w:rsidR="003E5E54" w:rsidRPr="003E5E54" w:rsidRDefault="003E5E54" w:rsidP="003E5E54">
      <w:pPr>
        <w:numPr>
          <w:ilvl w:val="0"/>
          <w:numId w:val="14"/>
        </w:numPr>
        <w:spacing w:after="0" w:line="240" w:lineRule="auto"/>
        <w:contextualSpacing/>
        <w:jc w:val="both"/>
        <w:rPr>
          <w:rFonts w:ascii="Times New Roman" w:eastAsia="DengXian" w:hAnsi="Times New Roman" w:cs="Times New Roman"/>
          <w:kern w:val="0"/>
          <w:sz w:val="24"/>
          <w:szCs w:val="24"/>
          <w:lang w:val="en-US" w:eastAsia="ru-RU"/>
          <w14:ligatures w14:val="none"/>
        </w:rPr>
      </w:pPr>
      <w:bookmarkStart w:id="72" w:name="_Ref222224811"/>
      <w:r w:rsidRPr="003E5E54">
        <w:rPr>
          <w:rFonts w:ascii="Times New Roman" w:eastAsia="DengXian" w:hAnsi="Times New Roman" w:cs="Times New Roman"/>
          <w:kern w:val="0"/>
          <w:sz w:val="24"/>
          <w:szCs w:val="24"/>
          <w:lang w:val="en-US" w:eastAsia="ru-RU"/>
          <w14:ligatures w14:val="none"/>
        </w:rPr>
        <w:t xml:space="preserve">Abedelhalim, O.M.M., 2025. Use of Computational Fluid Dynamics Analysis to Support Safety Assessment of Innovative Nuclear Reactors (PhD Thesis). </w:t>
      </w:r>
      <w:proofErr w:type="spellStart"/>
      <w:r w:rsidRPr="003E5E54">
        <w:rPr>
          <w:rFonts w:ascii="Times New Roman" w:eastAsia="DengXian" w:hAnsi="Times New Roman" w:cs="Times New Roman"/>
          <w:kern w:val="0"/>
          <w:sz w:val="24"/>
          <w:szCs w:val="24"/>
          <w:lang w:val="en-US" w:eastAsia="ru-RU"/>
          <w14:ligatures w14:val="none"/>
        </w:rPr>
        <w:t>Università</w:t>
      </w:r>
      <w:proofErr w:type="spellEnd"/>
      <w:r w:rsidRPr="003E5E54">
        <w:rPr>
          <w:rFonts w:ascii="Times New Roman" w:eastAsia="DengXian" w:hAnsi="Times New Roman" w:cs="Times New Roman"/>
          <w:kern w:val="0"/>
          <w:sz w:val="24"/>
          <w:szCs w:val="24"/>
          <w:lang w:val="en-US" w:eastAsia="ru-RU"/>
          <w14:ligatures w14:val="none"/>
        </w:rPr>
        <w:t xml:space="preserve"> di Pisa</w:t>
      </w:r>
      <w:bookmarkEnd w:id="72"/>
    </w:p>
    <w:p w14:paraId="5E3B2475" w14:textId="77777777" w:rsidR="001F3772" w:rsidRPr="00C83063" w:rsidRDefault="001F3772" w:rsidP="08743BF6">
      <w:pPr>
        <w:rPr>
          <w:rFonts w:ascii="Times New Roman" w:hAnsi="Times New Roman" w:cs="Times New Roman"/>
          <w:b/>
          <w:bCs/>
          <w:sz w:val="24"/>
          <w:szCs w:val="24"/>
        </w:rPr>
      </w:pPr>
    </w:p>
    <w:sectPr w:rsidR="001F3772" w:rsidRPr="00C83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Arial Unicode MS"/>
    <w:charset w:val="86"/>
    <w:family w:val="auto"/>
    <w:pitch w:val="variable"/>
    <w:sig w:usb0="00000000"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HiddenHorzOCR">
    <w:altName w:val="MS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D4FFD"/>
    <w:multiLevelType w:val="hybridMultilevel"/>
    <w:tmpl w:val="EBF84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B5B52B0"/>
    <w:multiLevelType w:val="hybridMultilevel"/>
    <w:tmpl w:val="D8DE44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nsid w:val="232D358F"/>
    <w:multiLevelType w:val="multilevel"/>
    <w:tmpl w:val="CCD6B238"/>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27594BD6"/>
    <w:multiLevelType w:val="multilevel"/>
    <w:tmpl w:val="34D8AD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nsid w:val="288F40CE"/>
    <w:multiLevelType w:val="hybridMultilevel"/>
    <w:tmpl w:val="9C10C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87F1978"/>
    <w:multiLevelType w:val="hybridMultilevel"/>
    <w:tmpl w:val="8D44CE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3BB2668C"/>
    <w:multiLevelType w:val="multilevel"/>
    <w:tmpl w:val="CCD6B238"/>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3EA62D6C"/>
    <w:multiLevelType w:val="multilevel"/>
    <w:tmpl w:val="CCD6B238"/>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484C596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ED509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55735D5C"/>
    <w:multiLevelType w:val="hybridMultilevel"/>
    <w:tmpl w:val="E9B8EF7E"/>
    <w:lvl w:ilvl="0" w:tplc="4B64C1D0">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nsid w:val="5822543E"/>
    <w:multiLevelType w:val="hybridMultilevel"/>
    <w:tmpl w:val="33F49CB0"/>
    <w:lvl w:ilvl="0" w:tplc="90F8125C">
      <w:start w:val="1"/>
      <w:numFmt w:val="bullet"/>
      <w:lvlText w:val="•"/>
      <w:lvlJc w:val="left"/>
      <w:pPr>
        <w:tabs>
          <w:tab w:val="num" w:pos="720"/>
        </w:tabs>
        <w:ind w:left="720" w:hanging="360"/>
      </w:pPr>
      <w:rPr>
        <w:rFonts w:ascii="Arial" w:hAnsi="Arial" w:hint="default"/>
      </w:rPr>
    </w:lvl>
    <w:lvl w:ilvl="1" w:tplc="AA0ACE0C" w:tentative="1">
      <w:start w:val="1"/>
      <w:numFmt w:val="bullet"/>
      <w:lvlText w:val="•"/>
      <w:lvlJc w:val="left"/>
      <w:pPr>
        <w:tabs>
          <w:tab w:val="num" w:pos="1440"/>
        </w:tabs>
        <w:ind w:left="1440" w:hanging="360"/>
      </w:pPr>
      <w:rPr>
        <w:rFonts w:ascii="Arial" w:hAnsi="Arial" w:hint="default"/>
      </w:rPr>
    </w:lvl>
    <w:lvl w:ilvl="2" w:tplc="519094CC" w:tentative="1">
      <w:start w:val="1"/>
      <w:numFmt w:val="bullet"/>
      <w:lvlText w:val="•"/>
      <w:lvlJc w:val="left"/>
      <w:pPr>
        <w:tabs>
          <w:tab w:val="num" w:pos="2160"/>
        </w:tabs>
        <w:ind w:left="2160" w:hanging="360"/>
      </w:pPr>
      <w:rPr>
        <w:rFonts w:ascii="Arial" w:hAnsi="Arial" w:hint="default"/>
      </w:rPr>
    </w:lvl>
    <w:lvl w:ilvl="3" w:tplc="E1425D88" w:tentative="1">
      <w:start w:val="1"/>
      <w:numFmt w:val="bullet"/>
      <w:lvlText w:val="•"/>
      <w:lvlJc w:val="left"/>
      <w:pPr>
        <w:tabs>
          <w:tab w:val="num" w:pos="2880"/>
        </w:tabs>
        <w:ind w:left="2880" w:hanging="360"/>
      </w:pPr>
      <w:rPr>
        <w:rFonts w:ascii="Arial" w:hAnsi="Arial" w:hint="default"/>
      </w:rPr>
    </w:lvl>
    <w:lvl w:ilvl="4" w:tplc="7F707AFA" w:tentative="1">
      <w:start w:val="1"/>
      <w:numFmt w:val="bullet"/>
      <w:lvlText w:val="•"/>
      <w:lvlJc w:val="left"/>
      <w:pPr>
        <w:tabs>
          <w:tab w:val="num" w:pos="3600"/>
        </w:tabs>
        <w:ind w:left="3600" w:hanging="360"/>
      </w:pPr>
      <w:rPr>
        <w:rFonts w:ascii="Arial" w:hAnsi="Arial" w:hint="default"/>
      </w:rPr>
    </w:lvl>
    <w:lvl w:ilvl="5" w:tplc="56742746" w:tentative="1">
      <w:start w:val="1"/>
      <w:numFmt w:val="bullet"/>
      <w:lvlText w:val="•"/>
      <w:lvlJc w:val="left"/>
      <w:pPr>
        <w:tabs>
          <w:tab w:val="num" w:pos="4320"/>
        </w:tabs>
        <w:ind w:left="4320" w:hanging="360"/>
      </w:pPr>
      <w:rPr>
        <w:rFonts w:ascii="Arial" w:hAnsi="Arial" w:hint="default"/>
      </w:rPr>
    </w:lvl>
    <w:lvl w:ilvl="6" w:tplc="F0D24258" w:tentative="1">
      <w:start w:val="1"/>
      <w:numFmt w:val="bullet"/>
      <w:lvlText w:val="•"/>
      <w:lvlJc w:val="left"/>
      <w:pPr>
        <w:tabs>
          <w:tab w:val="num" w:pos="5040"/>
        </w:tabs>
        <w:ind w:left="5040" w:hanging="360"/>
      </w:pPr>
      <w:rPr>
        <w:rFonts w:ascii="Arial" w:hAnsi="Arial" w:hint="default"/>
      </w:rPr>
    </w:lvl>
    <w:lvl w:ilvl="7" w:tplc="B1547B7C" w:tentative="1">
      <w:start w:val="1"/>
      <w:numFmt w:val="bullet"/>
      <w:lvlText w:val="•"/>
      <w:lvlJc w:val="left"/>
      <w:pPr>
        <w:tabs>
          <w:tab w:val="num" w:pos="5760"/>
        </w:tabs>
        <w:ind w:left="5760" w:hanging="360"/>
      </w:pPr>
      <w:rPr>
        <w:rFonts w:ascii="Arial" w:hAnsi="Arial" w:hint="default"/>
      </w:rPr>
    </w:lvl>
    <w:lvl w:ilvl="8" w:tplc="E07A4940" w:tentative="1">
      <w:start w:val="1"/>
      <w:numFmt w:val="bullet"/>
      <w:lvlText w:val="•"/>
      <w:lvlJc w:val="left"/>
      <w:pPr>
        <w:tabs>
          <w:tab w:val="num" w:pos="6480"/>
        </w:tabs>
        <w:ind w:left="6480" w:hanging="360"/>
      </w:pPr>
      <w:rPr>
        <w:rFonts w:ascii="Arial" w:hAnsi="Arial" w:hint="default"/>
      </w:rPr>
    </w:lvl>
  </w:abstractNum>
  <w:abstractNum w:abstractNumId="12">
    <w:nsid w:val="5B1B67CB"/>
    <w:multiLevelType w:val="hybridMultilevel"/>
    <w:tmpl w:val="33DCE794"/>
    <w:lvl w:ilvl="0" w:tplc="BFFE01C6">
      <w:start w:val="1"/>
      <w:numFmt w:val="decimal"/>
      <w:lvlText w:val="%1."/>
      <w:lvlJc w:val="left"/>
      <w:pPr>
        <w:ind w:left="720" w:hanging="360"/>
      </w:pPr>
    </w:lvl>
    <w:lvl w:ilvl="1" w:tplc="7F4ABF04">
      <w:start w:val="1"/>
      <w:numFmt w:val="lowerLetter"/>
      <w:lvlText w:val="%2."/>
      <w:lvlJc w:val="left"/>
      <w:pPr>
        <w:ind w:left="1440" w:hanging="360"/>
      </w:pPr>
    </w:lvl>
    <w:lvl w:ilvl="2" w:tplc="B1046126">
      <w:start w:val="1"/>
      <w:numFmt w:val="lowerRoman"/>
      <w:lvlText w:val="%3."/>
      <w:lvlJc w:val="right"/>
      <w:pPr>
        <w:ind w:left="2160" w:hanging="180"/>
      </w:pPr>
    </w:lvl>
    <w:lvl w:ilvl="3" w:tplc="7BDE6690">
      <w:start w:val="1"/>
      <w:numFmt w:val="decimal"/>
      <w:lvlText w:val="%4."/>
      <w:lvlJc w:val="left"/>
      <w:pPr>
        <w:ind w:left="2880" w:hanging="360"/>
      </w:pPr>
    </w:lvl>
    <w:lvl w:ilvl="4" w:tplc="0D6C3CDC">
      <w:start w:val="1"/>
      <w:numFmt w:val="lowerLetter"/>
      <w:lvlText w:val="%5."/>
      <w:lvlJc w:val="left"/>
      <w:pPr>
        <w:ind w:left="3600" w:hanging="360"/>
      </w:pPr>
    </w:lvl>
    <w:lvl w:ilvl="5" w:tplc="10E20B52">
      <w:start w:val="1"/>
      <w:numFmt w:val="lowerRoman"/>
      <w:lvlText w:val="%6."/>
      <w:lvlJc w:val="right"/>
      <w:pPr>
        <w:ind w:left="4320" w:hanging="180"/>
      </w:pPr>
    </w:lvl>
    <w:lvl w:ilvl="6" w:tplc="A2FC3C8A">
      <w:start w:val="1"/>
      <w:numFmt w:val="decimal"/>
      <w:lvlText w:val="%7."/>
      <w:lvlJc w:val="left"/>
      <w:pPr>
        <w:ind w:left="5040" w:hanging="360"/>
      </w:pPr>
    </w:lvl>
    <w:lvl w:ilvl="7" w:tplc="F5A6747A">
      <w:start w:val="1"/>
      <w:numFmt w:val="lowerLetter"/>
      <w:lvlText w:val="%8."/>
      <w:lvlJc w:val="left"/>
      <w:pPr>
        <w:ind w:left="5760" w:hanging="360"/>
      </w:pPr>
    </w:lvl>
    <w:lvl w:ilvl="8" w:tplc="CCAC65BE">
      <w:start w:val="1"/>
      <w:numFmt w:val="lowerRoman"/>
      <w:lvlText w:val="%9."/>
      <w:lvlJc w:val="right"/>
      <w:pPr>
        <w:ind w:left="6480" w:hanging="180"/>
      </w:pPr>
    </w:lvl>
  </w:abstractNum>
  <w:abstractNum w:abstractNumId="13">
    <w:nsid w:val="68D16976"/>
    <w:multiLevelType w:val="hybridMultilevel"/>
    <w:tmpl w:val="B492BD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8"/>
  </w:num>
  <w:num w:numId="3">
    <w:abstractNumId w:val="4"/>
  </w:num>
  <w:num w:numId="4">
    <w:abstractNumId w:val="9"/>
  </w:num>
  <w:num w:numId="5">
    <w:abstractNumId w:val="3"/>
  </w:num>
  <w:num w:numId="6">
    <w:abstractNumId w:val="12"/>
  </w:num>
  <w:num w:numId="7">
    <w:abstractNumId w:val="11"/>
  </w:num>
  <w:num w:numId="8">
    <w:abstractNumId w:val="7"/>
  </w:num>
  <w:num w:numId="9">
    <w:abstractNumId w:val="6"/>
  </w:num>
  <w:num w:numId="10">
    <w:abstractNumId w:val="1"/>
  </w:num>
  <w:num w:numId="11">
    <w:abstractNumId w:val="0"/>
  </w:num>
  <w:num w:numId="12">
    <w:abstractNumId w:val="5"/>
  </w:num>
  <w:num w:numId="13">
    <w:abstractNumId w:val="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revisionView w:markup="0"/>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9DD"/>
    <w:rsid w:val="00005953"/>
    <w:rsid w:val="000121D8"/>
    <w:rsid w:val="000250E1"/>
    <w:rsid w:val="00037F61"/>
    <w:rsid w:val="0004111C"/>
    <w:rsid w:val="000521D4"/>
    <w:rsid w:val="00053A95"/>
    <w:rsid w:val="0005606B"/>
    <w:rsid w:val="00064DB5"/>
    <w:rsid w:val="000731D5"/>
    <w:rsid w:val="00084857"/>
    <w:rsid w:val="000A2F0B"/>
    <w:rsid w:val="000A52C2"/>
    <w:rsid w:val="000B60DC"/>
    <w:rsid w:val="000B78FC"/>
    <w:rsid w:val="000C3307"/>
    <w:rsid w:val="000E747A"/>
    <w:rsid w:val="000F781A"/>
    <w:rsid w:val="00121298"/>
    <w:rsid w:val="001244AE"/>
    <w:rsid w:val="00136E23"/>
    <w:rsid w:val="001424EF"/>
    <w:rsid w:val="00150C5B"/>
    <w:rsid w:val="0015491C"/>
    <w:rsid w:val="00164984"/>
    <w:rsid w:val="0016623D"/>
    <w:rsid w:val="00180B3D"/>
    <w:rsid w:val="0018229C"/>
    <w:rsid w:val="001870CD"/>
    <w:rsid w:val="001908CB"/>
    <w:rsid w:val="00192406"/>
    <w:rsid w:val="00193E18"/>
    <w:rsid w:val="0019448B"/>
    <w:rsid w:val="0019747A"/>
    <w:rsid w:val="001C0B1F"/>
    <w:rsid w:val="001C12E1"/>
    <w:rsid w:val="001C6339"/>
    <w:rsid w:val="001D7406"/>
    <w:rsid w:val="001F2E0E"/>
    <w:rsid w:val="001F3772"/>
    <w:rsid w:val="00216C2C"/>
    <w:rsid w:val="00231354"/>
    <w:rsid w:val="0024116A"/>
    <w:rsid w:val="00251D49"/>
    <w:rsid w:val="00263F46"/>
    <w:rsid w:val="00287C49"/>
    <w:rsid w:val="002A352E"/>
    <w:rsid w:val="002B07CD"/>
    <w:rsid w:val="002D431D"/>
    <w:rsid w:val="00313A70"/>
    <w:rsid w:val="0031682C"/>
    <w:rsid w:val="00317792"/>
    <w:rsid w:val="00331EDD"/>
    <w:rsid w:val="00347D50"/>
    <w:rsid w:val="003637CF"/>
    <w:rsid w:val="003677FB"/>
    <w:rsid w:val="00367B07"/>
    <w:rsid w:val="003A6BEB"/>
    <w:rsid w:val="003B15E4"/>
    <w:rsid w:val="003B181D"/>
    <w:rsid w:val="003B6E3E"/>
    <w:rsid w:val="003D2C1B"/>
    <w:rsid w:val="003D37A6"/>
    <w:rsid w:val="003E5E54"/>
    <w:rsid w:val="00403BCB"/>
    <w:rsid w:val="0041527F"/>
    <w:rsid w:val="00420B36"/>
    <w:rsid w:val="00440875"/>
    <w:rsid w:val="0044585D"/>
    <w:rsid w:val="004527D8"/>
    <w:rsid w:val="00467583"/>
    <w:rsid w:val="004840DA"/>
    <w:rsid w:val="00490DDD"/>
    <w:rsid w:val="004910EF"/>
    <w:rsid w:val="00491366"/>
    <w:rsid w:val="004B7F41"/>
    <w:rsid w:val="004C5524"/>
    <w:rsid w:val="004E06B6"/>
    <w:rsid w:val="004E132B"/>
    <w:rsid w:val="004E553C"/>
    <w:rsid w:val="004F5CC3"/>
    <w:rsid w:val="0050358F"/>
    <w:rsid w:val="00516B01"/>
    <w:rsid w:val="0052659B"/>
    <w:rsid w:val="005300A3"/>
    <w:rsid w:val="005310C0"/>
    <w:rsid w:val="0053799D"/>
    <w:rsid w:val="00537A28"/>
    <w:rsid w:val="00541E7D"/>
    <w:rsid w:val="00542319"/>
    <w:rsid w:val="0054581B"/>
    <w:rsid w:val="005463EA"/>
    <w:rsid w:val="005572CB"/>
    <w:rsid w:val="005655AB"/>
    <w:rsid w:val="005712CE"/>
    <w:rsid w:val="00585EB0"/>
    <w:rsid w:val="005A1792"/>
    <w:rsid w:val="005C63FD"/>
    <w:rsid w:val="005C70C7"/>
    <w:rsid w:val="005D4678"/>
    <w:rsid w:val="006069DD"/>
    <w:rsid w:val="00640882"/>
    <w:rsid w:val="00646EE0"/>
    <w:rsid w:val="00647E7D"/>
    <w:rsid w:val="006526B0"/>
    <w:rsid w:val="006567B8"/>
    <w:rsid w:val="006617B0"/>
    <w:rsid w:val="00671979"/>
    <w:rsid w:val="006805CC"/>
    <w:rsid w:val="006867A7"/>
    <w:rsid w:val="006A4838"/>
    <w:rsid w:val="006A53B6"/>
    <w:rsid w:val="006B5A20"/>
    <w:rsid w:val="006E0EEA"/>
    <w:rsid w:val="006E6E16"/>
    <w:rsid w:val="006E753C"/>
    <w:rsid w:val="007022EF"/>
    <w:rsid w:val="007050D0"/>
    <w:rsid w:val="00707296"/>
    <w:rsid w:val="00726F30"/>
    <w:rsid w:val="007318C6"/>
    <w:rsid w:val="0073652E"/>
    <w:rsid w:val="007379DA"/>
    <w:rsid w:val="007444C6"/>
    <w:rsid w:val="00755FB8"/>
    <w:rsid w:val="00785EA9"/>
    <w:rsid w:val="007935F4"/>
    <w:rsid w:val="007B3164"/>
    <w:rsid w:val="007B795C"/>
    <w:rsid w:val="007C4599"/>
    <w:rsid w:val="007C560A"/>
    <w:rsid w:val="007C6C01"/>
    <w:rsid w:val="007D1CF6"/>
    <w:rsid w:val="007D2778"/>
    <w:rsid w:val="007F0B6B"/>
    <w:rsid w:val="00800E5C"/>
    <w:rsid w:val="0083172C"/>
    <w:rsid w:val="008318AE"/>
    <w:rsid w:val="00832CCA"/>
    <w:rsid w:val="00857476"/>
    <w:rsid w:val="00873F1E"/>
    <w:rsid w:val="00875879"/>
    <w:rsid w:val="008860A3"/>
    <w:rsid w:val="008878C7"/>
    <w:rsid w:val="008A128A"/>
    <w:rsid w:val="008A20D0"/>
    <w:rsid w:val="008A4F4F"/>
    <w:rsid w:val="008B587D"/>
    <w:rsid w:val="008D2F47"/>
    <w:rsid w:val="008D5D32"/>
    <w:rsid w:val="008E08B3"/>
    <w:rsid w:val="008E3E00"/>
    <w:rsid w:val="008F51BA"/>
    <w:rsid w:val="00901D3D"/>
    <w:rsid w:val="00901DBF"/>
    <w:rsid w:val="0092112F"/>
    <w:rsid w:val="00932BC4"/>
    <w:rsid w:val="00935C79"/>
    <w:rsid w:val="0094617D"/>
    <w:rsid w:val="00967A1A"/>
    <w:rsid w:val="009771C7"/>
    <w:rsid w:val="0098312E"/>
    <w:rsid w:val="009948FE"/>
    <w:rsid w:val="00995F98"/>
    <w:rsid w:val="009A5584"/>
    <w:rsid w:val="009B1F46"/>
    <w:rsid w:val="009D14E4"/>
    <w:rsid w:val="009D691A"/>
    <w:rsid w:val="009E3799"/>
    <w:rsid w:val="00A20A9B"/>
    <w:rsid w:val="00A36FB8"/>
    <w:rsid w:val="00A630BF"/>
    <w:rsid w:val="00A80F5E"/>
    <w:rsid w:val="00A87D8B"/>
    <w:rsid w:val="00A93AF6"/>
    <w:rsid w:val="00AC3BB5"/>
    <w:rsid w:val="00AC5B64"/>
    <w:rsid w:val="00AC7968"/>
    <w:rsid w:val="00AD7DD6"/>
    <w:rsid w:val="00AF4D13"/>
    <w:rsid w:val="00AF603F"/>
    <w:rsid w:val="00B012F0"/>
    <w:rsid w:val="00B01D45"/>
    <w:rsid w:val="00B020D4"/>
    <w:rsid w:val="00B21FC6"/>
    <w:rsid w:val="00B22FE5"/>
    <w:rsid w:val="00B610FA"/>
    <w:rsid w:val="00B66ED8"/>
    <w:rsid w:val="00B710C3"/>
    <w:rsid w:val="00B82958"/>
    <w:rsid w:val="00B8729C"/>
    <w:rsid w:val="00BA6CE8"/>
    <w:rsid w:val="00BA7DE6"/>
    <w:rsid w:val="00BB6CFC"/>
    <w:rsid w:val="00BC27AD"/>
    <w:rsid w:val="00BC4A78"/>
    <w:rsid w:val="00BD1B5C"/>
    <w:rsid w:val="00BF1370"/>
    <w:rsid w:val="00BF2810"/>
    <w:rsid w:val="00C06714"/>
    <w:rsid w:val="00C243E7"/>
    <w:rsid w:val="00C315BE"/>
    <w:rsid w:val="00C62E2A"/>
    <w:rsid w:val="00C63556"/>
    <w:rsid w:val="00C748A9"/>
    <w:rsid w:val="00C83063"/>
    <w:rsid w:val="00C85AD6"/>
    <w:rsid w:val="00C9389B"/>
    <w:rsid w:val="00CA2405"/>
    <w:rsid w:val="00CC3B67"/>
    <w:rsid w:val="00CC3BD5"/>
    <w:rsid w:val="00CF4C0D"/>
    <w:rsid w:val="00D06A1F"/>
    <w:rsid w:val="00D10C29"/>
    <w:rsid w:val="00D2274F"/>
    <w:rsid w:val="00D3270E"/>
    <w:rsid w:val="00D33A38"/>
    <w:rsid w:val="00D360A3"/>
    <w:rsid w:val="00D41DB9"/>
    <w:rsid w:val="00D449FF"/>
    <w:rsid w:val="00D84862"/>
    <w:rsid w:val="00D90A27"/>
    <w:rsid w:val="00DB1F24"/>
    <w:rsid w:val="00DB39AA"/>
    <w:rsid w:val="00DB7139"/>
    <w:rsid w:val="00DD4A0A"/>
    <w:rsid w:val="00DD4A53"/>
    <w:rsid w:val="00DF7096"/>
    <w:rsid w:val="00DF71AA"/>
    <w:rsid w:val="00E45ABE"/>
    <w:rsid w:val="00E5203A"/>
    <w:rsid w:val="00E56342"/>
    <w:rsid w:val="00E74096"/>
    <w:rsid w:val="00E74A0B"/>
    <w:rsid w:val="00E75946"/>
    <w:rsid w:val="00E77A74"/>
    <w:rsid w:val="00EB4F98"/>
    <w:rsid w:val="00EC3FFA"/>
    <w:rsid w:val="00ED66EB"/>
    <w:rsid w:val="00EF55EF"/>
    <w:rsid w:val="00EF602D"/>
    <w:rsid w:val="00F11BC2"/>
    <w:rsid w:val="00F121B7"/>
    <w:rsid w:val="00F12BAD"/>
    <w:rsid w:val="00F24A5C"/>
    <w:rsid w:val="00F4096E"/>
    <w:rsid w:val="00F43358"/>
    <w:rsid w:val="00F55727"/>
    <w:rsid w:val="00F603EC"/>
    <w:rsid w:val="00F63996"/>
    <w:rsid w:val="00F63EA2"/>
    <w:rsid w:val="00F65231"/>
    <w:rsid w:val="00F71265"/>
    <w:rsid w:val="00F766B2"/>
    <w:rsid w:val="00F86B99"/>
    <w:rsid w:val="00F918C0"/>
    <w:rsid w:val="00F92E0E"/>
    <w:rsid w:val="00F96BA9"/>
    <w:rsid w:val="00FA6B6B"/>
    <w:rsid w:val="00FB4007"/>
    <w:rsid w:val="00FE0EDB"/>
    <w:rsid w:val="07B193B3"/>
    <w:rsid w:val="08743BF6"/>
    <w:rsid w:val="2DB5564F"/>
    <w:rsid w:val="79F9D9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3063"/>
  </w:style>
  <w:style w:type="paragraph" w:styleId="1">
    <w:name w:val="heading 1"/>
    <w:basedOn w:val="a"/>
    <w:next w:val="a"/>
    <w:link w:val="10"/>
    <w:uiPriority w:val="9"/>
    <w:qFormat/>
    <w:rsid w:val="00420B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7B07"/>
    <w:pPr>
      <w:keepNext/>
      <w:keepLines/>
      <w:spacing w:before="200" w:after="0"/>
      <w:outlineLvl w:val="2"/>
    </w:pPr>
    <w:rPr>
      <w:rFonts w:asciiTheme="majorHAnsi" w:eastAsiaTheme="majorEastAsia" w:hAnsiTheme="majorHAnsi" w:cstheme="majorBidi"/>
      <w:b/>
      <w:bCs/>
      <w:color w:val="4472C4" w:themeColor="accent1"/>
    </w:rPr>
  </w:style>
  <w:style w:type="paragraph" w:styleId="9">
    <w:name w:val="heading 9"/>
    <w:basedOn w:val="a"/>
    <w:next w:val="a"/>
    <w:link w:val="90"/>
    <w:uiPriority w:val="9"/>
    <w:semiHidden/>
    <w:unhideWhenUsed/>
    <w:qFormat/>
    <w:rsid w:val="00541E7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0B36"/>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420B36"/>
    <w:pPr>
      <w:outlineLvl w:val="9"/>
    </w:pPr>
    <w:rPr>
      <w:kern w:val="0"/>
      <w:lang w:val="en-US" w:eastAsia="en-US"/>
      <w14:ligatures w14:val="none"/>
    </w:rPr>
  </w:style>
  <w:style w:type="paragraph" w:styleId="a4">
    <w:name w:val="List Paragraph"/>
    <w:basedOn w:val="a"/>
    <w:link w:val="a5"/>
    <w:uiPriority w:val="34"/>
    <w:qFormat/>
    <w:rsid w:val="00DD4A0A"/>
    <w:pPr>
      <w:ind w:left="720"/>
      <w:contextualSpacing/>
    </w:pPr>
  </w:style>
  <w:style w:type="paragraph" w:styleId="a6">
    <w:name w:val="Date"/>
    <w:basedOn w:val="a"/>
    <w:next w:val="a"/>
    <w:link w:val="a7"/>
    <w:uiPriority w:val="99"/>
    <w:semiHidden/>
    <w:unhideWhenUsed/>
    <w:rsid w:val="007022EF"/>
  </w:style>
  <w:style w:type="character" w:customStyle="1" w:styleId="a7">
    <w:name w:val="Дата Знак"/>
    <w:basedOn w:val="a0"/>
    <w:link w:val="a6"/>
    <w:uiPriority w:val="99"/>
    <w:semiHidden/>
    <w:rsid w:val="007022EF"/>
  </w:style>
  <w:style w:type="paragraph" w:styleId="a8">
    <w:name w:val="caption"/>
    <w:basedOn w:val="a"/>
    <w:next w:val="a"/>
    <w:uiPriority w:val="35"/>
    <w:unhideWhenUsed/>
    <w:qFormat/>
    <w:rsid w:val="0019747A"/>
    <w:pPr>
      <w:spacing w:after="200" w:line="240" w:lineRule="auto"/>
    </w:pPr>
    <w:rPr>
      <w:i/>
      <w:iCs/>
      <w:color w:val="44546A" w:themeColor="text2"/>
      <w:sz w:val="18"/>
      <w:szCs w:val="18"/>
    </w:rPr>
  </w:style>
  <w:style w:type="paragraph" w:styleId="a9">
    <w:name w:val="Revision"/>
    <w:hidden/>
    <w:uiPriority w:val="99"/>
    <w:semiHidden/>
    <w:rsid w:val="007B795C"/>
    <w:pPr>
      <w:spacing w:after="0" w:line="240" w:lineRule="auto"/>
    </w:pPr>
  </w:style>
  <w:style w:type="character" w:styleId="aa">
    <w:name w:val="Hyperlink"/>
    <w:basedOn w:val="a0"/>
    <w:uiPriority w:val="99"/>
    <w:unhideWhenUsed/>
    <w:rsid w:val="00AD7DD6"/>
    <w:rPr>
      <w:color w:val="0000FF"/>
      <w:u w:val="single"/>
    </w:rPr>
  </w:style>
  <w:style w:type="table" w:styleId="ab">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11">
    <w:name w:val="Grid Table 1 Light - Accent 11"/>
    <w:basedOn w:val="a1"/>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ac">
    <w:name w:val="Balloon Text"/>
    <w:basedOn w:val="a"/>
    <w:link w:val="ad"/>
    <w:uiPriority w:val="99"/>
    <w:semiHidden/>
    <w:unhideWhenUsed/>
    <w:rsid w:val="00857476"/>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857476"/>
    <w:rPr>
      <w:rFonts w:ascii="Tahoma" w:hAnsi="Tahoma" w:cs="Tahoma"/>
      <w:sz w:val="16"/>
      <w:szCs w:val="16"/>
    </w:rPr>
  </w:style>
  <w:style w:type="character" w:customStyle="1" w:styleId="rynqvb">
    <w:name w:val="rynqvb"/>
    <w:basedOn w:val="a0"/>
    <w:rsid w:val="00857476"/>
  </w:style>
  <w:style w:type="character" w:customStyle="1" w:styleId="hwtze">
    <w:name w:val="hwtze"/>
    <w:rsid w:val="00E74A0B"/>
  </w:style>
  <w:style w:type="character" w:styleId="ae">
    <w:name w:val="footnote reference"/>
    <w:basedOn w:val="a0"/>
    <w:uiPriority w:val="99"/>
    <w:semiHidden/>
    <w:unhideWhenUsed/>
    <w:rsid w:val="003637CF"/>
    <w:rPr>
      <w:vertAlign w:val="superscript"/>
    </w:rPr>
  </w:style>
  <w:style w:type="paragraph" w:customStyle="1" w:styleId="af">
    <w:name w:val="_Основн_текст"/>
    <w:rsid w:val="00AF4D13"/>
    <w:pPr>
      <w:widowControl w:val="0"/>
      <w:overflowPunct w:val="0"/>
      <w:autoSpaceDE w:val="0"/>
      <w:autoSpaceDN w:val="0"/>
      <w:adjustRightInd w:val="0"/>
      <w:spacing w:after="0" w:line="240" w:lineRule="auto"/>
      <w:ind w:firstLine="284"/>
      <w:jc w:val="both"/>
    </w:pPr>
    <w:rPr>
      <w:rFonts w:ascii="Times New Roman" w:eastAsia="Times New Roman" w:hAnsi="Times New Roman" w:cs="Times New Roman"/>
      <w:kern w:val="0"/>
      <w:sz w:val="20"/>
      <w:szCs w:val="20"/>
      <w:lang w:val="ru-RU" w:eastAsia="ru-RU"/>
      <w14:ligatures w14:val="none"/>
    </w:rPr>
  </w:style>
  <w:style w:type="character" w:customStyle="1" w:styleId="30">
    <w:name w:val="Заголовок 3 Знак"/>
    <w:basedOn w:val="a0"/>
    <w:link w:val="3"/>
    <w:rsid w:val="00367B07"/>
    <w:rPr>
      <w:rFonts w:asciiTheme="majorHAnsi" w:eastAsiaTheme="majorEastAsia" w:hAnsiTheme="majorHAnsi" w:cstheme="majorBidi"/>
      <w:b/>
      <w:bCs/>
      <w:color w:val="4472C4" w:themeColor="accent1"/>
    </w:rPr>
  </w:style>
  <w:style w:type="character" w:customStyle="1" w:styleId="anchor-text">
    <w:name w:val="anchor-text"/>
    <w:basedOn w:val="a0"/>
    <w:rsid w:val="00367B07"/>
  </w:style>
  <w:style w:type="paragraph" w:customStyle="1" w:styleId="af0">
    <w:name w:val="список литературы"/>
    <w:basedOn w:val="af"/>
    <w:link w:val="af1"/>
    <w:qFormat/>
    <w:rsid w:val="00367B07"/>
    <w:pPr>
      <w:widowControl/>
      <w:tabs>
        <w:tab w:val="left" w:pos="0"/>
      </w:tabs>
      <w:spacing w:line="480" w:lineRule="auto"/>
      <w:ind w:firstLine="0"/>
    </w:pPr>
    <w:rPr>
      <w:sz w:val="24"/>
      <w:szCs w:val="24"/>
      <w:lang w:val="en-US"/>
    </w:rPr>
  </w:style>
  <w:style w:type="character" w:customStyle="1" w:styleId="af1">
    <w:name w:val="список литературы Знак"/>
    <w:basedOn w:val="a0"/>
    <w:link w:val="af0"/>
    <w:rsid w:val="00367B07"/>
    <w:rPr>
      <w:rFonts w:ascii="Times New Roman" w:eastAsia="Times New Roman" w:hAnsi="Times New Roman" w:cs="Times New Roman"/>
      <w:kern w:val="0"/>
      <w:sz w:val="24"/>
      <w:szCs w:val="24"/>
      <w:lang w:val="en-US" w:eastAsia="ru-RU"/>
      <w14:ligatures w14:val="none"/>
    </w:rPr>
  </w:style>
  <w:style w:type="character" w:styleId="af2">
    <w:name w:val="annotation reference"/>
    <w:basedOn w:val="a0"/>
    <w:uiPriority w:val="99"/>
    <w:semiHidden/>
    <w:unhideWhenUsed/>
    <w:rsid w:val="006E753C"/>
    <w:rPr>
      <w:sz w:val="16"/>
      <w:szCs w:val="16"/>
    </w:rPr>
  </w:style>
  <w:style w:type="paragraph" w:styleId="af3">
    <w:name w:val="annotation text"/>
    <w:basedOn w:val="a"/>
    <w:link w:val="af4"/>
    <w:uiPriority w:val="99"/>
    <w:semiHidden/>
    <w:unhideWhenUsed/>
    <w:rsid w:val="006E753C"/>
    <w:pPr>
      <w:spacing w:line="240" w:lineRule="auto"/>
    </w:pPr>
    <w:rPr>
      <w:sz w:val="20"/>
      <w:szCs w:val="20"/>
    </w:rPr>
  </w:style>
  <w:style w:type="character" w:customStyle="1" w:styleId="af4">
    <w:name w:val="Текст примечания Знак"/>
    <w:basedOn w:val="a0"/>
    <w:link w:val="af3"/>
    <w:uiPriority w:val="99"/>
    <w:semiHidden/>
    <w:rsid w:val="006E753C"/>
    <w:rPr>
      <w:sz w:val="20"/>
      <w:szCs w:val="20"/>
    </w:rPr>
  </w:style>
  <w:style w:type="paragraph" w:styleId="af5">
    <w:name w:val="annotation subject"/>
    <w:basedOn w:val="af3"/>
    <w:next w:val="af3"/>
    <w:link w:val="af6"/>
    <w:uiPriority w:val="99"/>
    <w:semiHidden/>
    <w:unhideWhenUsed/>
    <w:rsid w:val="006E753C"/>
    <w:rPr>
      <w:b/>
      <w:bCs/>
    </w:rPr>
  </w:style>
  <w:style w:type="character" w:customStyle="1" w:styleId="af6">
    <w:name w:val="Тема примечания Знак"/>
    <w:basedOn w:val="af4"/>
    <w:link w:val="af5"/>
    <w:uiPriority w:val="99"/>
    <w:semiHidden/>
    <w:rsid w:val="006E753C"/>
    <w:rPr>
      <w:b/>
      <w:bCs/>
      <w:sz w:val="20"/>
      <w:szCs w:val="20"/>
    </w:rPr>
  </w:style>
  <w:style w:type="paragraph" w:customStyle="1" w:styleId="af7">
    <w:name w:val="ЯТ"/>
    <w:basedOn w:val="a"/>
    <w:link w:val="af8"/>
    <w:autoRedefine/>
    <w:qFormat/>
    <w:rsid w:val="007379DA"/>
    <w:pPr>
      <w:spacing w:before="60" w:afterLines="60" w:after="144" w:line="360" w:lineRule="auto"/>
      <w:ind w:firstLine="709"/>
      <w:jc w:val="center"/>
    </w:pPr>
    <w:rPr>
      <w:rFonts w:ascii="Times New Roman" w:eastAsia="Calibri" w:hAnsi="Times New Roman" w:cs="Times New Roman"/>
      <w:b/>
      <w:color w:val="000000" w:themeColor="text1"/>
      <w:kern w:val="0"/>
      <w:sz w:val="28"/>
      <w:szCs w:val="28"/>
      <w:lang w:val="en-US" w:eastAsia="en-US"/>
      <w14:ligatures w14:val="none"/>
    </w:rPr>
  </w:style>
  <w:style w:type="character" w:customStyle="1" w:styleId="af8">
    <w:name w:val="ЯТ Знак"/>
    <w:link w:val="af7"/>
    <w:rsid w:val="007379DA"/>
    <w:rPr>
      <w:rFonts w:ascii="Times New Roman" w:eastAsia="Calibri" w:hAnsi="Times New Roman" w:cs="Times New Roman"/>
      <w:b/>
      <w:color w:val="000000" w:themeColor="text1"/>
      <w:kern w:val="0"/>
      <w:sz w:val="28"/>
      <w:szCs w:val="28"/>
      <w:lang w:val="en-US" w:eastAsia="en-US"/>
      <w14:ligatures w14:val="none"/>
    </w:rPr>
  </w:style>
  <w:style w:type="character" w:customStyle="1" w:styleId="90">
    <w:name w:val="Заголовок 9 Знак"/>
    <w:basedOn w:val="a0"/>
    <w:link w:val="9"/>
    <w:uiPriority w:val="9"/>
    <w:semiHidden/>
    <w:rsid w:val="00541E7D"/>
    <w:rPr>
      <w:rFonts w:asciiTheme="majorHAnsi" w:eastAsiaTheme="majorEastAsia" w:hAnsiTheme="majorHAnsi" w:cstheme="majorBidi"/>
      <w:i/>
      <w:iCs/>
      <w:color w:val="404040" w:themeColor="text1" w:themeTint="BF"/>
      <w:sz w:val="20"/>
      <w:szCs w:val="20"/>
    </w:rPr>
  </w:style>
  <w:style w:type="character" w:customStyle="1" w:styleId="jlqj4b">
    <w:name w:val="jlqj4b"/>
    <w:rsid w:val="00541E7D"/>
  </w:style>
  <w:style w:type="paragraph" w:customStyle="1" w:styleId="11">
    <w:name w:val="1РИСУНОК"/>
    <w:basedOn w:val="a8"/>
    <w:next w:val="a"/>
    <w:link w:val="12"/>
    <w:qFormat/>
    <w:rsid w:val="005C63FD"/>
    <w:pPr>
      <w:spacing w:before="120" w:after="120"/>
      <w:jc w:val="center"/>
    </w:pPr>
    <w:rPr>
      <w:rFonts w:ascii="Times New Roman" w:eastAsia="Times New Roman" w:hAnsi="Times New Roman" w:cs="Times New Roman"/>
      <w:i w:val="0"/>
      <w:iCs w:val="0"/>
      <w:color w:val="auto"/>
      <w:kern w:val="0"/>
      <w:sz w:val="24"/>
      <w:szCs w:val="20"/>
      <w:lang w:val="ru-RU" w:eastAsia="en-US"/>
      <w14:ligatures w14:val="none"/>
    </w:rPr>
  </w:style>
  <w:style w:type="character" w:customStyle="1" w:styleId="12">
    <w:name w:val="1РИСУНОК Знак"/>
    <w:basedOn w:val="a0"/>
    <w:link w:val="11"/>
    <w:rsid w:val="005C63FD"/>
    <w:rPr>
      <w:rFonts w:ascii="Times New Roman" w:eastAsia="Times New Roman" w:hAnsi="Times New Roman" w:cs="Times New Roman"/>
      <w:kern w:val="0"/>
      <w:sz w:val="24"/>
      <w:szCs w:val="20"/>
      <w:lang w:val="ru-RU" w:eastAsia="en-US"/>
      <w14:ligatures w14:val="none"/>
    </w:rPr>
  </w:style>
  <w:style w:type="paragraph" w:styleId="af9">
    <w:name w:val="Body Text"/>
    <w:link w:val="afa"/>
    <w:qFormat/>
    <w:rsid w:val="005C63FD"/>
    <w:pPr>
      <w:spacing w:after="240" w:line="240" w:lineRule="auto"/>
      <w:jc w:val="both"/>
    </w:pPr>
    <w:rPr>
      <w:rFonts w:ascii="Times New Roman" w:eastAsia="SimSun" w:hAnsi="Times New Roman" w:cs="Times New Roman"/>
      <w:kern w:val="0"/>
      <w:sz w:val="24"/>
      <w:szCs w:val="20"/>
      <w:lang w:val="en-US" w:eastAsia="en-US"/>
      <w14:ligatures w14:val="none"/>
    </w:rPr>
  </w:style>
  <w:style w:type="character" w:customStyle="1" w:styleId="afa">
    <w:name w:val="Основной текст Знак"/>
    <w:basedOn w:val="a0"/>
    <w:link w:val="af9"/>
    <w:rsid w:val="005C63FD"/>
    <w:rPr>
      <w:rFonts w:ascii="Times New Roman" w:eastAsia="SimSun" w:hAnsi="Times New Roman" w:cs="Times New Roman"/>
      <w:kern w:val="0"/>
      <w:sz w:val="24"/>
      <w:szCs w:val="20"/>
      <w:lang w:val="en-US" w:eastAsia="en-US"/>
      <w14:ligatures w14:val="none"/>
    </w:rPr>
  </w:style>
  <w:style w:type="character" w:customStyle="1" w:styleId="a5">
    <w:name w:val="Абзац списка Знак"/>
    <w:basedOn w:val="a0"/>
    <w:link w:val="a4"/>
    <w:uiPriority w:val="34"/>
    <w:rsid w:val="00585EB0"/>
  </w:style>
  <w:style w:type="character" w:customStyle="1" w:styleId="apple-converted-space">
    <w:name w:val="apple-converted-space"/>
    <w:basedOn w:val="a0"/>
    <w:rsid w:val="001C0B1F"/>
  </w:style>
  <w:style w:type="paragraph" w:styleId="afb">
    <w:name w:val="Bibliography"/>
    <w:basedOn w:val="a"/>
    <w:next w:val="a"/>
    <w:uiPriority w:val="37"/>
    <w:semiHidden/>
    <w:unhideWhenUsed/>
    <w:rsid w:val="00C067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3063"/>
  </w:style>
  <w:style w:type="paragraph" w:styleId="1">
    <w:name w:val="heading 1"/>
    <w:basedOn w:val="a"/>
    <w:next w:val="a"/>
    <w:link w:val="10"/>
    <w:uiPriority w:val="9"/>
    <w:qFormat/>
    <w:rsid w:val="00420B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7B07"/>
    <w:pPr>
      <w:keepNext/>
      <w:keepLines/>
      <w:spacing w:before="200" w:after="0"/>
      <w:outlineLvl w:val="2"/>
    </w:pPr>
    <w:rPr>
      <w:rFonts w:asciiTheme="majorHAnsi" w:eastAsiaTheme="majorEastAsia" w:hAnsiTheme="majorHAnsi" w:cstheme="majorBidi"/>
      <w:b/>
      <w:bCs/>
      <w:color w:val="4472C4" w:themeColor="accent1"/>
    </w:rPr>
  </w:style>
  <w:style w:type="paragraph" w:styleId="9">
    <w:name w:val="heading 9"/>
    <w:basedOn w:val="a"/>
    <w:next w:val="a"/>
    <w:link w:val="90"/>
    <w:uiPriority w:val="9"/>
    <w:semiHidden/>
    <w:unhideWhenUsed/>
    <w:qFormat/>
    <w:rsid w:val="00541E7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0B36"/>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420B36"/>
    <w:pPr>
      <w:outlineLvl w:val="9"/>
    </w:pPr>
    <w:rPr>
      <w:kern w:val="0"/>
      <w:lang w:val="en-US" w:eastAsia="en-US"/>
      <w14:ligatures w14:val="none"/>
    </w:rPr>
  </w:style>
  <w:style w:type="paragraph" w:styleId="a4">
    <w:name w:val="List Paragraph"/>
    <w:basedOn w:val="a"/>
    <w:link w:val="a5"/>
    <w:uiPriority w:val="34"/>
    <w:qFormat/>
    <w:rsid w:val="00DD4A0A"/>
    <w:pPr>
      <w:ind w:left="720"/>
      <w:contextualSpacing/>
    </w:pPr>
  </w:style>
  <w:style w:type="paragraph" w:styleId="a6">
    <w:name w:val="Date"/>
    <w:basedOn w:val="a"/>
    <w:next w:val="a"/>
    <w:link w:val="a7"/>
    <w:uiPriority w:val="99"/>
    <w:semiHidden/>
    <w:unhideWhenUsed/>
    <w:rsid w:val="007022EF"/>
  </w:style>
  <w:style w:type="character" w:customStyle="1" w:styleId="a7">
    <w:name w:val="Дата Знак"/>
    <w:basedOn w:val="a0"/>
    <w:link w:val="a6"/>
    <w:uiPriority w:val="99"/>
    <w:semiHidden/>
    <w:rsid w:val="007022EF"/>
  </w:style>
  <w:style w:type="paragraph" w:styleId="a8">
    <w:name w:val="caption"/>
    <w:basedOn w:val="a"/>
    <w:next w:val="a"/>
    <w:uiPriority w:val="35"/>
    <w:unhideWhenUsed/>
    <w:qFormat/>
    <w:rsid w:val="0019747A"/>
    <w:pPr>
      <w:spacing w:after="200" w:line="240" w:lineRule="auto"/>
    </w:pPr>
    <w:rPr>
      <w:i/>
      <w:iCs/>
      <w:color w:val="44546A" w:themeColor="text2"/>
      <w:sz w:val="18"/>
      <w:szCs w:val="18"/>
    </w:rPr>
  </w:style>
  <w:style w:type="paragraph" w:styleId="a9">
    <w:name w:val="Revision"/>
    <w:hidden/>
    <w:uiPriority w:val="99"/>
    <w:semiHidden/>
    <w:rsid w:val="007B795C"/>
    <w:pPr>
      <w:spacing w:after="0" w:line="240" w:lineRule="auto"/>
    </w:pPr>
  </w:style>
  <w:style w:type="character" w:styleId="aa">
    <w:name w:val="Hyperlink"/>
    <w:basedOn w:val="a0"/>
    <w:uiPriority w:val="99"/>
    <w:unhideWhenUsed/>
    <w:rsid w:val="00AD7DD6"/>
    <w:rPr>
      <w:color w:val="0000FF"/>
      <w:u w:val="single"/>
    </w:rPr>
  </w:style>
  <w:style w:type="table" w:styleId="ab">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11">
    <w:name w:val="Grid Table 1 Light - Accent 11"/>
    <w:basedOn w:val="a1"/>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ac">
    <w:name w:val="Balloon Text"/>
    <w:basedOn w:val="a"/>
    <w:link w:val="ad"/>
    <w:uiPriority w:val="99"/>
    <w:semiHidden/>
    <w:unhideWhenUsed/>
    <w:rsid w:val="00857476"/>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857476"/>
    <w:rPr>
      <w:rFonts w:ascii="Tahoma" w:hAnsi="Tahoma" w:cs="Tahoma"/>
      <w:sz w:val="16"/>
      <w:szCs w:val="16"/>
    </w:rPr>
  </w:style>
  <w:style w:type="character" w:customStyle="1" w:styleId="rynqvb">
    <w:name w:val="rynqvb"/>
    <w:basedOn w:val="a0"/>
    <w:rsid w:val="00857476"/>
  </w:style>
  <w:style w:type="character" w:customStyle="1" w:styleId="hwtze">
    <w:name w:val="hwtze"/>
    <w:rsid w:val="00E74A0B"/>
  </w:style>
  <w:style w:type="character" w:styleId="ae">
    <w:name w:val="footnote reference"/>
    <w:basedOn w:val="a0"/>
    <w:uiPriority w:val="99"/>
    <w:semiHidden/>
    <w:unhideWhenUsed/>
    <w:rsid w:val="003637CF"/>
    <w:rPr>
      <w:vertAlign w:val="superscript"/>
    </w:rPr>
  </w:style>
  <w:style w:type="paragraph" w:customStyle="1" w:styleId="af">
    <w:name w:val="_Основн_текст"/>
    <w:rsid w:val="00AF4D13"/>
    <w:pPr>
      <w:widowControl w:val="0"/>
      <w:overflowPunct w:val="0"/>
      <w:autoSpaceDE w:val="0"/>
      <w:autoSpaceDN w:val="0"/>
      <w:adjustRightInd w:val="0"/>
      <w:spacing w:after="0" w:line="240" w:lineRule="auto"/>
      <w:ind w:firstLine="284"/>
      <w:jc w:val="both"/>
    </w:pPr>
    <w:rPr>
      <w:rFonts w:ascii="Times New Roman" w:eastAsia="Times New Roman" w:hAnsi="Times New Roman" w:cs="Times New Roman"/>
      <w:kern w:val="0"/>
      <w:sz w:val="20"/>
      <w:szCs w:val="20"/>
      <w:lang w:val="ru-RU" w:eastAsia="ru-RU"/>
      <w14:ligatures w14:val="none"/>
    </w:rPr>
  </w:style>
  <w:style w:type="character" w:customStyle="1" w:styleId="30">
    <w:name w:val="Заголовок 3 Знак"/>
    <w:basedOn w:val="a0"/>
    <w:link w:val="3"/>
    <w:rsid w:val="00367B07"/>
    <w:rPr>
      <w:rFonts w:asciiTheme="majorHAnsi" w:eastAsiaTheme="majorEastAsia" w:hAnsiTheme="majorHAnsi" w:cstheme="majorBidi"/>
      <w:b/>
      <w:bCs/>
      <w:color w:val="4472C4" w:themeColor="accent1"/>
    </w:rPr>
  </w:style>
  <w:style w:type="character" w:customStyle="1" w:styleId="anchor-text">
    <w:name w:val="anchor-text"/>
    <w:basedOn w:val="a0"/>
    <w:rsid w:val="00367B07"/>
  </w:style>
  <w:style w:type="paragraph" w:customStyle="1" w:styleId="af0">
    <w:name w:val="список литературы"/>
    <w:basedOn w:val="af"/>
    <w:link w:val="af1"/>
    <w:qFormat/>
    <w:rsid w:val="00367B07"/>
    <w:pPr>
      <w:widowControl/>
      <w:tabs>
        <w:tab w:val="left" w:pos="0"/>
      </w:tabs>
      <w:spacing w:line="480" w:lineRule="auto"/>
      <w:ind w:firstLine="0"/>
    </w:pPr>
    <w:rPr>
      <w:sz w:val="24"/>
      <w:szCs w:val="24"/>
      <w:lang w:val="en-US"/>
    </w:rPr>
  </w:style>
  <w:style w:type="character" w:customStyle="1" w:styleId="af1">
    <w:name w:val="список литературы Знак"/>
    <w:basedOn w:val="a0"/>
    <w:link w:val="af0"/>
    <w:rsid w:val="00367B07"/>
    <w:rPr>
      <w:rFonts w:ascii="Times New Roman" w:eastAsia="Times New Roman" w:hAnsi="Times New Roman" w:cs="Times New Roman"/>
      <w:kern w:val="0"/>
      <w:sz w:val="24"/>
      <w:szCs w:val="24"/>
      <w:lang w:val="en-US" w:eastAsia="ru-RU"/>
      <w14:ligatures w14:val="none"/>
    </w:rPr>
  </w:style>
  <w:style w:type="character" w:styleId="af2">
    <w:name w:val="annotation reference"/>
    <w:basedOn w:val="a0"/>
    <w:uiPriority w:val="99"/>
    <w:semiHidden/>
    <w:unhideWhenUsed/>
    <w:rsid w:val="006E753C"/>
    <w:rPr>
      <w:sz w:val="16"/>
      <w:szCs w:val="16"/>
    </w:rPr>
  </w:style>
  <w:style w:type="paragraph" w:styleId="af3">
    <w:name w:val="annotation text"/>
    <w:basedOn w:val="a"/>
    <w:link w:val="af4"/>
    <w:uiPriority w:val="99"/>
    <w:semiHidden/>
    <w:unhideWhenUsed/>
    <w:rsid w:val="006E753C"/>
    <w:pPr>
      <w:spacing w:line="240" w:lineRule="auto"/>
    </w:pPr>
    <w:rPr>
      <w:sz w:val="20"/>
      <w:szCs w:val="20"/>
    </w:rPr>
  </w:style>
  <w:style w:type="character" w:customStyle="1" w:styleId="af4">
    <w:name w:val="Текст примечания Знак"/>
    <w:basedOn w:val="a0"/>
    <w:link w:val="af3"/>
    <w:uiPriority w:val="99"/>
    <w:semiHidden/>
    <w:rsid w:val="006E753C"/>
    <w:rPr>
      <w:sz w:val="20"/>
      <w:szCs w:val="20"/>
    </w:rPr>
  </w:style>
  <w:style w:type="paragraph" w:styleId="af5">
    <w:name w:val="annotation subject"/>
    <w:basedOn w:val="af3"/>
    <w:next w:val="af3"/>
    <w:link w:val="af6"/>
    <w:uiPriority w:val="99"/>
    <w:semiHidden/>
    <w:unhideWhenUsed/>
    <w:rsid w:val="006E753C"/>
    <w:rPr>
      <w:b/>
      <w:bCs/>
    </w:rPr>
  </w:style>
  <w:style w:type="character" w:customStyle="1" w:styleId="af6">
    <w:name w:val="Тема примечания Знак"/>
    <w:basedOn w:val="af4"/>
    <w:link w:val="af5"/>
    <w:uiPriority w:val="99"/>
    <w:semiHidden/>
    <w:rsid w:val="006E753C"/>
    <w:rPr>
      <w:b/>
      <w:bCs/>
      <w:sz w:val="20"/>
      <w:szCs w:val="20"/>
    </w:rPr>
  </w:style>
  <w:style w:type="paragraph" w:customStyle="1" w:styleId="af7">
    <w:name w:val="ЯТ"/>
    <w:basedOn w:val="a"/>
    <w:link w:val="af8"/>
    <w:autoRedefine/>
    <w:qFormat/>
    <w:rsid w:val="007379DA"/>
    <w:pPr>
      <w:spacing w:before="60" w:afterLines="60" w:after="144" w:line="360" w:lineRule="auto"/>
      <w:ind w:firstLine="709"/>
      <w:jc w:val="center"/>
    </w:pPr>
    <w:rPr>
      <w:rFonts w:ascii="Times New Roman" w:eastAsia="Calibri" w:hAnsi="Times New Roman" w:cs="Times New Roman"/>
      <w:b/>
      <w:color w:val="000000" w:themeColor="text1"/>
      <w:kern w:val="0"/>
      <w:sz w:val="28"/>
      <w:szCs w:val="28"/>
      <w:lang w:val="en-US" w:eastAsia="en-US"/>
      <w14:ligatures w14:val="none"/>
    </w:rPr>
  </w:style>
  <w:style w:type="character" w:customStyle="1" w:styleId="af8">
    <w:name w:val="ЯТ Знак"/>
    <w:link w:val="af7"/>
    <w:rsid w:val="007379DA"/>
    <w:rPr>
      <w:rFonts w:ascii="Times New Roman" w:eastAsia="Calibri" w:hAnsi="Times New Roman" w:cs="Times New Roman"/>
      <w:b/>
      <w:color w:val="000000" w:themeColor="text1"/>
      <w:kern w:val="0"/>
      <w:sz w:val="28"/>
      <w:szCs w:val="28"/>
      <w:lang w:val="en-US" w:eastAsia="en-US"/>
      <w14:ligatures w14:val="none"/>
    </w:rPr>
  </w:style>
  <w:style w:type="character" w:customStyle="1" w:styleId="90">
    <w:name w:val="Заголовок 9 Знак"/>
    <w:basedOn w:val="a0"/>
    <w:link w:val="9"/>
    <w:uiPriority w:val="9"/>
    <w:semiHidden/>
    <w:rsid w:val="00541E7D"/>
    <w:rPr>
      <w:rFonts w:asciiTheme="majorHAnsi" w:eastAsiaTheme="majorEastAsia" w:hAnsiTheme="majorHAnsi" w:cstheme="majorBidi"/>
      <w:i/>
      <w:iCs/>
      <w:color w:val="404040" w:themeColor="text1" w:themeTint="BF"/>
      <w:sz w:val="20"/>
      <w:szCs w:val="20"/>
    </w:rPr>
  </w:style>
  <w:style w:type="character" w:customStyle="1" w:styleId="jlqj4b">
    <w:name w:val="jlqj4b"/>
    <w:rsid w:val="00541E7D"/>
  </w:style>
  <w:style w:type="paragraph" w:customStyle="1" w:styleId="11">
    <w:name w:val="1РИСУНОК"/>
    <w:basedOn w:val="a8"/>
    <w:next w:val="a"/>
    <w:link w:val="12"/>
    <w:qFormat/>
    <w:rsid w:val="005C63FD"/>
    <w:pPr>
      <w:spacing w:before="120" w:after="120"/>
      <w:jc w:val="center"/>
    </w:pPr>
    <w:rPr>
      <w:rFonts w:ascii="Times New Roman" w:eastAsia="Times New Roman" w:hAnsi="Times New Roman" w:cs="Times New Roman"/>
      <w:i w:val="0"/>
      <w:iCs w:val="0"/>
      <w:color w:val="auto"/>
      <w:kern w:val="0"/>
      <w:sz w:val="24"/>
      <w:szCs w:val="20"/>
      <w:lang w:val="ru-RU" w:eastAsia="en-US"/>
      <w14:ligatures w14:val="none"/>
    </w:rPr>
  </w:style>
  <w:style w:type="character" w:customStyle="1" w:styleId="12">
    <w:name w:val="1РИСУНОК Знак"/>
    <w:basedOn w:val="a0"/>
    <w:link w:val="11"/>
    <w:rsid w:val="005C63FD"/>
    <w:rPr>
      <w:rFonts w:ascii="Times New Roman" w:eastAsia="Times New Roman" w:hAnsi="Times New Roman" w:cs="Times New Roman"/>
      <w:kern w:val="0"/>
      <w:sz w:val="24"/>
      <w:szCs w:val="20"/>
      <w:lang w:val="ru-RU" w:eastAsia="en-US"/>
      <w14:ligatures w14:val="none"/>
    </w:rPr>
  </w:style>
  <w:style w:type="paragraph" w:styleId="af9">
    <w:name w:val="Body Text"/>
    <w:link w:val="afa"/>
    <w:qFormat/>
    <w:rsid w:val="005C63FD"/>
    <w:pPr>
      <w:spacing w:after="240" w:line="240" w:lineRule="auto"/>
      <w:jc w:val="both"/>
    </w:pPr>
    <w:rPr>
      <w:rFonts w:ascii="Times New Roman" w:eastAsia="SimSun" w:hAnsi="Times New Roman" w:cs="Times New Roman"/>
      <w:kern w:val="0"/>
      <w:sz w:val="24"/>
      <w:szCs w:val="20"/>
      <w:lang w:val="en-US" w:eastAsia="en-US"/>
      <w14:ligatures w14:val="none"/>
    </w:rPr>
  </w:style>
  <w:style w:type="character" w:customStyle="1" w:styleId="afa">
    <w:name w:val="Основной текст Знак"/>
    <w:basedOn w:val="a0"/>
    <w:link w:val="af9"/>
    <w:rsid w:val="005C63FD"/>
    <w:rPr>
      <w:rFonts w:ascii="Times New Roman" w:eastAsia="SimSun" w:hAnsi="Times New Roman" w:cs="Times New Roman"/>
      <w:kern w:val="0"/>
      <w:sz w:val="24"/>
      <w:szCs w:val="20"/>
      <w:lang w:val="en-US" w:eastAsia="en-US"/>
      <w14:ligatures w14:val="none"/>
    </w:rPr>
  </w:style>
  <w:style w:type="character" w:customStyle="1" w:styleId="a5">
    <w:name w:val="Абзац списка Знак"/>
    <w:basedOn w:val="a0"/>
    <w:link w:val="a4"/>
    <w:uiPriority w:val="34"/>
    <w:rsid w:val="00585EB0"/>
  </w:style>
  <w:style w:type="character" w:customStyle="1" w:styleId="apple-converted-space">
    <w:name w:val="apple-converted-space"/>
    <w:basedOn w:val="a0"/>
    <w:rsid w:val="001C0B1F"/>
  </w:style>
  <w:style w:type="paragraph" w:styleId="afb">
    <w:name w:val="Bibliography"/>
    <w:basedOn w:val="a"/>
    <w:next w:val="a"/>
    <w:uiPriority w:val="37"/>
    <w:semiHidden/>
    <w:unhideWhenUsed/>
    <w:rsid w:val="00C06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6473944">
      <w:bodyDiv w:val="1"/>
      <w:marLeft w:val="0"/>
      <w:marRight w:val="0"/>
      <w:marTop w:val="0"/>
      <w:marBottom w:val="0"/>
      <w:divBdr>
        <w:top w:val="none" w:sz="0" w:space="0" w:color="auto"/>
        <w:left w:val="none" w:sz="0" w:space="0" w:color="auto"/>
        <w:bottom w:val="none" w:sz="0" w:space="0" w:color="auto"/>
        <w:right w:val="none" w:sz="0" w:space="0" w:color="auto"/>
      </w:divBdr>
      <w:divsChild>
        <w:div w:id="517232430">
          <w:marLeft w:val="1080"/>
          <w:marRight w:val="0"/>
          <w:marTop w:val="240"/>
          <w:marBottom w:val="240"/>
          <w:divBdr>
            <w:top w:val="none" w:sz="0" w:space="0" w:color="auto"/>
            <w:left w:val="none" w:sz="0" w:space="0" w:color="auto"/>
            <w:bottom w:val="none" w:sz="0" w:space="0" w:color="auto"/>
            <w:right w:val="none" w:sz="0" w:space="0" w:color="auto"/>
          </w:divBdr>
        </w:div>
        <w:div w:id="1533421590">
          <w:marLeft w:val="1080"/>
          <w:marRight w:val="0"/>
          <w:marTop w:val="240"/>
          <w:marBottom w:val="240"/>
          <w:divBdr>
            <w:top w:val="none" w:sz="0" w:space="0" w:color="auto"/>
            <w:left w:val="none" w:sz="0" w:space="0" w:color="auto"/>
            <w:bottom w:val="none" w:sz="0" w:space="0" w:color="auto"/>
            <w:right w:val="none" w:sz="0" w:space="0" w:color="auto"/>
          </w:divBdr>
        </w:div>
        <w:div w:id="843399427">
          <w:marLeft w:val="1080"/>
          <w:marRight w:val="0"/>
          <w:marTop w:val="240"/>
          <w:marBottom w:val="240"/>
          <w:divBdr>
            <w:top w:val="none" w:sz="0" w:space="0" w:color="auto"/>
            <w:left w:val="none" w:sz="0" w:space="0" w:color="auto"/>
            <w:bottom w:val="none" w:sz="0" w:space="0" w:color="auto"/>
            <w:right w:val="none" w:sz="0" w:space="0" w:color="auto"/>
          </w:divBdr>
        </w:div>
        <w:div w:id="131559416">
          <w:marLeft w:val="1080"/>
          <w:marRight w:val="0"/>
          <w:marTop w:val="240"/>
          <w:marBottom w:val="240"/>
          <w:divBdr>
            <w:top w:val="none" w:sz="0" w:space="0" w:color="auto"/>
            <w:left w:val="none" w:sz="0" w:space="0" w:color="auto"/>
            <w:bottom w:val="none" w:sz="0" w:space="0" w:color="auto"/>
            <w:right w:val="none" w:sz="0" w:space="0" w:color="auto"/>
          </w:divBdr>
        </w:div>
        <w:div w:id="1018431939">
          <w:marLeft w:val="1080"/>
          <w:marRight w:val="0"/>
          <w:marTop w:val="24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oleObject" Target="embeddings/oleObject9.bin"/><Relationship Id="rId39"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image" Target="media/image6.wmf"/><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yperlink" Target="https://doi.org/10.1155/2008/798901" TargetMode="External"/><Relationship Id="rId50" Type="http://schemas.openxmlformats.org/officeDocument/2006/relationships/hyperlink" Target="https://doi.org/10.1137/120899133" TargetMode="External"/><Relationship Id="rId7" Type="http://schemas.microsoft.com/office/2007/relationships/stylesWithEffects" Target="stylesWithEffect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image" Target="media/image8.wmf"/><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oleObject" Target="embeddings/oleObject6.bin"/><Relationship Id="rId29" Type="http://schemas.openxmlformats.org/officeDocument/2006/relationships/image" Target="media/image10.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oleObject" Target="embeddings/oleObject3.bin"/><Relationship Id="rId23" Type="http://schemas.openxmlformats.org/officeDocument/2006/relationships/image" Target="media/image7.wmf"/><Relationship Id="rId28" Type="http://schemas.openxmlformats.org/officeDocument/2006/relationships/oleObject" Target="embeddings/oleObject10.bin"/><Relationship Id="rId36" Type="http://schemas.openxmlformats.org/officeDocument/2006/relationships/image" Target="media/image17.png"/><Relationship Id="rId49" Type="http://schemas.openxmlformats.org/officeDocument/2006/relationships/hyperlink" Target="https://doi.org/10.1016/j.pnucene.2025.106195" TargetMode="Externa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wmf"/><Relationship Id="rId22" Type="http://schemas.openxmlformats.org/officeDocument/2006/relationships/oleObject" Target="embeddings/oleObject7.bin"/><Relationship Id="rId27" Type="http://schemas.openxmlformats.org/officeDocument/2006/relationships/image" Target="media/image9.wmf"/><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doi.org/10.1016/j.nucengdes.2023.112741" TargetMode="External"/><Relationship Id="rId8" Type="http://schemas.openxmlformats.org/officeDocument/2006/relationships/settings" Target="settings.xml"/><Relationship Id="rId51" Type="http://schemas.openxmlformats.org/officeDocument/2006/relationships/hyperlink" Target="https://epubs.siam.org/doi/book/10.1137/1.97816119732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73AC0-50DD-43B5-9C06-4E9EC19A8492}">
  <ds:schemaRefs>
    <ds:schemaRef ds:uri="http://schemas.microsoft.com/sharepoint/v3/contenttype/forms"/>
  </ds:schemaRefs>
</ds:datastoreItem>
</file>

<file path=customXml/itemProps2.xml><?xml version="1.0" encoding="utf-8"?>
<ds:datastoreItem xmlns:ds="http://schemas.openxmlformats.org/officeDocument/2006/customXml" ds:itemID="{BA8F1C89-9701-4173-9D2E-EE464EB811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6DC142-7B85-4B63-949B-050C7717C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240523-89FB-49CE-8539-5BF203186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6588</Words>
  <Characters>37555</Characters>
  <Application>Microsoft Office Word</Application>
  <DocSecurity>0</DocSecurity>
  <Lines>312</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Xiaoyue</dc:creator>
  <cp:lastModifiedBy>OLG</cp:lastModifiedBy>
  <cp:revision>119</cp:revision>
  <dcterms:created xsi:type="dcterms:W3CDTF">2025-12-23T14:51:00Z</dcterms:created>
  <dcterms:modified xsi:type="dcterms:W3CDTF">2026-03-04T14:55:00Z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